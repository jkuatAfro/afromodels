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34426" w14:textId="6B1E03FE" w:rsidR="00844543" w:rsidRDefault="00AB6168" w:rsidP="00844543">
      <w:r>
        <w:rPr>
          <w:noProof/>
        </w:rPr>
        <w:drawing>
          <wp:anchor distT="0" distB="0" distL="114300" distR="114300" simplePos="0" relativeHeight="251658239" behindDoc="0" locked="0" layoutInCell="1" allowOverlap="1" wp14:anchorId="530559B4" wp14:editId="798C0A7A">
            <wp:simplePos x="0" y="0"/>
            <wp:positionH relativeFrom="page">
              <wp:align>right</wp:align>
            </wp:positionH>
            <wp:positionV relativeFrom="paragraph">
              <wp:posOffset>849630</wp:posOffset>
            </wp:positionV>
            <wp:extent cx="7771765" cy="3789045"/>
            <wp:effectExtent l="0" t="0" r="635" b="1905"/>
            <wp:wrapThrough wrapText="bothSides">
              <wp:wrapPolygon edited="0">
                <wp:start x="0" y="0"/>
                <wp:lineTo x="0" y="21502"/>
                <wp:lineTo x="21549" y="21502"/>
                <wp:lineTo x="2154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71765" cy="3789045"/>
                    </a:xfrm>
                    <a:prstGeom prst="rect">
                      <a:avLst/>
                    </a:prstGeom>
                  </pic:spPr>
                </pic:pic>
              </a:graphicData>
            </a:graphic>
            <wp14:sizeRelH relativeFrom="page">
              <wp14:pctWidth>0</wp14:pctWidth>
            </wp14:sizeRelH>
            <wp14:sizeRelV relativeFrom="page">
              <wp14:pctHeight>0</wp14:pctHeight>
            </wp14:sizeRelV>
          </wp:anchor>
        </w:drawing>
      </w:r>
      <w:r w:rsidR="00844543" w:rsidRPr="00D55EDB">
        <w:rPr>
          <w:rFonts w:ascii="Calibri" w:eastAsia="Calibri" w:hAnsi="Calibri" w:cs="Times New Roman"/>
          <w:noProof/>
        </w:rPr>
        <mc:AlternateContent>
          <mc:Choice Requires="wps">
            <w:drawing>
              <wp:anchor distT="0" distB="180340" distL="0" distR="0" simplePos="0" relativeHeight="251667456" behindDoc="0" locked="0" layoutInCell="1" allowOverlap="1" wp14:anchorId="48432121" wp14:editId="0BA1BA99">
                <wp:simplePos x="0" y="0"/>
                <wp:positionH relativeFrom="page">
                  <wp:posOffset>-109105</wp:posOffset>
                </wp:positionH>
                <wp:positionV relativeFrom="margin">
                  <wp:posOffset>2821131</wp:posOffset>
                </wp:positionV>
                <wp:extent cx="7369175" cy="1148195"/>
                <wp:effectExtent l="0" t="0" r="3175" b="0"/>
                <wp:wrapNone/>
                <wp:docPr id="18" name="Text Box 18"/>
                <wp:cNvGraphicFramePr/>
                <a:graphic xmlns:a="http://schemas.openxmlformats.org/drawingml/2006/main">
                  <a:graphicData uri="http://schemas.microsoft.com/office/word/2010/wordprocessingShape">
                    <wps:wsp>
                      <wps:cNvSpPr txBox="1"/>
                      <wps:spPr>
                        <a:xfrm>
                          <a:off x="0" y="0"/>
                          <a:ext cx="7369175" cy="1148195"/>
                        </a:xfrm>
                        <a:prstGeom prst="rect">
                          <a:avLst/>
                        </a:prstGeom>
                        <a:solidFill>
                          <a:srgbClr val="5B9BD5">
                            <a:lumMod val="50000"/>
                          </a:srgbClr>
                        </a:solidFill>
                        <a:ln w="6350">
                          <a:noFill/>
                        </a:ln>
                      </wps:spPr>
                      <wps:txbx>
                        <w:txbxContent>
                          <w:p w14:paraId="31AC857A" w14:textId="328DC2B9" w:rsidR="001268B4" w:rsidRPr="00C91EE2" w:rsidRDefault="00C91EE2" w:rsidP="00C91EE2">
                            <w:pPr>
                              <w:pStyle w:val="Heading1"/>
                              <w:ind w:left="270"/>
                              <w:rPr>
                                <w:color w:val="FFFFFF" w:themeColor="background1"/>
                              </w:rPr>
                            </w:pPr>
                            <w:r w:rsidRPr="00C91EE2">
                              <w:rPr>
                                <w:rFonts w:ascii="Roboto" w:hAnsi="Roboto"/>
                                <w:color w:val="FFFFFF" w:themeColor="background1"/>
                                <w:sz w:val="28"/>
                                <w:szCs w:val="28"/>
                              </w:rPr>
                              <w:t>Key findings of</w:t>
                            </w:r>
                            <w:r w:rsidR="003F41C0">
                              <w:rPr>
                                <w:rFonts w:ascii="Roboto" w:hAnsi="Roboto"/>
                                <w:color w:val="FFFFFF" w:themeColor="background1"/>
                                <w:sz w:val="28"/>
                                <w:szCs w:val="28"/>
                              </w:rPr>
                              <w:t xml:space="preserve"> </w:t>
                            </w:r>
                            <w:r w:rsidR="003F41C0" w:rsidRPr="003F41C0">
                              <w:rPr>
                                <w:rFonts w:ascii="Roboto" w:hAnsi="Roboto"/>
                                <w:color w:val="FFFFFF" w:themeColor="background1"/>
                                <w:sz w:val="28"/>
                                <w:szCs w:val="28"/>
                              </w:rPr>
                              <w:t>a decade review of the HWF in the WHO African region, 2013 - 2022: implications for aligning investments to accelerate progress towards Universal Health Coverage.</w:t>
                            </w:r>
                          </w:p>
                        </w:txbxContent>
                      </wps:txbx>
                      <wps:bodyPr rot="0" spcFirstLastPara="0" vertOverflow="overflow" horzOverflow="overflow" vert="horz" wrap="square" lIns="0" tIns="108000" rIns="0" bIns="108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32121" id="_x0000_t202" coordsize="21600,21600" o:spt="202" path="m,l,21600r21600,l21600,xe">
                <v:stroke joinstyle="miter"/>
                <v:path gradientshapeok="t" o:connecttype="rect"/>
              </v:shapetype>
              <v:shape id="Text Box 18" o:spid="_x0000_s1026" type="#_x0000_t202" style="position:absolute;margin-left:-8.6pt;margin-top:222.15pt;width:580.25pt;height:90.4pt;z-index:251667456;visibility:visible;mso-wrap-style:square;mso-width-percent:0;mso-height-percent:0;mso-wrap-distance-left:0;mso-wrap-distance-top:0;mso-wrap-distance-right:0;mso-wrap-distance-bottom:14.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" fillcolor="#1f4e79" stroked="f" strokeweight=".5pt">
                <v:textbox inset="0,3mm,0,3mm">
                  <w:txbxContent>
                    <w:p w14:paraId="31AC857A" w14:textId="328DC2B9" w:rsidR="001268B4" w:rsidRPr="00C91EE2" w:rsidRDefault="00C91EE2" w:rsidP="00C91EE2">
                      <w:pPr>
                        <w:pStyle w:val="Heading1"/>
                        <w:ind w:left="270"/>
                        <w:rPr>
                          <w:color w:val="FFFFFF" w:themeColor="background1"/>
                        </w:rPr>
                      </w:pPr>
                      <w:r w:rsidRPr="00C91EE2">
                        <w:rPr>
                          <w:rFonts w:ascii="Roboto" w:hAnsi="Roboto"/>
                          <w:color w:val="FFFFFF" w:themeColor="background1"/>
                          <w:sz w:val="28"/>
                          <w:szCs w:val="28"/>
                        </w:rPr>
                        <w:t>Key findings of</w:t>
                      </w:r>
                      <w:r w:rsidR="003F41C0">
                        <w:rPr>
                          <w:rFonts w:ascii="Roboto" w:hAnsi="Roboto"/>
                          <w:color w:val="FFFFFF" w:themeColor="background1"/>
                          <w:sz w:val="28"/>
                          <w:szCs w:val="28"/>
                        </w:rPr>
                        <w:t xml:space="preserve"> </w:t>
                      </w:r>
                      <w:r w:rsidR="003F41C0" w:rsidRPr="003F41C0">
                        <w:rPr>
                          <w:rFonts w:ascii="Roboto" w:hAnsi="Roboto"/>
                          <w:color w:val="FFFFFF" w:themeColor="background1"/>
                          <w:sz w:val="28"/>
                          <w:szCs w:val="28"/>
                        </w:rPr>
                        <w:t>a decade review of the HWF in the WHO African region, 2013 - 2022: implications for aligning investments to accelerate progress towards Universal Health Coverage.</w:t>
                      </w:r>
                    </w:p>
                  </w:txbxContent>
                </v:textbox>
                <w10:wrap anchorx="page" anchory="margin"/>
              </v:shape>
            </w:pict>
          </mc:Fallback>
        </mc:AlternateContent>
      </w:r>
      <w:r w:rsidR="00844543" w:rsidRPr="007E199E">
        <w:rPr>
          <w:noProof/>
        </w:rPr>
        <w:drawing>
          <wp:anchor distT="0" distB="0" distL="114300" distR="114300" simplePos="0" relativeHeight="251659264" behindDoc="0" locked="0" layoutInCell="1" allowOverlap="1" wp14:anchorId="03B5306D" wp14:editId="0C41D57C">
            <wp:simplePos x="0" y="0"/>
            <wp:positionH relativeFrom="page">
              <wp:align>right</wp:align>
            </wp:positionH>
            <wp:positionV relativeFrom="page">
              <wp:posOffset>10391</wp:posOffset>
            </wp:positionV>
            <wp:extent cx="7772400" cy="1753870"/>
            <wp:effectExtent l="0" t="0" r="0" b="0"/>
            <wp:wrapThrough wrapText="bothSides">
              <wp:wrapPolygon edited="0">
                <wp:start x="0" y="0"/>
                <wp:lineTo x="0" y="21350"/>
                <wp:lineTo x="21547" y="21350"/>
                <wp:lineTo x="21547"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72400" cy="1753870"/>
                    </a:xfrm>
                    <a:prstGeom prst="rect">
                      <a:avLst/>
                    </a:prstGeom>
                  </pic:spPr>
                </pic:pic>
              </a:graphicData>
            </a:graphic>
            <wp14:sizeRelH relativeFrom="page">
              <wp14:pctWidth>0</wp14:pctWidth>
            </wp14:sizeRelH>
            <wp14:sizeRelV relativeFrom="page">
              <wp14:pctHeight>0</wp14:pctHeight>
            </wp14:sizeRelV>
          </wp:anchor>
        </w:drawing>
      </w:r>
      <w:r w:rsidR="002B2B8B" w:rsidRPr="007E199E">
        <w:rPr>
          <w:noProof/>
        </w:rPr>
        <mc:AlternateContent>
          <mc:Choice Requires="wps">
            <w:drawing>
              <wp:anchor distT="0" distB="0" distL="114300" distR="114300" simplePos="0" relativeHeight="251665408" behindDoc="0" locked="0" layoutInCell="1" allowOverlap="1" wp14:anchorId="6384444A" wp14:editId="4943E63E">
                <wp:simplePos x="0" y="0"/>
                <wp:positionH relativeFrom="column">
                  <wp:posOffset>-711373</wp:posOffset>
                </wp:positionH>
                <wp:positionV relativeFrom="paragraph">
                  <wp:posOffset>799869</wp:posOffset>
                </wp:positionV>
                <wp:extent cx="2291195" cy="259715"/>
                <wp:effectExtent l="0" t="0" r="0" b="6985"/>
                <wp:wrapNone/>
                <wp:docPr id="15" name="Text Box 15"/>
                <wp:cNvGraphicFramePr/>
                <a:graphic xmlns:a="http://schemas.openxmlformats.org/drawingml/2006/main">
                  <a:graphicData uri="http://schemas.microsoft.com/office/word/2010/wordprocessingShape">
                    <wps:wsp>
                      <wps:cNvSpPr txBox="1"/>
                      <wps:spPr>
                        <a:xfrm>
                          <a:off x="0" y="0"/>
                          <a:ext cx="2291195" cy="259715"/>
                        </a:xfrm>
                        <a:prstGeom prst="rect">
                          <a:avLst/>
                        </a:prstGeom>
                        <a:solidFill>
                          <a:schemeClr val="accent1"/>
                        </a:solidFill>
                        <a:ln w="6350">
                          <a:noFill/>
                        </a:ln>
                      </wps:spPr>
                      <wps:txbx>
                        <w:txbxContent>
                          <w:p w14:paraId="69FA4057" w14:textId="474AF9C4" w:rsidR="004543F9" w:rsidRPr="007254CC" w:rsidRDefault="004543F9" w:rsidP="004543F9">
                            <w:pPr>
                              <w:rPr>
                                <w:color w:val="FFFFFF" w:themeColor="background1"/>
                              </w:rPr>
                            </w:pPr>
                            <w:r>
                              <w:rPr>
                                <w:color w:val="FFFFFF" w:themeColor="background1"/>
                              </w:rPr>
                              <w:t>Health Work Force (HWF) Team (HWF)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4444A" id="Text Box 15" o:spid="_x0000_s1027" type="#_x0000_t202" style="position:absolute;margin-left:-56pt;margin-top:63pt;width:180.4pt;height:2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" fillcolor="#4472c4 [3204]" stroked="f" strokeweight=".5pt">
                <v:textbox>
                  <w:txbxContent>
                    <w:p w14:paraId="69FA4057" w14:textId="474AF9C4" w:rsidR="004543F9" w:rsidRPr="007254CC" w:rsidRDefault="004543F9" w:rsidP="004543F9">
                      <w:pPr>
                        <w:rPr>
                          <w:color w:val="FFFFFF" w:themeColor="background1"/>
                        </w:rPr>
                      </w:pPr>
                      <w:r>
                        <w:rPr>
                          <w:color w:val="FFFFFF" w:themeColor="background1"/>
                        </w:rPr>
                        <w:t>Health Work Force (HWF) Team (HWF)</w:t>
                      </w:r>
                    </w:p>
                  </w:txbxContent>
                </v:textbox>
              </v:shape>
            </w:pict>
          </mc:Fallback>
        </mc:AlternateContent>
      </w:r>
      <w:bookmarkStart w:id="0" w:name="_Hlk165085369"/>
      <w:bookmarkEnd w:id="0"/>
      <w:r w:rsidR="000E5D14" w:rsidRPr="007E199E">
        <w:rPr>
          <w:noProof/>
        </w:rPr>
        <mc:AlternateContent>
          <mc:Choice Requires="wps">
            <w:drawing>
              <wp:anchor distT="0" distB="0" distL="114300" distR="114300" simplePos="0" relativeHeight="251663360" behindDoc="0" locked="0" layoutInCell="1" allowOverlap="1" wp14:anchorId="550C30B0" wp14:editId="478FE11E">
                <wp:simplePos x="0" y="0"/>
                <wp:positionH relativeFrom="page">
                  <wp:posOffset>5174673</wp:posOffset>
                </wp:positionH>
                <wp:positionV relativeFrom="paragraph">
                  <wp:posOffset>260177</wp:posOffset>
                </wp:positionV>
                <wp:extent cx="2131060" cy="431800"/>
                <wp:effectExtent l="0" t="0" r="2540" b="0"/>
                <wp:wrapNone/>
                <wp:docPr id="14" name="Text Box 14"/>
                <wp:cNvGraphicFramePr/>
                <a:graphic xmlns:a="http://schemas.openxmlformats.org/drawingml/2006/main">
                  <a:graphicData uri="http://schemas.microsoft.com/office/word/2010/wordprocessingShape">
                    <wps:wsp>
                      <wps:cNvSpPr txBox="1"/>
                      <wps:spPr>
                        <a:xfrm>
                          <a:off x="0" y="0"/>
                          <a:ext cx="2131060" cy="431800"/>
                        </a:xfrm>
                        <a:prstGeom prst="rect">
                          <a:avLst/>
                        </a:prstGeom>
                        <a:noFill/>
                        <a:ln w="6350">
                          <a:noFill/>
                        </a:ln>
                      </wps:spPr>
                      <wps:txbx>
                        <w:txbxContent>
                          <w:p w14:paraId="18983A34" w14:textId="4F746D7E" w:rsidR="000E5D14" w:rsidRPr="00EF4529" w:rsidRDefault="000E5D14" w:rsidP="000E5D14">
                            <w:pPr>
                              <w:rPr>
                                <w:rFonts w:ascii="Roboto" w:hAnsi="Roboto" w:cs="Roboto Black"/>
                                <w:color w:val="FFFFFF" w:themeColor="background1"/>
                                <w:sz w:val="40"/>
                                <w:szCs w:val="40"/>
                              </w:rPr>
                            </w:pPr>
                            <w:r>
                              <w:rPr>
                                <w:rFonts w:ascii="Roboto" w:hAnsi="Roboto" w:cs="Roboto Black"/>
                                <w:color w:val="FFFFFF" w:themeColor="background1"/>
                                <w:sz w:val="40"/>
                                <w:szCs w:val="40"/>
                              </w:rPr>
                              <w:t>May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C30B0" id="Text Box 14" o:spid="_x0000_s1028" type="#_x0000_t202" style="position:absolute;margin-left:407.45pt;margin-top:20.5pt;width:167.8pt;height:3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" filled="f" stroked="f" strokeweight=".5pt">
                <v:textbox inset="0,0,0,0">
                  <w:txbxContent>
                    <w:p w14:paraId="18983A34" w14:textId="4F746D7E" w:rsidR="000E5D14" w:rsidRPr="00EF4529" w:rsidRDefault="000E5D14" w:rsidP="000E5D14">
                      <w:pPr>
                        <w:rPr>
                          <w:rFonts w:ascii="Roboto" w:hAnsi="Roboto" w:cs="Roboto Black"/>
                          <w:color w:val="FFFFFF" w:themeColor="background1"/>
                          <w:sz w:val="40"/>
                          <w:szCs w:val="40"/>
                        </w:rPr>
                      </w:pPr>
                      <w:r>
                        <w:rPr>
                          <w:rFonts w:ascii="Roboto" w:hAnsi="Roboto" w:cs="Roboto Black"/>
                          <w:color w:val="FFFFFF" w:themeColor="background1"/>
                          <w:sz w:val="40"/>
                          <w:szCs w:val="40"/>
                        </w:rPr>
                        <w:t>May 2024</w:t>
                      </w:r>
                    </w:p>
                  </w:txbxContent>
                </v:textbox>
                <w10:wrap anchorx="page"/>
              </v:shape>
            </w:pict>
          </mc:Fallback>
        </mc:AlternateContent>
      </w:r>
      <w:r w:rsidR="00E16D53" w:rsidRPr="007E199E">
        <w:rPr>
          <w:noProof/>
        </w:rPr>
        <mc:AlternateContent>
          <mc:Choice Requires="wps">
            <w:drawing>
              <wp:anchor distT="0" distB="0" distL="114300" distR="114300" simplePos="0" relativeHeight="251661312" behindDoc="0" locked="0" layoutInCell="1" allowOverlap="1" wp14:anchorId="1BDD5CDE" wp14:editId="5721EFF7">
                <wp:simplePos x="0" y="0"/>
                <wp:positionH relativeFrom="page">
                  <wp:posOffset>5216237</wp:posOffset>
                </wp:positionH>
                <wp:positionV relativeFrom="paragraph">
                  <wp:posOffset>-836064</wp:posOffset>
                </wp:positionV>
                <wp:extent cx="2131200" cy="978877"/>
                <wp:effectExtent l="0" t="0" r="2540" b="12065"/>
                <wp:wrapNone/>
                <wp:docPr id="16" name="Text Box 16"/>
                <wp:cNvGraphicFramePr/>
                <a:graphic xmlns:a="http://schemas.openxmlformats.org/drawingml/2006/main">
                  <a:graphicData uri="http://schemas.microsoft.com/office/word/2010/wordprocessingShape">
                    <wps:wsp>
                      <wps:cNvSpPr txBox="1"/>
                      <wps:spPr>
                        <a:xfrm>
                          <a:off x="0" y="0"/>
                          <a:ext cx="2131200" cy="978877"/>
                        </a:xfrm>
                        <a:prstGeom prst="rect">
                          <a:avLst/>
                        </a:prstGeom>
                        <a:noFill/>
                        <a:ln w="6350">
                          <a:noFill/>
                        </a:ln>
                      </wps:spPr>
                      <wps:txbx>
                        <w:txbxContent>
                          <w:p w14:paraId="3DDA40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Analytical</w:t>
                            </w:r>
                          </w:p>
                          <w:p w14:paraId="78E3B1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Fact Sheet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D5CDE" id="Text Box 16" o:spid="_x0000_s1029" type="#_x0000_t202" style="position:absolute;margin-left:410.75pt;margin-top:-65.85pt;width:167.8pt;height:77.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" filled="f" stroked="f" strokeweight=".5pt">
                <v:textbox inset="0,0,0,0">
                  <w:txbxContent>
                    <w:p w14:paraId="3DDA40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Analytical</w:t>
                      </w:r>
                    </w:p>
                    <w:p w14:paraId="78E3B15B" w14:textId="77777777" w:rsidR="00E16D53" w:rsidRPr="001E6D41" w:rsidRDefault="00E16D53" w:rsidP="00E16D53">
                      <w:pPr>
                        <w:rPr>
                          <w:rFonts w:ascii="Roboto Black" w:hAnsi="Roboto Black" w:cs="Roboto Black"/>
                          <w:color w:val="FFC337"/>
                          <w:sz w:val="50"/>
                          <w:szCs w:val="50"/>
                        </w:rPr>
                      </w:pPr>
                      <w:r w:rsidRPr="001E6D41">
                        <w:rPr>
                          <w:rFonts w:ascii="Roboto Black" w:hAnsi="Roboto Black" w:cs="Roboto Black"/>
                          <w:color w:val="FFC337"/>
                          <w:sz w:val="50"/>
                          <w:szCs w:val="50"/>
                        </w:rPr>
                        <w:t>Fact Sheet</w:t>
                      </w:r>
                    </w:p>
                  </w:txbxContent>
                </v:textbox>
                <w10:wrap anchorx="page"/>
              </v:shape>
            </w:pict>
          </mc:Fallback>
        </mc:AlternateContent>
      </w:r>
    </w:p>
    <w:p w14:paraId="3D584C66" w14:textId="3F9C5035" w:rsidR="00B254FB" w:rsidRPr="00795E88" w:rsidRDefault="00FD6B60" w:rsidP="005F0402">
      <w:pPr>
        <w:pStyle w:val="Heading2"/>
      </w:pPr>
      <w:r w:rsidRPr="00795E88">
        <w:t>Rationale</w:t>
      </w:r>
    </w:p>
    <w:p w14:paraId="3DDCA7B7" w14:textId="21E592EA" w:rsidR="00983127" w:rsidRPr="00795E88" w:rsidRDefault="00D93B25" w:rsidP="003C771B">
      <w:pPr>
        <w:jc w:val="both"/>
        <w:rPr>
          <w:rFonts w:cstheme="minorHAnsi"/>
          <w:color w:val="0D0D0D"/>
          <w:shd w:val="clear" w:color="auto" w:fill="FFFFFF"/>
        </w:rPr>
      </w:pPr>
      <w:r w:rsidRPr="00C42DC2">
        <w:t>With only seven years</w:t>
      </w:r>
      <w:ins w:id="1" w:author="Joseph Mung'atu" w:date="2024-04-28T17:37:00Z" w16du:dateUtc="2024-04-28T14:37:00Z">
        <w:r w:rsidR="00F96133">
          <w:t xml:space="preserve"> to</w:t>
        </w:r>
      </w:ins>
      <w:r w:rsidR="003C771B">
        <w:t xml:space="preserve"> 2030 SDG</w:t>
      </w:r>
      <w:r w:rsidR="00056804">
        <w:t xml:space="preserve">, </w:t>
      </w:r>
      <w:r w:rsidR="00056804" w:rsidRPr="00C42DC2">
        <w:t>reorient</w:t>
      </w:r>
      <w:ins w:id="2" w:author="Joseph Mung'atu" w:date="2024-04-28T17:38:00Z" w16du:dateUtc="2024-04-28T14:38:00Z">
        <w:r w:rsidR="00F96133">
          <w:t>ing</w:t>
        </w:r>
      </w:ins>
      <w:r w:rsidR="00056804" w:rsidRPr="00C42DC2">
        <w:t xml:space="preserve"> health systems towards the primary health care (PHC) approach</w:t>
      </w:r>
      <w:r w:rsidR="001A0601">
        <w:t xml:space="preserve"> require</w:t>
      </w:r>
      <w:r w:rsidR="003C771B">
        <w:t>s</w:t>
      </w:r>
      <w:r w:rsidR="001A0601">
        <w:t xml:space="preserve"> technical inputs from HWF. It is </w:t>
      </w:r>
      <w:r w:rsidR="001A0601" w:rsidRPr="00C42DC2">
        <w:t xml:space="preserve">necessary to undertake a comprehensive desk assessment using available evidence to update </w:t>
      </w:r>
      <w:ins w:id="3" w:author="Joseph Mung'atu" w:date="2024-04-28T17:38:00Z" w16du:dateUtc="2024-04-28T14:38:00Z">
        <w:r w:rsidR="00F96133">
          <w:t xml:space="preserve">the </w:t>
        </w:r>
      </w:ins>
      <w:r w:rsidR="001A0601" w:rsidRPr="00C42DC2">
        <w:t xml:space="preserve">HWF </w:t>
      </w:r>
      <w:r w:rsidR="003C771B">
        <w:t xml:space="preserve">situation </w:t>
      </w:r>
      <w:r w:rsidR="001A0601" w:rsidRPr="00C42DC2">
        <w:t xml:space="preserve">in </w:t>
      </w:r>
      <w:del w:id="4" w:author="Joseph Mung'atu" w:date="2024-04-28T17:38:00Z" w16du:dateUtc="2024-04-28T14:38:00Z">
        <w:r w:rsidR="001A0601" w:rsidRPr="00C42DC2" w:rsidDel="00F96133">
          <w:delText xml:space="preserve">the </w:delText>
        </w:r>
      </w:del>
      <w:r w:rsidR="001A0601" w:rsidRPr="00C42DC2">
        <w:t>Africa</w:t>
      </w:r>
      <w:r w:rsidR="003C771B">
        <w:t xml:space="preserve">. </w:t>
      </w:r>
      <w:r w:rsidR="00CC3121">
        <w:rPr>
          <w:rFonts w:cstheme="minorHAnsi"/>
          <w:color w:val="0D0D0D"/>
          <w:shd w:val="clear" w:color="auto" w:fill="FFFFFF"/>
        </w:rPr>
        <w:t xml:space="preserve">A </w:t>
      </w:r>
      <w:r w:rsidR="00CC3121" w:rsidRPr="00CC3121">
        <w:rPr>
          <w:rFonts w:cstheme="minorHAnsi"/>
          <w:color w:val="0D0D0D"/>
          <w:shd w:val="clear" w:color="auto" w:fill="FFFFFF"/>
        </w:rPr>
        <w:t>snapshot of the health workforce (HWF) in the African Regio</w:t>
      </w:r>
      <w:r w:rsidR="00CC3121">
        <w:rPr>
          <w:rFonts w:cstheme="minorHAnsi"/>
          <w:color w:val="0D0D0D"/>
          <w:shd w:val="clear" w:color="auto" w:fill="FFFFFF"/>
        </w:rPr>
        <w:t>n</w:t>
      </w:r>
      <w:r w:rsidR="00CC3121" w:rsidRPr="00CC3121">
        <w:rPr>
          <w:rFonts w:cstheme="minorHAnsi"/>
          <w:color w:val="0D0D0D"/>
          <w:shd w:val="clear" w:color="auto" w:fill="FFFFFF"/>
        </w:rPr>
        <w:t xml:space="preserve"> for the decade 2013–2022</w:t>
      </w:r>
      <w:r w:rsidR="00CC3121">
        <w:rPr>
          <w:rFonts w:cstheme="minorHAnsi"/>
          <w:color w:val="0D0D0D"/>
          <w:shd w:val="clear" w:color="auto" w:fill="FFFFFF"/>
        </w:rPr>
        <w:t xml:space="preserve"> </w:t>
      </w:r>
      <w:r w:rsidR="00425880">
        <w:rPr>
          <w:rFonts w:cstheme="minorHAnsi"/>
          <w:color w:val="0D0D0D"/>
          <w:shd w:val="clear" w:color="auto" w:fill="FFFFFF"/>
        </w:rPr>
        <w:t xml:space="preserve">is presented by </w:t>
      </w:r>
      <w:r w:rsidR="00CC3121" w:rsidRPr="00CC3121">
        <w:rPr>
          <w:rFonts w:cstheme="minorHAnsi"/>
          <w:color w:val="0D0D0D"/>
          <w:shd w:val="clear" w:color="auto" w:fill="FFFFFF"/>
        </w:rPr>
        <w:t>provid</w:t>
      </w:r>
      <w:r w:rsidR="00425880">
        <w:rPr>
          <w:rFonts w:cstheme="minorHAnsi"/>
          <w:color w:val="0D0D0D"/>
          <w:shd w:val="clear" w:color="auto" w:fill="FFFFFF"/>
        </w:rPr>
        <w:t>ing</w:t>
      </w:r>
      <w:r w:rsidR="00CC3121" w:rsidRPr="00CC3121">
        <w:rPr>
          <w:rFonts w:cstheme="minorHAnsi"/>
          <w:color w:val="0D0D0D"/>
          <w:shd w:val="clear" w:color="auto" w:fill="FFFFFF"/>
        </w:rPr>
        <w:t xml:space="preserve"> a thorough understanding of the</w:t>
      </w:r>
      <w:r w:rsidR="00425880">
        <w:rPr>
          <w:rFonts w:cstheme="minorHAnsi"/>
          <w:color w:val="0D0D0D"/>
          <w:shd w:val="clear" w:color="auto" w:fill="FFFFFF"/>
        </w:rPr>
        <w:t xml:space="preserve"> situation of the region.</w:t>
      </w:r>
      <w:r w:rsidR="00CC3121" w:rsidRPr="00CC3121">
        <w:rPr>
          <w:rFonts w:cstheme="minorHAnsi"/>
          <w:color w:val="0D0D0D"/>
          <w:shd w:val="clear" w:color="auto" w:fill="FFFFFF"/>
        </w:rPr>
        <w:t xml:space="preserve"> </w:t>
      </w:r>
      <w:r w:rsidR="00425880">
        <w:rPr>
          <w:rFonts w:cstheme="minorHAnsi"/>
          <w:color w:val="0D0D0D"/>
          <w:shd w:val="clear" w:color="auto" w:fill="FFFFFF"/>
        </w:rPr>
        <w:t>It</w:t>
      </w:r>
      <w:r w:rsidR="00CC3121" w:rsidRPr="00CC3121">
        <w:rPr>
          <w:rFonts w:cstheme="minorHAnsi"/>
          <w:color w:val="0D0D0D"/>
          <w:shd w:val="clear" w:color="auto" w:fill="FFFFFF"/>
        </w:rPr>
        <w:t xml:space="preserve"> analyses stock and density; training and education capacities; migration; employment status; supply and demand;</w:t>
      </w:r>
      <w:r w:rsidR="003C771B">
        <w:rPr>
          <w:rFonts w:cstheme="minorHAnsi"/>
          <w:color w:val="0D0D0D"/>
          <w:shd w:val="clear" w:color="auto" w:fill="FFFFFF"/>
        </w:rPr>
        <w:t xml:space="preserve"> </w:t>
      </w:r>
      <w:r w:rsidR="00CC3121" w:rsidRPr="00CC3121">
        <w:rPr>
          <w:rFonts w:cstheme="minorHAnsi"/>
          <w:color w:val="0D0D0D"/>
          <w:shd w:val="clear" w:color="auto" w:fill="FFFFFF"/>
        </w:rPr>
        <w:t>need for health workers; expenditures; leadership and governance; and impact of HWF levels across all 47 Member States and analyses key performance indicators against targets.</w:t>
      </w:r>
    </w:p>
    <w:p w14:paraId="21733DEB" w14:textId="27C312A9" w:rsidR="002C0F27" w:rsidRPr="00795E88" w:rsidRDefault="0098126E" w:rsidP="005F0402">
      <w:pPr>
        <w:pStyle w:val="Heading2"/>
        <w:rPr>
          <w:shd w:val="clear" w:color="auto" w:fill="FFFFFF"/>
        </w:rPr>
      </w:pPr>
      <w:r w:rsidRPr="00795E88">
        <w:rPr>
          <w:shd w:val="clear" w:color="auto" w:fill="FFFFFF"/>
        </w:rPr>
        <w:t>Key findings</w:t>
      </w:r>
    </w:p>
    <w:p w14:paraId="7BC06330" w14:textId="3DB0F51E" w:rsidR="002B5343" w:rsidRDefault="002B5343" w:rsidP="002B5343">
      <w:pPr>
        <w:pStyle w:val="ListParagraph"/>
        <w:numPr>
          <w:ilvl w:val="0"/>
          <w:numId w:val="1"/>
        </w:numPr>
        <w:rPr>
          <w:rFonts w:cstheme="minorHAnsi"/>
          <w:color w:val="0D0D0D"/>
          <w:shd w:val="clear" w:color="auto" w:fill="FFFFFF"/>
        </w:rPr>
      </w:pPr>
      <w:r w:rsidRPr="002B5343">
        <w:rPr>
          <w:rFonts w:cstheme="minorHAnsi"/>
          <w:color w:val="0D0D0D"/>
          <w:shd w:val="clear" w:color="auto" w:fill="FFFFFF"/>
        </w:rPr>
        <w:t>Data reporting across 47 countries increased from 26% in 2013 to 75% in 2019, and 81% in 2022</w:t>
      </w:r>
      <w:r>
        <w:rPr>
          <w:rFonts w:cstheme="minorHAnsi"/>
          <w:color w:val="0D0D0D"/>
          <w:shd w:val="clear" w:color="auto" w:fill="FFFFFF"/>
        </w:rPr>
        <w:t xml:space="preserve"> (HWF Cadre)</w:t>
      </w:r>
      <w:r w:rsidRPr="002B5343">
        <w:rPr>
          <w:rFonts w:cstheme="minorHAnsi"/>
          <w:color w:val="0D0D0D"/>
          <w:shd w:val="clear" w:color="auto" w:fill="FFFFFF"/>
        </w:rPr>
        <w:t>.</w:t>
      </w:r>
    </w:p>
    <w:p w14:paraId="5FE7E0E7" w14:textId="5693802B" w:rsidR="002B5343" w:rsidRPr="002B5343" w:rsidRDefault="00C23675" w:rsidP="002B5343">
      <w:pPr>
        <w:pStyle w:val="ListParagraph"/>
        <w:numPr>
          <w:ilvl w:val="0"/>
          <w:numId w:val="1"/>
        </w:numPr>
        <w:rPr>
          <w:rFonts w:cstheme="minorHAnsi"/>
          <w:color w:val="0D0D0D"/>
          <w:shd w:val="clear" w:color="auto" w:fill="FFFFFF"/>
        </w:rPr>
      </w:pPr>
      <w:r w:rsidRPr="00B3206F">
        <w:rPr>
          <w:rFonts w:cstheme="minorHAnsi"/>
          <w:color w:val="0D0D0D"/>
          <w:shd w:val="clear" w:color="auto" w:fill="FFFFFF"/>
        </w:rPr>
        <w:t>1.6 million in 2013 to 5.1 million in 2022 in HWF size.</w:t>
      </w:r>
    </w:p>
    <w:p w14:paraId="5B0CF476" w14:textId="77777777" w:rsidR="001660E0" w:rsidRPr="00B3206F" w:rsidRDefault="00922C0B" w:rsidP="00BE6B6F">
      <w:pPr>
        <w:pStyle w:val="ListParagraph"/>
        <w:numPr>
          <w:ilvl w:val="0"/>
          <w:numId w:val="1"/>
        </w:numPr>
        <w:rPr>
          <w:rFonts w:cstheme="minorHAnsi"/>
          <w:color w:val="0D0D0D"/>
          <w:shd w:val="clear" w:color="auto" w:fill="FFFFFF"/>
        </w:rPr>
      </w:pPr>
      <w:r w:rsidRPr="00B3206F">
        <w:rPr>
          <w:rFonts w:cstheme="minorHAnsi"/>
          <w:color w:val="0D0D0D"/>
          <w:shd w:val="clear" w:color="auto" w:fill="FFFFFF"/>
        </w:rPr>
        <w:t>Positive HWF growth trajectory in 37 countries between 2018 and 2022</w:t>
      </w:r>
      <w:r w:rsidR="001660E0" w:rsidRPr="00B3206F">
        <w:rPr>
          <w:rFonts w:cstheme="minorHAnsi"/>
          <w:color w:val="0D0D0D"/>
          <w:shd w:val="clear" w:color="auto" w:fill="FFFFFF"/>
        </w:rPr>
        <w:t>.</w:t>
      </w:r>
    </w:p>
    <w:p w14:paraId="0E24E717" w14:textId="0486A0C0" w:rsidR="00BE6B6F" w:rsidRPr="00B3206F" w:rsidRDefault="00BE6B6F" w:rsidP="00BE6B6F">
      <w:pPr>
        <w:pStyle w:val="ListParagraph"/>
        <w:numPr>
          <w:ilvl w:val="0"/>
          <w:numId w:val="1"/>
        </w:numPr>
        <w:rPr>
          <w:rFonts w:cstheme="minorHAnsi"/>
          <w:color w:val="0D0D0D"/>
          <w:shd w:val="clear" w:color="auto" w:fill="FFFFFF"/>
        </w:rPr>
      </w:pPr>
      <w:r w:rsidRPr="00B3206F">
        <w:rPr>
          <w:rFonts w:cstheme="minorHAnsi"/>
          <w:color w:val="0D0D0D"/>
          <w:shd w:val="clear" w:color="auto" w:fill="FFFFFF"/>
        </w:rPr>
        <w:t xml:space="preserve">Eight countries increased </w:t>
      </w:r>
      <w:r w:rsidR="001660E0" w:rsidRPr="00B3206F">
        <w:rPr>
          <w:rFonts w:cstheme="minorHAnsi"/>
          <w:color w:val="0D0D0D"/>
          <w:shd w:val="clear" w:color="auto" w:fill="FFFFFF"/>
        </w:rPr>
        <w:t>HWF in</w:t>
      </w:r>
      <w:r w:rsidRPr="00B3206F">
        <w:rPr>
          <w:rFonts w:cstheme="minorHAnsi"/>
          <w:color w:val="0D0D0D"/>
          <w:shd w:val="clear" w:color="auto" w:fill="FFFFFF"/>
        </w:rPr>
        <w:t xml:space="preserve"> numbers but were outpaced by population growth.</w:t>
      </w:r>
    </w:p>
    <w:p w14:paraId="21CC133B" w14:textId="4565615D" w:rsidR="00251A83" w:rsidRDefault="00414B90" w:rsidP="00251A83">
      <w:pPr>
        <w:pStyle w:val="ListParagraph"/>
        <w:numPr>
          <w:ilvl w:val="0"/>
          <w:numId w:val="1"/>
        </w:numPr>
        <w:rPr>
          <w:rFonts w:cstheme="minorHAnsi"/>
          <w:color w:val="0D0D0D"/>
          <w:shd w:val="clear" w:color="auto" w:fill="FFFFFF"/>
        </w:rPr>
      </w:pPr>
      <w:r w:rsidRPr="00414B90">
        <w:rPr>
          <w:rFonts w:cstheme="minorHAnsi"/>
          <w:color w:val="0D0D0D"/>
          <w:shd w:val="clear" w:color="auto" w:fill="FFFFFF"/>
        </w:rPr>
        <w:t>Estimated 26.57% unemployment rate among skilled health workers (SDG 3</w:t>
      </w:r>
      <w:ins w:id="5" w:author="Joseph Mung'atu" w:date="2024-04-28T17:38:00Z" w16du:dateUtc="2024-04-28T14:38:00Z">
        <w:r w:rsidR="00F96133">
          <w:rPr>
            <w:rFonts w:cstheme="minorHAnsi"/>
            <w:color w:val="0D0D0D"/>
            <w:shd w:val="clear" w:color="auto" w:fill="FFFFFF"/>
          </w:rPr>
          <w:t>.</w:t>
        </w:r>
      </w:ins>
      <w:r w:rsidRPr="00414B90">
        <w:rPr>
          <w:rFonts w:cstheme="minorHAnsi"/>
          <w:color w:val="0D0D0D"/>
          <w:shd w:val="clear" w:color="auto" w:fill="FFFFFF"/>
        </w:rPr>
        <w:t>c occupations)</w:t>
      </w:r>
      <w:r>
        <w:rPr>
          <w:rFonts w:cstheme="minorHAnsi"/>
          <w:color w:val="0D0D0D"/>
          <w:shd w:val="clear" w:color="auto" w:fill="FFFFFF"/>
        </w:rPr>
        <w:t>.</w:t>
      </w:r>
    </w:p>
    <w:p w14:paraId="4473D593" w14:textId="0A3B9BF5" w:rsidR="0017764E" w:rsidRPr="0017764E" w:rsidRDefault="0017764E" w:rsidP="0017764E">
      <w:pPr>
        <w:pStyle w:val="ListParagraph"/>
        <w:numPr>
          <w:ilvl w:val="0"/>
          <w:numId w:val="1"/>
        </w:numPr>
        <w:rPr>
          <w:rFonts w:cstheme="minorHAnsi"/>
          <w:color w:val="0D0D0D"/>
          <w:shd w:val="clear" w:color="auto" w:fill="FFFFFF"/>
        </w:rPr>
      </w:pPr>
      <w:r w:rsidRPr="00B3206F">
        <w:rPr>
          <w:rFonts w:cstheme="minorHAnsi"/>
          <w:color w:val="0D0D0D"/>
          <w:shd w:val="clear" w:color="auto" w:fill="FFFFFF"/>
        </w:rPr>
        <w:lastRenderedPageBreak/>
        <w:t xml:space="preserve">148,357 graduates in 2018 to over 255,000 in 2022 with </w:t>
      </w:r>
      <w:ins w:id="6" w:author="Joseph Mung'atu" w:date="2024-04-28T17:39:00Z" w16du:dateUtc="2024-04-28T14:39:00Z">
        <w:r w:rsidR="00F96133">
          <w:rPr>
            <w:rFonts w:cstheme="minorHAnsi"/>
            <w:color w:val="0D0D0D"/>
            <w:shd w:val="clear" w:color="auto" w:fill="FFFFFF"/>
          </w:rPr>
          <w:t xml:space="preserve">a </w:t>
        </w:r>
      </w:ins>
      <w:r w:rsidRPr="00B3206F">
        <w:rPr>
          <w:rFonts w:cstheme="minorHAnsi"/>
          <w:color w:val="0D0D0D"/>
          <w:shd w:val="clear" w:color="auto" w:fill="FFFFFF"/>
        </w:rPr>
        <w:t>significant increase in health worker training output</w:t>
      </w:r>
    </w:p>
    <w:p w14:paraId="3109BF85" w14:textId="306E727D" w:rsidR="00E541F0" w:rsidRPr="00B3206F" w:rsidRDefault="00E541F0" w:rsidP="008F2E0A">
      <w:pPr>
        <w:pStyle w:val="ListParagraph"/>
        <w:numPr>
          <w:ilvl w:val="0"/>
          <w:numId w:val="1"/>
        </w:numPr>
        <w:rPr>
          <w:rFonts w:cstheme="minorHAnsi"/>
          <w:color w:val="0D0D0D"/>
          <w:shd w:val="clear" w:color="auto" w:fill="FFFFFF"/>
        </w:rPr>
      </w:pPr>
      <w:r w:rsidRPr="00B3206F">
        <w:rPr>
          <w:rFonts w:cstheme="minorHAnsi"/>
          <w:color w:val="0D0D0D"/>
          <w:shd w:val="clear" w:color="auto" w:fill="FFFFFF"/>
        </w:rPr>
        <w:t xml:space="preserve">at least one health worker works abroad in every 10 </w:t>
      </w:r>
      <w:r w:rsidR="00E6125D" w:rsidRPr="00B3206F">
        <w:rPr>
          <w:rFonts w:cstheme="minorHAnsi"/>
          <w:color w:val="0D0D0D"/>
          <w:shd w:val="clear" w:color="auto" w:fill="FFFFFF"/>
        </w:rPr>
        <w:t>w</w:t>
      </w:r>
      <w:r w:rsidRPr="00B3206F">
        <w:rPr>
          <w:rFonts w:cstheme="minorHAnsi"/>
          <w:color w:val="0D0D0D"/>
          <w:shd w:val="clear" w:color="auto" w:fill="FFFFFF"/>
        </w:rPr>
        <w:t>orkers in the region,</w:t>
      </w:r>
      <w:r w:rsidR="00E6125D" w:rsidRPr="00B3206F">
        <w:rPr>
          <w:rFonts w:cstheme="minorHAnsi"/>
          <w:color w:val="0D0D0D"/>
          <w:shd w:val="clear" w:color="auto" w:fill="FFFFFF"/>
        </w:rPr>
        <w:t xml:space="preserve"> a</w:t>
      </w:r>
      <w:r w:rsidRPr="00B3206F">
        <w:rPr>
          <w:rFonts w:cstheme="minorHAnsi"/>
          <w:color w:val="0D0D0D"/>
          <w:shd w:val="clear" w:color="auto" w:fill="FFFFFF"/>
        </w:rPr>
        <w:t xml:space="preserve">round 42% of </w:t>
      </w:r>
      <w:r w:rsidR="00E6125D" w:rsidRPr="00B3206F">
        <w:rPr>
          <w:rFonts w:cstheme="minorHAnsi"/>
          <w:color w:val="0D0D0D"/>
          <w:shd w:val="clear" w:color="auto" w:fill="FFFFFF"/>
        </w:rPr>
        <w:t>them</w:t>
      </w:r>
      <w:r w:rsidRPr="00B3206F">
        <w:rPr>
          <w:rFonts w:cstheme="minorHAnsi"/>
          <w:color w:val="0D0D0D"/>
          <w:shd w:val="clear" w:color="auto" w:fill="FFFFFF"/>
        </w:rPr>
        <w:t xml:space="preserve"> intend to migrate, with the UK, US, Canada, Ireland, and Australia as top destinations.</w:t>
      </w:r>
    </w:p>
    <w:p w14:paraId="459C3C3F" w14:textId="77777777" w:rsidR="00252B28" w:rsidRPr="00B3206F" w:rsidRDefault="00252B28" w:rsidP="001D60AA">
      <w:pPr>
        <w:pStyle w:val="ListParagraph"/>
        <w:numPr>
          <w:ilvl w:val="0"/>
          <w:numId w:val="1"/>
        </w:numPr>
        <w:rPr>
          <w:rFonts w:cstheme="minorHAnsi"/>
          <w:color w:val="0D0D0D"/>
          <w:shd w:val="clear" w:color="auto" w:fill="FFFFFF"/>
        </w:rPr>
      </w:pPr>
      <w:r w:rsidRPr="00B3206F">
        <w:rPr>
          <w:rFonts w:cstheme="minorHAnsi"/>
          <w:color w:val="0D0D0D"/>
          <w:shd w:val="clear" w:color="auto" w:fill="FFFFFF"/>
        </w:rPr>
        <w:t>Funding commitments remain an issue although most countries have strategic plans and health workforce policies.</w:t>
      </w:r>
    </w:p>
    <w:p w14:paraId="418F957E" w14:textId="77777777" w:rsidR="00252B28" w:rsidRPr="00252B28" w:rsidRDefault="00252B28" w:rsidP="00252B28">
      <w:pPr>
        <w:pStyle w:val="ListParagraph"/>
        <w:rPr>
          <w:shd w:val="clear" w:color="auto" w:fill="FFFFFF"/>
        </w:rPr>
      </w:pPr>
    </w:p>
    <w:p w14:paraId="04CC6B1B" w14:textId="634AA457" w:rsidR="0098126E" w:rsidRPr="00252B28" w:rsidRDefault="00BE1020" w:rsidP="00252B28">
      <w:pPr>
        <w:pStyle w:val="Heading2"/>
        <w:rPr>
          <w:shd w:val="clear" w:color="auto" w:fill="FFFFFF"/>
        </w:rPr>
      </w:pPr>
      <w:r w:rsidRPr="00252B28">
        <w:rPr>
          <w:shd w:val="clear" w:color="auto" w:fill="FFFFFF"/>
        </w:rPr>
        <w:t>Background</w:t>
      </w:r>
    </w:p>
    <w:p w14:paraId="4EC2BBF1" w14:textId="03630124" w:rsidR="0031595A" w:rsidRDefault="00302D1D" w:rsidP="00D94974">
      <w:pPr>
        <w:jc w:val="both"/>
      </w:pPr>
      <w:r>
        <w:t>E</w:t>
      </w:r>
      <w:r w:rsidR="0031595A">
        <w:t>quitable access to competent health workers within resilient health systems</w:t>
      </w:r>
      <w:r>
        <w:t xml:space="preserve"> </w:t>
      </w:r>
      <w:del w:id="7" w:author="Joseph Mung'atu" w:date="2024-04-28T17:40:00Z" w16du:dateUtc="2024-04-28T14:40:00Z">
        <w:r w:rsidDel="00F96133">
          <w:delText xml:space="preserve">are </w:delText>
        </w:r>
      </w:del>
      <w:ins w:id="8" w:author="Joseph Mung'atu" w:date="2024-04-28T17:40:00Z" w16du:dateUtc="2024-04-28T14:40:00Z">
        <w:r w:rsidR="00F96133">
          <w:t>is</w:t>
        </w:r>
        <w:r w:rsidR="00F96133">
          <w:t xml:space="preserve"> </w:t>
        </w:r>
      </w:ins>
      <w:r>
        <w:t xml:space="preserve">important to achieve Universal Health Coverage (UHC) in the context of Sustainable Development Goal 3 (SDG3). </w:t>
      </w:r>
      <w:r w:rsidR="0031595A">
        <w:t>The Global Strategy on Human Resources for Health</w:t>
      </w:r>
      <w:r w:rsidR="007B1303">
        <w:t xml:space="preserve"> (</w:t>
      </w:r>
      <w:r w:rsidR="007B1303" w:rsidRPr="007B1303">
        <w:t>GSHRH</w:t>
      </w:r>
      <w:r w:rsidR="007B1303">
        <w:t>)</w:t>
      </w:r>
      <w:r w:rsidR="0031595A">
        <w:t xml:space="preserve">: Workforce 2030 is designed to accelerate progress by enhancing the availability, distribution, and capabilities of </w:t>
      </w:r>
      <w:r>
        <w:t>HWF</w:t>
      </w:r>
      <w:r w:rsidR="002F0CF5">
        <w:t>. These</w:t>
      </w:r>
      <w:r w:rsidR="0031595A">
        <w:t xml:space="preserve"> are </w:t>
      </w:r>
      <w:r>
        <w:t>key</w:t>
      </w:r>
      <w:r w:rsidR="002F0CF5">
        <w:t xml:space="preserve"> components</w:t>
      </w:r>
      <w:r w:rsidR="0031595A">
        <w:t xml:space="preserve"> </w:t>
      </w:r>
      <w:r w:rsidR="007B1303">
        <w:t xml:space="preserve">in delivering </w:t>
      </w:r>
      <w:del w:id="9" w:author="Joseph Mung'atu" w:date="2024-04-28T17:40:00Z" w16du:dateUtc="2024-04-28T14:40:00Z">
        <w:r w:rsidR="007B1303" w:rsidDel="00F96133">
          <w:delText xml:space="preserve">the </w:delText>
        </w:r>
      </w:del>
      <w:r w:rsidR="007B1303">
        <w:t>health services throughout</w:t>
      </w:r>
      <w:r w:rsidR="0031595A">
        <w:t xml:space="preserve"> the life course and during public health emergencies.</w:t>
      </w:r>
    </w:p>
    <w:p w14:paraId="13D3C52E" w14:textId="2514FEE3" w:rsidR="007A3AD6" w:rsidRDefault="00F96133" w:rsidP="00D94974">
      <w:pPr>
        <w:jc w:val="both"/>
      </w:pPr>
      <w:ins w:id="10" w:author="Joseph Mung'atu" w:date="2024-04-28T17:41:00Z" w16du:dateUtc="2024-04-28T14:41:00Z">
        <w:r>
          <w:t>S</w:t>
        </w:r>
      </w:ins>
      <w:del w:id="11" w:author="Joseph Mung'atu" w:date="2024-04-28T17:41:00Z" w16du:dateUtc="2024-04-28T14:41:00Z">
        <w:r w:rsidR="002F0CF5" w:rsidDel="00F96133">
          <w:delText>A s</w:delText>
        </w:r>
      </w:del>
      <w:r w:rsidR="002F0CF5">
        <w:t>ignificant</w:t>
      </w:r>
      <w:r w:rsidR="0031595A">
        <w:t xml:space="preserve"> progress has been made </w:t>
      </w:r>
      <w:r w:rsidR="002F0CF5">
        <w:t xml:space="preserve">over the past two decades, </w:t>
      </w:r>
      <w:r w:rsidR="0031595A">
        <w:t xml:space="preserve">in bridging critical health workforce (HWF) gaps. Training outputs have </w:t>
      </w:r>
      <w:r w:rsidR="002F0CF5">
        <w:t>substantially</w:t>
      </w:r>
      <w:r w:rsidR="0031595A">
        <w:t xml:space="preserve"> increased, facilitating a rise in the </w:t>
      </w:r>
      <w:r w:rsidR="00D94974">
        <w:t>HWF</w:t>
      </w:r>
      <w:r w:rsidR="0031595A">
        <w:t>, and contributing to improvements in key health indicators, such as life expectancy and maternal and child mortality rates. However, the region continues to face challenges, underlined by its disproportionate global disease burden.</w:t>
      </w:r>
    </w:p>
    <w:p w14:paraId="790C8EE9" w14:textId="497068CB" w:rsidR="00597BDD" w:rsidRDefault="00DA252F" w:rsidP="00D94974">
      <w:pPr>
        <w:jc w:val="both"/>
      </w:pPr>
      <w:del w:id="12" w:author="Joseph Mung'atu" w:date="2024-04-28T17:40:00Z" w16du:dateUtc="2024-04-28T14:40:00Z">
        <w:r w:rsidDel="00F96133">
          <w:delText xml:space="preserve">The </w:delText>
        </w:r>
      </w:del>
      <w:ins w:id="13" w:author="Joseph Mung'atu" w:date="2024-04-28T17:40:00Z" w16du:dateUtc="2024-04-28T14:40:00Z">
        <w:r w:rsidR="00F96133">
          <w:t>A</w:t>
        </w:r>
        <w:r w:rsidR="00F96133">
          <w:t xml:space="preserve"> </w:t>
        </w:r>
      </w:ins>
      <w:r w:rsidR="00845359">
        <w:t xml:space="preserve">significant </w:t>
      </w:r>
      <w:r>
        <w:t xml:space="preserve">effort </w:t>
      </w:r>
      <w:r w:rsidR="00845359">
        <w:t xml:space="preserve">has been made over the decades, HWF </w:t>
      </w:r>
      <w:r w:rsidR="00597BDD">
        <w:t>Milestones can be seen as follow</w:t>
      </w:r>
      <w:ins w:id="14" w:author="Joseph Mung'atu" w:date="2024-04-28T17:41:00Z" w16du:dateUtc="2024-04-28T14:41:00Z">
        <w:r w:rsidR="00F96133">
          <w:t>s</w:t>
        </w:r>
      </w:ins>
      <w:r w:rsidR="00597BDD">
        <w:t xml:space="preserve">, </w:t>
      </w:r>
    </w:p>
    <w:p w14:paraId="557E50EF" w14:textId="26058830" w:rsidR="00DA252F" w:rsidRDefault="00DA252F" w:rsidP="00D94974">
      <w:pPr>
        <w:jc w:val="both"/>
      </w:pPr>
      <w:r>
        <w:rPr>
          <w:noProof/>
        </w:rPr>
        <w:drawing>
          <wp:inline distT="0" distB="0" distL="0" distR="0" wp14:anchorId="5B59D649" wp14:editId="76ACBA32">
            <wp:extent cx="6332811" cy="222556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50284" cy="2231700"/>
                    </a:xfrm>
                    <a:prstGeom prst="rect">
                      <a:avLst/>
                    </a:prstGeom>
                    <a:noFill/>
                  </pic:spPr>
                </pic:pic>
              </a:graphicData>
            </a:graphic>
          </wp:inline>
        </w:drawing>
      </w:r>
    </w:p>
    <w:p w14:paraId="502784DD" w14:textId="42A8C2D9" w:rsidR="00C2777E" w:rsidRDefault="00C2777E" w:rsidP="00D94974">
      <w:pPr>
        <w:jc w:val="both"/>
      </w:pPr>
      <w:r>
        <w:t xml:space="preserve">The findings are </w:t>
      </w:r>
      <w:del w:id="15" w:author="Joseph Mung'atu" w:date="2024-04-28T17:41:00Z" w16du:dateUtc="2024-04-28T14:41:00Z">
        <w:r w:rsidDel="00F96133">
          <w:delText>from</w:delText>
        </w:r>
        <w:r w:rsidRPr="00C42DC2" w:rsidDel="00F96133">
          <w:delText xml:space="preserve"> </w:delText>
        </w:r>
      </w:del>
      <w:r w:rsidRPr="00C42DC2">
        <w:t xml:space="preserve">the result of triangulation and analysis of all available data and evidence from </w:t>
      </w:r>
      <w:bookmarkStart w:id="16" w:name="_Hlk160900435"/>
      <w:r w:rsidRPr="00C42DC2">
        <w:t xml:space="preserve">National Health Workforce Accounts (NHWA), Health Labour Market Analysis (HLMA) </w:t>
      </w:r>
      <w:bookmarkEnd w:id="16"/>
      <w:r w:rsidRPr="00C42DC2">
        <w:t>reports, and published literature on the HWF across the Region</w:t>
      </w:r>
      <w:r>
        <w:t>.</w:t>
      </w:r>
    </w:p>
    <w:p w14:paraId="77EAC279" w14:textId="132D9F2D" w:rsidR="001F47FB" w:rsidRPr="00795E88" w:rsidRDefault="001F47FB" w:rsidP="005F0402">
      <w:pPr>
        <w:pStyle w:val="Heading2"/>
        <w:rPr>
          <w:shd w:val="clear" w:color="auto" w:fill="FFFFFF"/>
        </w:rPr>
      </w:pPr>
      <w:r w:rsidRPr="00795E88">
        <w:rPr>
          <w:shd w:val="clear" w:color="auto" w:fill="FFFFFF"/>
        </w:rPr>
        <w:t>Brief Overview of concept and methodology</w:t>
      </w:r>
    </w:p>
    <w:p w14:paraId="68729F34" w14:textId="65791571" w:rsidR="000C68A7" w:rsidRPr="000C68A7" w:rsidRDefault="000C68A7" w:rsidP="000C68A7">
      <w:pPr>
        <w:pStyle w:val="ListParagraph"/>
        <w:numPr>
          <w:ilvl w:val="0"/>
          <w:numId w:val="6"/>
        </w:numPr>
        <w:jc w:val="both"/>
        <w:rPr>
          <w:rFonts w:cstheme="minorHAnsi"/>
          <w:color w:val="0D0D0D"/>
          <w:shd w:val="clear" w:color="auto" w:fill="FFFFFF"/>
        </w:rPr>
      </w:pPr>
      <w:r w:rsidRPr="000C68A7">
        <w:rPr>
          <w:rFonts w:cstheme="minorHAnsi"/>
          <w:color w:val="0D0D0D"/>
          <w:shd w:val="clear" w:color="auto" w:fill="FFFFFF"/>
        </w:rPr>
        <w:t>The study used</w:t>
      </w:r>
      <w:r w:rsidR="00743133" w:rsidRPr="000C68A7">
        <w:rPr>
          <w:rFonts w:cstheme="minorHAnsi"/>
          <w:color w:val="0D0D0D"/>
          <w:shd w:val="clear" w:color="auto" w:fill="FFFFFF"/>
        </w:rPr>
        <w:t xml:space="preserve"> a three-step data triangulation approach, combining NHWA standards with other sources to address discrepancies</w:t>
      </w:r>
      <w:r w:rsidRPr="000C68A7">
        <w:rPr>
          <w:rFonts w:cstheme="minorHAnsi"/>
          <w:color w:val="0D0D0D"/>
          <w:shd w:val="clear" w:color="auto" w:fill="FFFFFF"/>
        </w:rPr>
        <w:t xml:space="preserve">. It </w:t>
      </w:r>
      <w:del w:id="17" w:author="Joseph Mung'atu" w:date="2024-04-28T17:39:00Z" w16du:dateUtc="2024-04-28T14:39:00Z">
        <w:r w:rsidRPr="000C68A7" w:rsidDel="00F96133">
          <w:rPr>
            <w:rFonts w:cstheme="minorHAnsi"/>
            <w:color w:val="0D0D0D"/>
            <w:shd w:val="clear" w:color="auto" w:fill="FFFFFF"/>
          </w:rPr>
          <w:delText>makes sure</w:delText>
        </w:r>
      </w:del>
      <w:ins w:id="18" w:author="Joseph Mung'atu" w:date="2024-04-28T17:39:00Z" w16du:dateUtc="2024-04-28T14:39:00Z">
        <w:r w:rsidR="00F96133">
          <w:rPr>
            <w:rFonts w:cstheme="minorHAnsi"/>
            <w:color w:val="0D0D0D"/>
            <w:shd w:val="clear" w:color="auto" w:fill="FFFFFF"/>
          </w:rPr>
          <w:t>ensures</w:t>
        </w:r>
      </w:ins>
      <w:r w:rsidRPr="000C68A7">
        <w:rPr>
          <w:rFonts w:cstheme="minorHAnsi"/>
          <w:color w:val="0D0D0D"/>
          <w:shd w:val="clear" w:color="auto" w:fill="FFFFFF"/>
        </w:rPr>
        <w:t xml:space="preserve"> better da</w:t>
      </w:r>
      <w:r w:rsidR="00743133" w:rsidRPr="000C68A7">
        <w:rPr>
          <w:rFonts w:cstheme="minorHAnsi"/>
          <w:color w:val="0D0D0D"/>
          <w:shd w:val="clear" w:color="auto" w:fill="FFFFFF"/>
        </w:rPr>
        <w:t>ta analysis across countries</w:t>
      </w:r>
      <w:r w:rsidRPr="000C68A7">
        <w:rPr>
          <w:rFonts w:cstheme="minorHAnsi"/>
          <w:color w:val="0D0D0D"/>
          <w:shd w:val="clear" w:color="auto" w:fill="FFFFFF"/>
        </w:rPr>
        <w:t xml:space="preserve"> (see figure 1)</w:t>
      </w:r>
      <w:r w:rsidR="00743133" w:rsidRPr="000C68A7">
        <w:rPr>
          <w:rFonts w:cstheme="minorHAnsi"/>
          <w:color w:val="0D0D0D"/>
          <w:shd w:val="clear" w:color="auto" w:fill="FFFFFF"/>
        </w:rPr>
        <w:t>.</w:t>
      </w:r>
      <w:r w:rsidRPr="000C68A7">
        <w:rPr>
          <w:rFonts w:cstheme="minorHAnsi"/>
          <w:color w:val="0D0D0D"/>
          <w:shd w:val="clear" w:color="auto" w:fill="FFFFFF"/>
        </w:rPr>
        <w:t xml:space="preserve"> </w:t>
      </w:r>
    </w:p>
    <w:p w14:paraId="7E62B4D2" w14:textId="4929ECEA" w:rsidR="00743133" w:rsidRPr="000C68A7" w:rsidRDefault="000C68A7" w:rsidP="000C68A7">
      <w:pPr>
        <w:pStyle w:val="ListParagraph"/>
        <w:numPr>
          <w:ilvl w:val="0"/>
          <w:numId w:val="6"/>
        </w:numPr>
        <w:jc w:val="both"/>
        <w:rPr>
          <w:rFonts w:cstheme="minorHAnsi"/>
          <w:color w:val="0D0D0D"/>
          <w:shd w:val="clear" w:color="auto" w:fill="FFFFFF"/>
        </w:rPr>
      </w:pPr>
      <w:r w:rsidRPr="000C68A7">
        <w:rPr>
          <w:rFonts w:cstheme="minorHAnsi"/>
          <w:color w:val="0D0D0D"/>
          <w:shd w:val="clear" w:color="auto" w:fill="FFFFFF"/>
        </w:rPr>
        <w:t>C</w:t>
      </w:r>
      <w:r w:rsidR="00743133" w:rsidRPr="000C68A7">
        <w:rPr>
          <w:rFonts w:cstheme="minorHAnsi"/>
          <w:color w:val="0D0D0D"/>
          <w:shd w:val="clear" w:color="auto" w:fill="FFFFFF"/>
        </w:rPr>
        <w:t>ross-sectional comparisons</w:t>
      </w:r>
      <w:r w:rsidRPr="000C68A7">
        <w:rPr>
          <w:rFonts w:cstheme="minorHAnsi"/>
          <w:color w:val="0D0D0D"/>
          <w:shd w:val="clear" w:color="auto" w:fill="FFFFFF"/>
        </w:rPr>
        <w:t xml:space="preserve"> are applied</w:t>
      </w:r>
      <w:r w:rsidR="00743133" w:rsidRPr="000C68A7">
        <w:rPr>
          <w:rFonts w:cstheme="minorHAnsi"/>
          <w:color w:val="0D0D0D"/>
          <w:shd w:val="clear" w:color="auto" w:fill="FFFFFF"/>
        </w:rPr>
        <w:t xml:space="preserve"> from selected years (2013, 2018, 2022) to </w:t>
      </w:r>
      <w:r w:rsidRPr="000C68A7">
        <w:rPr>
          <w:rFonts w:cstheme="minorHAnsi"/>
          <w:color w:val="0D0D0D"/>
          <w:shd w:val="clear" w:color="auto" w:fill="FFFFFF"/>
        </w:rPr>
        <w:t>analyse</w:t>
      </w:r>
      <w:r w:rsidR="00743133" w:rsidRPr="000C68A7">
        <w:rPr>
          <w:rFonts w:cstheme="minorHAnsi"/>
          <w:color w:val="0D0D0D"/>
          <w:shd w:val="clear" w:color="auto" w:fill="FFFFFF"/>
        </w:rPr>
        <w:t xml:space="preserve"> health worker trends and distribution discrepancies.</w:t>
      </w:r>
    </w:p>
    <w:p w14:paraId="3567AF99" w14:textId="5F17A4BA" w:rsidR="001F47FB" w:rsidRPr="000C68A7" w:rsidRDefault="00743133" w:rsidP="000C68A7">
      <w:pPr>
        <w:pStyle w:val="ListParagraph"/>
        <w:numPr>
          <w:ilvl w:val="0"/>
          <w:numId w:val="6"/>
        </w:numPr>
        <w:jc w:val="both"/>
        <w:rPr>
          <w:rFonts w:cstheme="minorHAnsi"/>
          <w:color w:val="0D0D0D"/>
          <w:shd w:val="clear" w:color="auto" w:fill="FFFFFF"/>
        </w:rPr>
      </w:pPr>
      <w:r w:rsidRPr="000C68A7">
        <w:rPr>
          <w:rFonts w:cstheme="minorHAnsi"/>
          <w:color w:val="0D0D0D"/>
          <w:shd w:val="clear" w:color="auto" w:fill="FFFFFF"/>
        </w:rPr>
        <w:lastRenderedPageBreak/>
        <w:t xml:space="preserve">Adjustments for private sector contributions and </w:t>
      </w:r>
      <w:r w:rsidR="000C68A7" w:rsidRPr="000C68A7">
        <w:rPr>
          <w:rFonts w:cstheme="minorHAnsi"/>
          <w:color w:val="0D0D0D"/>
          <w:shd w:val="clear" w:color="auto" w:fill="FFFFFF"/>
        </w:rPr>
        <w:t>different</w:t>
      </w:r>
      <w:r w:rsidRPr="000C68A7">
        <w:rPr>
          <w:rFonts w:cstheme="minorHAnsi"/>
          <w:color w:val="0D0D0D"/>
          <w:shd w:val="clear" w:color="auto" w:fill="FFFFFF"/>
        </w:rPr>
        <w:t xml:space="preserve"> data sources, including HLMA reports and professional regulatory bodies, were made to provide a more comprehensive understanding of </w:t>
      </w:r>
      <w:r w:rsidR="000C68A7" w:rsidRPr="000C68A7">
        <w:rPr>
          <w:rFonts w:cstheme="minorHAnsi"/>
          <w:color w:val="0D0D0D"/>
          <w:shd w:val="clear" w:color="auto" w:fill="FFFFFF"/>
        </w:rPr>
        <w:t>HWF</w:t>
      </w:r>
      <w:r w:rsidRPr="000C68A7">
        <w:rPr>
          <w:rFonts w:cstheme="minorHAnsi"/>
          <w:color w:val="0D0D0D"/>
          <w:shd w:val="clear" w:color="auto" w:fill="FFFFFF"/>
        </w:rPr>
        <w:t xml:space="preserve"> dynamics.</w:t>
      </w:r>
    </w:p>
    <w:p w14:paraId="72370A12" w14:textId="061156DD" w:rsidR="001C7E6C" w:rsidRDefault="00677EDB" w:rsidP="00507B2A">
      <w:pPr>
        <w:jc w:val="both"/>
        <w:rPr>
          <w:rFonts w:cstheme="minorHAnsi"/>
          <w:color w:val="0D0D0D"/>
          <w:shd w:val="clear" w:color="auto" w:fill="FFFFFF"/>
        </w:rPr>
      </w:pPr>
      <w:r w:rsidRPr="00D32B94">
        <w:rPr>
          <w:rFonts w:ascii="Times New Roman" w:hAnsi="Times New Roman"/>
          <w:b/>
          <w:bCs/>
          <w:noProof/>
          <w:kern w:val="2"/>
          <w:lang w:eastAsia="en-GB"/>
          <w14:ligatures w14:val="standardContextual"/>
        </w:rPr>
        <w:drawing>
          <wp:inline distT="0" distB="0" distL="0" distR="0" wp14:anchorId="623E1933" wp14:editId="2BA1BBC2">
            <wp:extent cx="3710819" cy="1740477"/>
            <wp:effectExtent l="0" t="0" r="4445" b="0"/>
            <wp:docPr id="6472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48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0517" cy="1749716"/>
                    </a:xfrm>
                    <a:prstGeom prst="rect">
                      <a:avLst/>
                    </a:prstGeom>
                  </pic:spPr>
                </pic:pic>
              </a:graphicData>
            </a:graphic>
          </wp:inline>
        </w:drawing>
      </w:r>
    </w:p>
    <w:p w14:paraId="1894AB04" w14:textId="388B095A" w:rsidR="00677EDB" w:rsidRPr="00795E88" w:rsidRDefault="00560983" w:rsidP="00507B2A">
      <w:pPr>
        <w:jc w:val="both"/>
        <w:rPr>
          <w:rFonts w:cstheme="minorHAnsi"/>
          <w:color w:val="0D0D0D"/>
          <w:shd w:val="clear" w:color="auto" w:fill="FFFFFF"/>
        </w:rPr>
      </w:pPr>
      <w:r>
        <w:rPr>
          <w:rFonts w:cstheme="minorHAnsi"/>
          <w:color w:val="0D0D0D"/>
          <w:shd w:val="clear" w:color="auto" w:fill="FFFFFF"/>
        </w:rPr>
        <w:t xml:space="preserve">Figure 1: </w:t>
      </w:r>
      <w:r w:rsidRPr="00560983">
        <w:rPr>
          <w:rFonts w:cstheme="minorHAnsi"/>
          <w:color w:val="0D0D0D"/>
          <w:shd w:val="clear" w:color="auto" w:fill="FFFFFF"/>
        </w:rPr>
        <w:t>Approach to HWF data triangulation and use through NHWA</w:t>
      </w:r>
    </w:p>
    <w:p w14:paraId="7C9A37B6" w14:textId="7F42DB2D" w:rsidR="00677EDB" w:rsidRDefault="00677EDB" w:rsidP="005F0402">
      <w:pPr>
        <w:pStyle w:val="Heading2"/>
        <w:rPr>
          <w:shd w:val="clear" w:color="auto" w:fill="FFFFFF"/>
        </w:rPr>
      </w:pPr>
    </w:p>
    <w:p w14:paraId="29817320" w14:textId="77777777" w:rsidR="00677EDB" w:rsidRDefault="00677EDB" w:rsidP="005F0402">
      <w:pPr>
        <w:pStyle w:val="Heading2"/>
        <w:rPr>
          <w:shd w:val="clear" w:color="auto" w:fill="FFFFFF"/>
        </w:rPr>
      </w:pPr>
    </w:p>
    <w:p w14:paraId="59A63F29" w14:textId="435831F6" w:rsidR="00EA3EC9" w:rsidRPr="00795E88" w:rsidRDefault="00845BAA" w:rsidP="005F0402">
      <w:pPr>
        <w:pStyle w:val="Heading2"/>
        <w:rPr>
          <w:shd w:val="clear" w:color="auto" w:fill="FFFFFF"/>
        </w:rPr>
      </w:pPr>
      <w:r w:rsidRPr="00795E88">
        <w:rPr>
          <w:shd w:val="clear" w:color="auto" w:fill="FFFFFF"/>
        </w:rPr>
        <w:t xml:space="preserve">Key </w:t>
      </w:r>
      <w:r w:rsidR="00EA3EC9" w:rsidRPr="00795E88">
        <w:rPr>
          <w:shd w:val="clear" w:color="auto" w:fill="FFFFFF"/>
        </w:rPr>
        <w:t>Findings</w:t>
      </w:r>
    </w:p>
    <w:p w14:paraId="32A323B4" w14:textId="37E7BD6E" w:rsidR="00204CBB" w:rsidRDefault="009925E0" w:rsidP="000D24AA">
      <w:pPr>
        <w:rPr>
          <w:rFonts w:cstheme="minorHAnsi"/>
          <w:color w:val="0D0D0D"/>
          <w:shd w:val="clear" w:color="auto" w:fill="FFFFFF"/>
        </w:rPr>
      </w:pPr>
      <w:r>
        <w:rPr>
          <w:rFonts w:cstheme="minorHAnsi"/>
          <w:color w:val="0D0D0D"/>
          <w:shd w:val="clear" w:color="auto" w:fill="FFFFFF"/>
        </w:rPr>
        <w:t>D</w:t>
      </w:r>
      <w:r w:rsidRPr="009925E0">
        <w:rPr>
          <w:rFonts w:cstheme="minorHAnsi"/>
          <w:color w:val="0D0D0D"/>
          <w:shd w:val="clear" w:color="auto" w:fill="FFFFFF"/>
        </w:rPr>
        <w:t>ata availability by number of occupations reported</w:t>
      </w:r>
      <w:r>
        <w:rPr>
          <w:rFonts w:cstheme="minorHAnsi"/>
          <w:color w:val="0D0D0D"/>
          <w:shd w:val="clear" w:color="auto" w:fill="FFFFFF"/>
        </w:rPr>
        <w:t xml:space="preserve"> </w:t>
      </w:r>
      <w:r w:rsidR="000D24AA">
        <w:rPr>
          <w:rFonts w:cstheme="minorHAnsi"/>
          <w:color w:val="0D0D0D"/>
          <w:shd w:val="clear" w:color="auto" w:fill="FFFFFF"/>
        </w:rPr>
        <w:t>I</w:t>
      </w:r>
      <w:r w:rsidR="000D24AA" w:rsidRPr="000D24AA">
        <w:rPr>
          <w:rFonts w:cstheme="minorHAnsi"/>
          <w:color w:val="0D0D0D"/>
          <w:shd w:val="clear" w:color="auto" w:fill="FFFFFF"/>
        </w:rPr>
        <w:t>ncreased from 26% in 2013 to 75% in 2018 and 81% in 2022. No countries reported all occupations in 2013, in 2018 only one country (Gabon) reported all the occupations while in 2022, three countries (Cameroon, Gabon, and Zimbabwe) reported all occupations</w:t>
      </w:r>
      <w:r>
        <w:rPr>
          <w:rFonts w:cstheme="minorHAnsi"/>
          <w:color w:val="0D0D0D"/>
          <w:shd w:val="clear" w:color="auto" w:fill="FFFFFF"/>
        </w:rPr>
        <w:t>.</w:t>
      </w:r>
    </w:p>
    <w:p w14:paraId="4D0ABA5C" w14:textId="032F04A4" w:rsidR="009925E0" w:rsidRDefault="00CA5F4B" w:rsidP="000D24AA">
      <w:pPr>
        <w:rPr>
          <w:rFonts w:cstheme="minorHAnsi"/>
          <w:color w:val="0D0D0D"/>
          <w:shd w:val="clear" w:color="auto" w:fill="FFFFFF"/>
        </w:rPr>
      </w:pPr>
      <w:r w:rsidRPr="00D32B94">
        <w:rPr>
          <w:rFonts w:ascii="Times New Roman" w:eastAsia="Times New Roman" w:hAnsi="Times New Roman" w:cs="Times New Roman"/>
          <w:noProof/>
          <w:sz w:val="24"/>
          <w:szCs w:val="24"/>
          <w:lang w:val="en-US" w:eastAsia="en-GB"/>
        </w:rPr>
        <w:drawing>
          <wp:inline distT="0" distB="0" distL="0" distR="0" wp14:anchorId="4F746965" wp14:editId="548EB785">
            <wp:extent cx="1828800" cy="1828800"/>
            <wp:effectExtent l="0" t="0" r="0" b="0"/>
            <wp:docPr id="1286899133" name="Picture 1" descr="A map of afric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9133" name="Picture 1" descr="A map of africa with different colored areas&#10;&#10;Description automatically generated"/>
                    <pic:cNvPicPr/>
                  </pic:nvPicPr>
                  <pic:blipFill>
                    <a:blip r:embed="rId9"/>
                    <a:stretch>
                      <a:fillRect/>
                    </a:stretch>
                  </pic:blipFill>
                  <pic:spPr>
                    <a:xfrm>
                      <a:off x="0" y="0"/>
                      <a:ext cx="1828800" cy="1828800"/>
                    </a:xfrm>
                    <a:prstGeom prst="rect">
                      <a:avLst/>
                    </a:prstGeom>
                  </pic:spPr>
                </pic:pic>
              </a:graphicData>
            </a:graphic>
          </wp:inline>
        </w:drawing>
      </w:r>
      <w:r w:rsidR="008102AC" w:rsidRPr="00D32B94">
        <w:rPr>
          <w:rFonts w:ascii="Times New Roman" w:eastAsia="Times New Roman" w:hAnsi="Times New Roman" w:cs="Times New Roman"/>
          <w:noProof/>
          <w:sz w:val="24"/>
          <w:szCs w:val="24"/>
          <w:lang w:val="en-US" w:eastAsia="en-GB"/>
        </w:rPr>
        <w:drawing>
          <wp:inline distT="0" distB="0" distL="0" distR="0" wp14:anchorId="2DEBDC52" wp14:editId="3E73FFF4">
            <wp:extent cx="1828800" cy="1828800"/>
            <wp:effectExtent l="0" t="0" r="0" b="0"/>
            <wp:docPr id="1635307416" name="Picture 1" descr="A map of africa with green and yellow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07416" name="Picture 1" descr="A map of africa with green and yellow colors&#10;&#10;Description automatically generated"/>
                    <pic:cNvPicPr/>
                  </pic:nvPicPr>
                  <pic:blipFill>
                    <a:blip r:embed="rId10"/>
                    <a:stretch>
                      <a:fillRect/>
                    </a:stretch>
                  </pic:blipFill>
                  <pic:spPr>
                    <a:xfrm>
                      <a:off x="0" y="0"/>
                      <a:ext cx="1828800" cy="1828800"/>
                    </a:xfrm>
                    <a:prstGeom prst="rect">
                      <a:avLst/>
                    </a:prstGeom>
                  </pic:spPr>
                </pic:pic>
              </a:graphicData>
            </a:graphic>
          </wp:inline>
        </w:drawing>
      </w:r>
      <w:r w:rsidR="00724198" w:rsidRPr="00D32B94">
        <w:rPr>
          <w:rFonts w:ascii="Times New Roman" w:eastAsia="Times New Roman" w:hAnsi="Times New Roman" w:cs="Times New Roman"/>
          <w:noProof/>
          <w:sz w:val="24"/>
          <w:szCs w:val="24"/>
          <w:lang w:val="en-US" w:eastAsia="en-GB"/>
        </w:rPr>
        <w:drawing>
          <wp:inline distT="0" distB="0" distL="0" distR="0" wp14:anchorId="3DD1C89E" wp14:editId="6880AE0B">
            <wp:extent cx="1828800" cy="1818409"/>
            <wp:effectExtent l="0" t="0" r="0" b="0"/>
            <wp:docPr id="7" name="Picture 1" descr="A map of afric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72531" name="Picture 1" descr="A map of africa with different colored area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5521" cy="1825091"/>
                    </a:xfrm>
                    <a:prstGeom prst="rect">
                      <a:avLst/>
                    </a:prstGeom>
                  </pic:spPr>
                </pic:pic>
              </a:graphicData>
            </a:graphic>
          </wp:inline>
        </w:drawing>
      </w:r>
    </w:p>
    <w:p w14:paraId="060690DF" w14:textId="1E2CFDE2" w:rsidR="000D24AA" w:rsidRDefault="00724198" w:rsidP="000D24AA">
      <w:pPr>
        <w:rPr>
          <w:rFonts w:cstheme="minorHAnsi"/>
          <w:color w:val="0D0D0D"/>
          <w:shd w:val="clear" w:color="auto" w:fill="FFFFFF"/>
        </w:rPr>
      </w:pPr>
      <w:r>
        <w:rPr>
          <w:rFonts w:cstheme="minorHAnsi"/>
          <w:color w:val="0D0D0D"/>
          <w:shd w:val="clear" w:color="auto" w:fill="FFFFFF"/>
        </w:rPr>
        <w:t xml:space="preserve">Figure 2: </w:t>
      </w:r>
      <w:r w:rsidR="00D70468" w:rsidRPr="00D70468">
        <w:rPr>
          <w:rFonts w:cstheme="minorHAnsi"/>
          <w:color w:val="0D0D0D"/>
          <w:shd w:val="clear" w:color="auto" w:fill="FFFFFF"/>
        </w:rPr>
        <w:t>Data availability in the Region for 2013, 2018 and 2022</w:t>
      </w:r>
    </w:p>
    <w:p w14:paraId="121C3582" w14:textId="25205C98" w:rsidR="00D70468" w:rsidRPr="004F2CF3" w:rsidRDefault="004F2CF3" w:rsidP="002B2B8B">
      <w:pPr>
        <w:pStyle w:val="Heading3"/>
        <w:rPr>
          <w:shd w:val="clear" w:color="auto" w:fill="FFFFFF"/>
        </w:rPr>
      </w:pPr>
      <w:r w:rsidRPr="004F2CF3">
        <w:rPr>
          <w:shd w:val="clear" w:color="auto" w:fill="FFFFFF"/>
        </w:rPr>
        <w:t>Regional Health Workforce Stock and Density</w:t>
      </w:r>
    </w:p>
    <w:p w14:paraId="6DA260BF" w14:textId="77777777" w:rsidR="004313EE" w:rsidRPr="004313EE" w:rsidRDefault="00FB6CB5" w:rsidP="004313EE">
      <w:pPr>
        <w:pStyle w:val="ListParagraph"/>
        <w:numPr>
          <w:ilvl w:val="0"/>
          <w:numId w:val="7"/>
        </w:numPr>
        <w:rPr>
          <w:rFonts w:cstheme="minorHAnsi"/>
          <w:color w:val="0D0D0D"/>
          <w:shd w:val="clear" w:color="auto" w:fill="FFFFFF"/>
        </w:rPr>
      </w:pPr>
      <w:r w:rsidRPr="004313EE">
        <w:rPr>
          <w:rFonts w:cstheme="minorHAnsi"/>
          <w:color w:val="0D0D0D"/>
          <w:shd w:val="clear" w:color="auto" w:fill="FFFFFF"/>
        </w:rPr>
        <w:t xml:space="preserve">In 2022, the African Region had approximately 5.1 million health workers, up from 4.3 million in 2018 and 1.6 million in 2013, tripling in number over nine years due to better data reporting and workforce expansion. </w:t>
      </w:r>
    </w:p>
    <w:p w14:paraId="7545A4FD" w14:textId="004697B7" w:rsidR="00FB6CB5" w:rsidRPr="004313EE" w:rsidRDefault="00F96133" w:rsidP="004313EE">
      <w:pPr>
        <w:pStyle w:val="ListParagraph"/>
        <w:numPr>
          <w:ilvl w:val="0"/>
          <w:numId w:val="7"/>
        </w:numPr>
        <w:rPr>
          <w:rFonts w:cstheme="minorHAnsi"/>
          <w:color w:val="0D0D0D"/>
          <w:shd w:val="clear" w:color="auto" w:fill="FFFFFF"/>
        </w:rPr>
      </w:pPr>
      <w:ins w:id="19" w:author="Joseph Mung'atu" w:date="2024-04-28T17:42:00Z" w16du:dateUtc="2024-04-28T14:42:00Z">
        <w:r>
          <w:rPr>
            <w:rFonts w:cstheme="minorHAnsi"/>
            <w:color w:val="0D0D0D"/>
            <w:shd w:val="clear" w:color="auto" w:fill="FFFFFF"/>
          </w:rPr>
          <w:t>The d</w:t>
        </w:r>
      </w:ins>
      <w:del w:id="20" w:author="Joseph Mung'atu" w:date="2024-04-28T17:42:00Z" w16du:dateUtc="2024-04-28T14:42:00Z">
        <w:r w:rsidR="00FB6CB5" w:rsidRPr="004313EE" w:rsidDel="00F96133">
          <w:rPr>
            <w:rFonts w:cstheme="minorHAnsi"/>
            <w:color w:val="0D0D0D"/>
            <w:shd w:val="clear" w:color="auto" w:fill="FFFFFF"/>
          </w:rPr>
          <w:delText>D</w:delText>
        </w:r>
      </w:del>
      <w:r w:rsidR="00FB6CB5" w:rsidRPr="004313EE">
        <w:rPr>
          <w:rFonts w:cstheme="minorHAnsi"/>
          <w:color w:val="0D0D0D"/>
          <w:shd w:val="clear" w:color="auto" w:fill="FFFFFF"/>
        </w:rPr>
        <w:t xml:space="preserve">ensity of key health professionals (doctors, nurses, midwives, dentists, pharmacists) </w:t>
      </w:r>
      <w:r w:rsidR="00AE4E0F" w:rsidRPr="004313EE">
        <w:rPr>
          <w:rFonts w:cstheme="minorHAnsi"/>
          <w:color w:val="0D0D0D"/>
          <w:shd w:val="clear" w:color="auto" w:fill="FFFFFF"/>
        </w:rPr>
        <w:t>increased</w:t>
      </w:r>
      <w:r w:rsidR="00FB6CB5" w:rsidRPr="004313EE">
        <w:rPr>
          <w:rFonts w:cstheme="minorHAnsi"/>
          <w:color w:val="0D0D0D"/>
          <w:shd w:val="clear" w:color="auto" w:fill="FFFFFF"/>
        </w:rPr>
        <w:t xml:space="preserve"> to 27 per 10,000 population in 2022, from 23 in 2018 and 11 in 2013.</w:t>
      </w:r>
    </w:p>
    <w:p w14:paraId="57042488" w14:textId="55AF3492" w:rsidR="00534778" w:rsidRPr="00EB750B" w:rsidRDefault="00534778" w:rsidP="004313EE">
      <w:pPr>
        <w:pStyle w:val="ListParagraph"/>
        <w:numPr>
          <w:ilvl w:val="0"/>
          <w:numId w:val="7"/>
        </w:numPr>
        <w:rPr>
          <w:rFonts w:cstheme="minorHAnsi"/>
          <w:color w:val="0D0D0D"/>
          <w:shd w:val="clear" w:color="auto" w:fill="FFFFFF"/>
        </w:rPr>
      </w:pPr>
      <w:r w:rsidRPr="004313EE">
        <w:rPr>
          <w:rFonts w:cstheme="minorHAnsi"/>
          <w:color w:val="0D0D0D"/>
          <w:shd w:val="clear" w:color="auto" w:fill="FFFFFF"/>
        </w:rPr>
        <w:t xml:space="preserve">Seychelles, South Africa, </w:t>
      </w:r>
      <w:ins w:id="21" w:author="Joseph Mung'atu" w:date="2024-04-28T17:42:00Z" w16du:dateUtc="2024-04-28T14:42:00Z">
        <w:r w:rsidR="00F96133">
          <w:rPr>
            <w:rFonts w:cstheme="minorHAnsi"/>
            <w:color w:val="0D0D0D"/>
            <w:shd w:val="clear" w:color="auto" w:fill="FFFFFF"/>
          </w:rPr>
          <w:t xml:space="preserve">and </w:t>
        </w:r>
      </w:ins>
      <w:r w:rsidR="004313EE" w:rsidRPr="004313EE">
        <w:rPr>
          <w:rFonts w:cstheme="minorHAnsi"/>
          <w:color w:val="0D0D0D"/>
          <w:shd w:val="clear" w:color="auto" w:fill="FFFFFF"/>
        </w:rPr>
        <w:t>Namibia</w:t>
      </w:r>
      <w:r w:rsidRPr="004313EE">
        <w:rPr>
          <w:rFonts w:cstheme="minorHAnsi"/>
          <w:color w:val="0D0D0D"/>
          <w:shd w:val="clear" w:color="auto" w:fill="FFFFFF"/>
        </w:rPr>
        <w:t xml:space="preserve"> were the top countries while </w:t>
      </w:r>
      <w:r w:rsidR="00A57D1B" w:rsidRPr="004313EE">
        <w:rPr>
          <w:rFonts w:cstheme="minorHAnsi"/>
          <w:color w:val="0D0D0D"/>
          <w:shd w:val="clear" w:color="auto" w:fill="FFFFFF"/>
        </w:rPr>
        <w:t xml:space="preserve">Niger, Central African Republic and </w:t>
      </w:r>
      <w:r w:rsidR="008E24F3" w:rsidRPr="004313EE">
        <w:rPr>
          <w:rFonts w:cstheme="minorHAnsi"/>
          <w:color w:val="0D0D0D"/>
          <w:shd w:val="clear" w:color="auto" w:fill="FFFFFF"/>
        </w:rPr>
        <w:t xml:space="preserve">Chad were lower quantile countries </w:t>
      </w:r>
      <w:r w:rsidR="004313EE" w:rsidRPr="00C42DC2">
        <w:t xml:space="preserve">in SDG 3c </w:t>
      </w:r>
      <w:r w:rsidR="004313EE">
        <w:t xml:space="preserve">HWF </w:t>
      </w:r>
      <w:r w:rsidR="004313EE" w:rsidRPr="00C42DC2">
        <w:t>densities</w:t>
      </w:r>
      <w:r w:rsidR="004313EE">
        <w:t xml:space="preserve"> in 2022. </w:t>
      </w:r>
    </w:p>
    <w:p w14:paraId="31D159C2" w14:textId="514C528F" w:rsidR="00EB750B" w:rsidRDefault="00EB750B" w:rsidP="00EB750B">
      <w:pPr>
        <w:rPr>
          <w:rFonts w:cstheme="minorHAnsi"/>
          <w:color w:val="0D0D0D"/>
          <w:shd w:val="clear" w:color="auto" w:fill="FFFFFF"/>
        </w:rPr>
      </w:pPr>
      <w:r w:rsidRPr="00C42DC2">
        <w:rPr>
          <w:noProof/>
        </w:rPr>
        <w:lastRenderedPageBreak/>
        <w:drawing>
          <wp:inline distT="0" distB="0" distL="0" distR="0" wp14:anchorId="78080858" wp14:editId="3AFBD7E1">
            <wp:extent cx="3688773" cy="2351594"/>
            <wp:effectExtent l="0" t="0" r="6985" b="0"/>
            <wp:docPr id="567563456" name="Picture 56756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5634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4526" cy="2380761"/>
                    </a:xfrm>
                    <a:prstGeom prst="rect">
                      <a:avLst/>
                    </a:prstGeom>
                  </pic:spPr>
                </pic:pic>
              </a:graphicData>
            </a:graphic>
          </wp:inline>
        </w:drawing>
      </w:r>
    </w:p>
    <w:p w14:paraId="0B79266D" w14:textId="6EF2C94D" w:rsidR="00EB750B" w:rsidRDefault="00EB750B" w:rsidP="00EB750B">
      <w:pPr>
        <w:rPr>
          <w:rFonts w:cstheme="minorHAnsi"/>
          <w:color w:val="0D0D0D"/>
          <w:shd w:val="clear" w:color="auto" w:fill="FFFFFF"/>
        </w:rPr>
      </w:pPr>
      <w:r>
        <w:rPr>
          <w:rFonts w:cstheme="minorHAnsi"/>
          <w:color w:val="0D0D0D"/>
          <w:shd w:val="clear" w:color="auto" w:fill="FFFFFF"/>
        </w:rPr>
        <w:t xml:space="preserve">Figure 3: </w:t>
      </w:r>
      <w:r w:rsidR="003106A1" w:rsidRPr="003106A1">
        <w:rPr>
          <w:rFonts w:cstheme="minorHAnsi"/>
          <w:color w:val="0D0D0D"/>
          <w:shd w:val="clear" w:color="auto" w:fill="FFFFFF"/>
        </w:rPr>
        <w:t>Density of doctors, nurses, midwives, dentists and pharmacists per 10</w:t>
      </w:r>
      <w:ins w:id="22" w:author="Joseph Mung'atu" w:date="2024-04-28T17:42:00Z" w16du:dateUtc="2024-04-28T14:42:00Z">
        <w:r w:rsidR="00F96133">
          <w:rPr>
            <w:rFonts w:cstheme="minorHAnsi"/>
            <w:color w:val="0D0D0D"/>
            <w:shd w:val="clear" w:color="auto" w:fill="FFFFFF"/>
          </w:rPr>
          <w:t>,</w:t>
        </w:r>
      </w:ins>
      <w:del w:id="23" w:author="Joseph Mung'atu" w:date="2024-04-28T17:42:00Z" w16du:dateUtc="2024-04-28T14:42:00Z">
        <w:r w:rsidR="003106A1" w:rsidRPr="003106A1" w:rsidDel="00F96133">
          <w:rPr>
            <w:rFonts w:cstheme="minorHAnsi"/>
            <w:color w:val="0D0D0D"/>
            <w:shd w:val="clear" w:color="auto" w:fill="FFFFFF"/>
          </w:rPr>
          <w:delText xml:space="preserve"> </w:delText>
        </w:r>
      </w:del>
      <w:r w:rsidR="003106A1" w:rsidRPr="003106A1">
        <w:rPr>
          <w:rFonts w:cstheme="minorHAnsi"/>
          <w:color w:val="0D0D0D"/>
          <w:shd w:val="clear" w:color="auto" w:fill="FFFFFF"/>
        </w:rPr>
        <w:t>000 population with income groups</w:t>
      </w:r>
    </w:p>
    <w:p w14:paraId="1D178468" w14:textId="4C8337D3" w:rsidR="003106A1" w:rsidRPr="009078ED" w:rsidRDefault="008C09AC" w:rsidP="00EB750B">
      <w:pPr>
        <w:rPr>
          <w:rFonts w:cstheme="minorHAnsi"/>
          <w:b/>
          <w:bCs/>
          <w:color w:val="0D0D0D"/>
          <w:shd w:val="clear" w:color="auto" w:fill="FFFFFF"/>
        </w:rPr>
      </w:pPr>
      <w:r w:rsidRPr="009078ED">
        <w:rPr>
          <w:rFonts w:cstheme="minorHAnsi"/>
          <w:b/>
          <w:bCs/>
          <w:color w:val="0D0D0D"/>
          <w:shd w:val="clear" w:color="auto" w:fill="FFFFFF"/>
        </w:rPr>
        <w:t>Medical Doctor</w:t>
      </w:r>
    </w:p>
    <w:p w14:paraId="54E1D00D" w14:textId="3551337F" w:rsidR="005D70BB" w:rsidRDefault="00D65CE0" w:rsidP="009078ED">
      <w:pPr>
        <w:jc w:val="both"/>
        <w:rPr>
          <w:rFonts w:cstheme="minorHAnsi"/>
          <w:color w:val="0D0D0D"/>
          <w:shd w:val="clear" w:color="auto" w:fill="FFFFFF"/>
        </w:rPr>
      </w:pPr>
      <w:r w:rsidRPr="00C42DC2">
        <w:t>The density of medical doctors recorded a higher annual growth of 15.7%, compared to the stock, with a regional density of 1.44 in 2013 increasing to 5.33 per 10</w:t>
      </w:r>
      <w:ins w:id="24" w:author="Joseph Mung'atu" w:date="2024-04-28T17:42:00Z" w16du:dateUtc="2024-04-28T14:42:00Z">
        <w:r w:rsidR="00F96133">
          <w:t>,</w:t>
        </w:r>
      </w:ins>
      <w:del w:id="25" w:author="Joseph Mung'atu" w:date="2024-04-28T17:42:00Z" w16du:dateUtc="2024-04-28T14:42:00Z">
        <w:r w:rsidRPr="00C42DC2" w:rsidDel="00F96133">
          <w:delText xml:space="preserve"> </w:delText>
        </w:r>
      </w:del>
      <w:r w:rsidRPr="00C42DC2">
        <w:t xml:space="preserve">000 population in 2022. </w:t>
      </w:r>
      <w:r w:rsidR="008C09AC" w:rsidRPr="008C09AC">
        <w:rPr>
          <w:rFonts w:cstheme="minorHAnsi"/>
          <w:color w:val="0D0D0D"/>
          <w:shd w:val="clear" w:color="auto" w:fill="FFFFFF"/>
        </w:rPr>
        <w:t xml:space="preserve">The countries that recorded the largest increase in the density of medical doctors from 2013 to 2022 are Algeria, Angola, Cabo Verde, Comoros, Eswatini, Gabon, Namibia, South Africa, Seychelles, and Zambia. Conversely, the countries with the least improvement in medical doctor density during the same period are </w:t>
      </w:r>
      <w:ins w:id="26" w:author="Joseph Mung'atu" w:date="2024-04-28T17:42:00Z" w16du:dateUtc="2024-04-28T14:42:00Z">
        <w:r w:rsidR="00F96133">
          <w:rPr>
            <w:rFonts w:cstheme="minorHAnsi"/>
            <w:color w:val="0D0D0D"/>
            <w:shd w:val="clear" w:color="auto" w:fill="FFFFFF"/>
          </w:rPr>
          <w:t xml:space="preserve">the </w:t>
        </w:r>
      </w:ins>
      <w:r w:rsidR="008C09AC" w:rsidRPr="008C09AC">
        <w:rPr>
          <w:rFonts w:cstheme="minorHAnsi"/>
          <w:color w:val="0D0D0D"/>
          <w:shd w:val="clear" w:color="auto" w:fill="FFFFFF"/>
        </w:rPr>
        <w:t>Central African Republic, Côte d'Ivoire, Mauritius, Niger, and Gambia.</w:t>
      </w:r>
    </w:p>
    <w:p w14:paraId="533FD2F8" w14:textId="4CCC4E39" w:rsidR="00D65CE0" w:rsidRPr="009078ED" w:rsidRDefault="005D70BB" w:rsidP="00EB750B">
      <w:pPr>
        <w:rPr>
          <w:rFonts w:cstheme="minorHAnsi"/>
          <w:b/>
          <w:bCs/>
          <w:color w:val="0D0D0D"/>
          <w:shd w:val="clear" w:color="auto" w:fill="FFFFFF"/>
        </w:rPr>
      </w:pPr>
      <w:r w:rsidRPr="009078ED">
        <w:rPr>
          <w:rFonts w:cstheme="minorHAnsi"/>
          <w:b/>
          <w:bCs/>
          <w:color w:val="0D0D0D"/>
          <w:shd w:val="clear" w:color="auto" w:fill="FFFFFF"/>
        </w:rPr>
        <w:t>Nursing personnel</w:t>
      </w:r>
    </w:p>
    <w:p w14:paraId="06AD6FED" w14:textId="1F51A446" w:rsidR="008C09AC" w:rsidRDefault="007A64D4" w:rsidP="009078ED">
      <w:pPr>
        <w:jc w:val="both"/>
        <w:rPr>
          <w:rFonts w:cstheme="minorHAnsi"/>
          <w:color w:val="0D0D0D"/>
          <w:shd w:val="clear" w:color="auto" w:fill="FFFFFF"/>
        </w:rPr>
      </w:pPr>
      <w:r w:rsidRPr="00C42DC2">
        <w:t>The nursing personnel stock in the African Region increased from 479 279 in 2013 to 1 698 828 in 2022, (nurses and their associate professionals) which is an annual increase of 15.1%.</w:t>
      </w:r>
      <w:r>
        <w:t xml:space="preserve"> </w:t>
      </w:r>
      <w:r w:rsidR="00764FCC" w:rsidRPr="00764FCC">
        <w:rPr>
          <w:rFonts w:cstheme="minorHAnsi"/>
          <w:color w:val="0D0D0D"/>
          <w:shd w:val="clear" w:color="auto" w:fill="FFFFFF"/>
        </w:rPr>
        <w:t xml:space="preserve">The countries </w:t>
      </w:r>
      <w:r w:rsidR="00826A15">
        <w:rPr>
          <w:rFonts w:cstheme="minorHAnsi"/>
          <w:color w:val="0D0D0D"/>
          <w:shd w:val="clear" w:color="auto" w:fill="FFFFFF"/>
        </w:rPr>
        <w:t xml:space="preserve">with </w:t>
      </w:r>
      <w:ins w:id="27" w:author="Joseph Mung'atu" w:date="2024-04-28T17:43:00Z" w16du:dateUtc="2024-04-28T14:43:00Z">
        <w:r w:rsidR="00F96133">
          <w:rPr>
            <w:rFonts w:cstheme="minorHAnsi"/>
            <w:color w:val="0D0D0D"/>
            <w:shd w:val="clear" w:color="auto" w:fill="FFFFFF"/>
          </w:rPr>
          <w:t xml:space="preserve">a </w:t>
        </w:r>
      </w:ins>
      <w:r w:rsidR="00826A15">
        <w:rPr>
          <w:rFonts w:cstheme="minorHAnsi"/>
          <w:color w:val="0D0D0D"/>
          <w:shd w:val="clear" w:color="auto" w:fill="FFFFFF"/>
        </w:rPr>
        <w:t>decrease</w:t>
      </w:r>
      <w:del w:id="28" w:author="Joseph Mung'atu" w:date="2024-04-28T17:48:00Z" w16du:dateUtc="2024-04-28T14:48:00Z">
        <w:r w:rsidR="00826A15" w:rsidDel="008062D8">
          <w:rPr>
            <w:rFonts w:cstheme="minorHAnsi"/>
            <w:color w:val="0D0D0D"/>
            <w:shd w:val="clear" w:color="auto" w:fill="FFFFFF"/>
          </w:rPr>
          <w:delText>d</w:delText>
        </w:r>
      </w:del>
      <w:r w:rsidR="00826A15">
        <w:rPr>
          <w:rFonts w:cstheme="minorHAnsi"/>
          <w:color w:val="0D0D0D"/>
          <w:shd w:val="clear" w:color="auto" w:fill="FFFFFF"/>
        </w:rPr>
        <w:t xml:space="preserve"> in </w:t>
      </w:r>
      <w:r w:rsidR="00764FCC" w:rsidRPr="00764FCC">
        <w:rPr>
          <w:rFonts w:cstheme="minorHAnsi"/>
          <w:color w:val="0D0D0D"/>
          <w:shd w:val="clear" w:color="auto" w:fill="FFFFFF"/>
        </w:rPr>
        <w:t xml:space="preserve">their nursing personnel stock between 2018 and 2022 include </w:t>
      </w:r>
      <w:ins w:id="29" w:author="Joseph Mung'atu" w:date="2024-04-28T17:43:00Z" w16du:dateUtc="2024-04-28T14:43:00Z">
        <w:r w:rsidR="00F96133">
          <w:rPr>
            <w:rFonts w:cstheme="minorHAnsi"/>
            <w:color w:val="0D0D0D"/>
            <w:shd w:val="clear" w:color="auto" w:fill="FFFFFF"/>
          </w:rPr>
          <w:t xml:space="preserve">the </w:t>
        </w:r>
      </w:ins>
      <w:r w:rsidR="00764FCC" w:rsidRPr="00764FCC">
        <w:rPr>
          <w:rFonts w:cstheme="minorHAnsi"/>
          <w:color w:val="0D0D0D"/>
          <w:shd w:val="clear" w:color="auto" w:fill="FFFFFF"/>
        </w:rPr>
        <w:t xml:space="preserve">Central African Republic, Chad, Gabon, Gambia, Ghana, Guinea, Lesotho, Liberia, and Mauritius. </w:t>
      </w:r>
      <w:r w:rsidR="00826A15">
        <w:rPr>
          <w:rFonts w:cstheme="minorHAnsi"/>
          <w:color w:val="0D0D0D"/>
          <w:shd w:val="clear" w:color="auto" w:fill="FFFFFF"/>
        </w:rPr>
        <w:t>T</w:t>
      </w:r>
      <w:r w:rsidR="00764FCC" w:rsidRPr="00764FCC">
        <w:rPr>
          <w:rFonts w:cstheme="minorHAnsi"/>
          <w:color w:val="0D0D0D"/>
          <w:shd w:val="clear" w:color="auto" w:fill="FFFFFF"/>
        </w:rPr>
        <w:t>he countries with the greatest improvement in nursing density from 2013 to 2022 are Angola, Algeria, Kenya, Gabon, Ghana, Namibia, Seychelles, South Africa, Zambia, and Zimbabwe. The countries with the least improvement in nursing density during the same period are Cameroon, Chad, Gambia, Guinea, and São Tomé and Príncipe.</w:t>
      </w:r>
    </w:p>
    <w:p w14:paraId="7B8DBF69" w14:textId="49C2FC9A" w:rsidR="009078ED" w:rsidRPr="0008616C" w:rsidRDefault="0008616C" w:rsidP="009078ED">
      <w:pPr>
        <w:jc w:val="both"/>
        <w:rPr>
          <w:rFonts w:cstheme="minorHAnsi"/>
          <w:b/>
          <w:bCs/>
          <w:color w:val="0D0D0D"/>
          <w:shd w:val="clear" w:color="auto" w:fill="FFFFFF"/>
        </w:rPr>
      </w:pPr>
      <w:r w:rsidRPr="0008616C">
        <w:rPr>
          <w:rFonts w:cstheme="minorHAnsi"/>
          <w:b/>
          <w:bCs/>
          <w:color w:val="0D0D0D"/>
          <w:shd w:val="clear" w:color="auto" w:fill="FFFFFF"/>
        </w:rPr>
        <w:t>Dentist</w:t>
      </w:r>
    </w:p>
    <w:p w14:paraId="61A3AC5F" w14:textId="2AFFA3E9" w:rsidR="009078ED" w:rsidRDefault="00AA5C7E" w:rsidP="009078ED">
      <w:pPr>
        <w:jc w:val="both"/>
        <w:rPr>
          <w:rFonts w:cstheme="minorHAnsi"/>
          <w:color w:val="0D0D0D"/>
          <w:shd w:val="clear" w:color="auto" w:fill="FFFFFF"/>
        </w:rPr>
      </w:pPr>
      <w:r>
        <w:rPr>
          <w:rFonts w:cstheme="minorHAnsi"/>
          <w:color w:val="0D0D0D"/>
          <w:shd w:val="clear" w:color="auto" w:fill="FFFFFF"/>
        </w:rPr>
        <w:t>With an</w:t>
      </w:r>
      <w:r w:rsidRPr="00C42DC2">
        <w:t xml:space="preserve"> annual increase of 16%</w:t>
      </w:r>
      <w:r>
        <w:t xml:space="preserve"> in the region</w:t>
      </w:r>
      <w:del w:id="30" w:author="Joseph Mung'atu" w:date="2024-04-28T17:43:00Z" w16du:dateUtc="2024-04-28T14:43:00Z">
        <w:r w:rsidDel="00F96133">
          <w:delText>al</w:delText>
        </w:r>
      </w:del>
      <w:r>
        <w:t>, t</w:t>
      </w:r>
      <w:r w:rsidR="0008616C" w:rsidRPr="0008616C">
        <w:rPr>
          <w:rFonts w:cstheme="minorHAnsi"/>
          <w:color w:val="0D0D0D"/>
          <w:shd w:val="clear" w:color="auto" w:fill="FFFFFF"/>
        </w:rPr>
        <w:t>he countries with the most improved densities from 2013 to 2022 are Algeria, Cabo Verde, Eswatini, Eritrea, Lesotho, Mauritius, Namibia, Nigeria, and Seychelles. The countries with the least improvement are Côte d'Ivoire, Equatorial Guinea, Niger, South Africa, Togo, and Zimbabwe.</w:t>
      </w:r>
    </w:p>
    <w:p w14:paraId="511D9E5B" w14:textId="03F92907" w:rsidR="0008616C" w:rsidRDefault="00E75CDD" w:rsidP="009078ED">
      <w:pPr>
        <w:jc w:val="both"/>
        <w:rPr>
          <w:rFonts w:cstheme="minorHAnsi"/>
          <w:b/>
          <w:bCs/>
          <w:color w:val="0D0D0D"/>
          <w:shd w:val="clear" w:color="auto" w:fill="FFFFFF"/>
        </w:rPr>
      </w:pPr>
      <w:r w:rsidRPr="00E75CDD">
        <w:rPr>
          <w:rFonts w:cstheme="minorHAnsi"/>
          <w:b/>
          <w:bCs/>
          <w:color w:val="0D0D0D"/>
          <w:shd w:val="clear" w:color="auto" w:fill="FFFFFF"/>
        </w:rPr>
        <w:t>Pharmacist</w:t>
      </w:r>
    </w:p>
    <w:p w14:paraId="2491CA0C" w14:textId="1A61BA52" w:rsidR="00E75CDD" w:rsidRDefault="008F7872" w:rsidP="009078ED">
      <w:pPr>
        <w:jc w:val="both"/>
        <w:rPr>
          <w:rFonts w:cstheme="minorHAnsi"/>
          <w:color w:val="0D0D0D"/>
          <w:shd w:val="clear" w:color="auto" w:fill="FFFFFF"/>
        </w:rPr>
      </w:pPr>
      <w:r w:rsidRPr="008F7872">
        <w:rPr>
          <w:rFonts w:cstheme="minorHAnsi"/>
          <w:color w:val="0D0D0D"/>
          <w:shd w:val="clear" w:color="auto" w:fill="FFFFFF"/>
        </w:rPr>
        <w:t>The countries with the most significant improvement in density from 2013 to 2022 are Botswana, Ethiopia, Eritrea, Eswatini, Gabon, Ghana, Lesotho, Namibia, São Tomé and Príncipe, and Seychelles</w:t>
      </w:r>
      <w:r w:rsidR="00AB75A3">
        <w:rPr>
          <w:rFonts w:cstheme="minorHAnsi"/>
          <w:color w:val="0D0D0D"/>
          <w:shd w:val="clear" w:color="auto" w:fill="FFFFFF"/>
        </w:rPr>
        <w:t xml:space="preserve">, while </w:t>
      </w:r>
      <w:r w:rsidR="00AB75A3" w:rsidRPr="008F7872">
        <w:rPr>
          <w:rFonts w:cstheme="minorHAnsi"/>
          <w:color w:val="0D0D0D"/>
          <w:shd w:val="clear" w:color="auto" w:fill="FFFFFF"/>
        </w:rPr>
        <w:t xml:space="preserve">Benin, Cameroon, Côte d'Ivoire, Gambia, Mauritius, Senegal, and South </w:t>
      </w:r>
      <w:r w:rsidR="002259EB" w:rsidRPr="008F7872">
        <w:rPr>
          <w:rFonts w:cstheme="minorHAnsi"/>
          <w:color w:val="0D0D0D"/>
          <w:shd w:val="clear" w:color="auto" w:fill="FFFFFF"/>
        </w:rPr>
        <w:t xml:space="preserve">Africa </w:t>
      </w:r>
      <w:r w:rsidR="002259EB">
        <w:rPr>
          <w:rFonts w:cstheme="minorHAnsi"/>
          <w:color w:val="0D0D0D"/>
          <w:shd w:val="clear" w:color="auto" w:fill="FFFFFF"/>
        </w:rPr>
        <w:t>showed</w:t>
      </w:r>
      <w:r w:rsidR="00AB75A3">
        <w:rPr>
          <w:rFonts w:cstheme="minorHAnsi"/>
          <w:color w:val="0D0D0D"/>
          <w:shd w:val="clear" w:color="auto" w:fill="FFFFFF"/>
        </w:rPr>
        <w:t xml:space="preserve"> decreased trends</w:t>
      </w:r>
      <w:r w:rsidRPr="008F7872">
        <w:rPr>
          <w:rFonts w:cstheme="minorHAnsi"/>
          <w:color w:val="0D0D0D"/>
          <w:shd w:val="clear" w:color="auto" w:fill="FFFFFF"/>
        </w:rPr>
        <w:t>.</w:t>
      </w:r>
    </w:p>
    <w:p w14:paraId="4FB6E7FB" w14:textId="23883641" w:rsidR="002259EB" w:rsidRDefault="002259EB" w:rsidP="009078ED">
      <w:pPr>
        <w:jc w:val="both"/>
        <w:rPr>
          <w:rFonts w:cstheme="minorHAnsi"/>
          <w:b/>
          <w:bCs/>
          <w:color w:val="0D0D0D"/>
          <w:shd w:val="clear" w:color="auto" w:fill="FFFFFF"/>
        </w:rPr>
      </w:pPr>
      <w:r w:rsidRPr="002259EB">
        <w:rPr>
          <w:rFonts w:cstheme="minorHAnsi"/>
          <w:b/>
          <w:bCs/>
          <w:color w:val="0D0D0D"/>
          <w:shd w:val="clear" w:color="auto" w:fill="FFFFFF"/>
        </w:rPr>
        <w:lastRenderedPageBreak/>
        <w:t>Nurses and midwives</w:t>
      </w:r>
    </w:p>
    <w:p w14:paraId="0896C278" w14:textId="3AE90829" w:rsidR="002259EB" w:rsidRDefault="0056634F" w:rsidP="009078ED">
      <w:pPr>
        <w:jc w:val="both"/>
        <w:rPr>
          <w:rFonts w:cstheme="minorHAnsi"/>
          <w:color w:val="0D0D0D"/>
          <w:shd w:val="clear" w:color="auto" w:fill="FFFFFF"/>
        </w:rPr>
      </w:pPr>
      <w:r w:rsidRPr="0056634F">
        <w:rPr>
          <w:rFonts w:cstheme="minorHAnsi"/>
          <w:color w:val="0D0D0D"/>
          <w:shd w:val="clear" w:color="auto" w:fill="FFFFFF"/>
        </w:rPr>
        <w:t xml:space="preserve">The countries with the highest increases in the stock of nurses and midwives from 2013 to 2022 are Algeria, Angola, DRC, Ethiopia, Ghana, Kenya, Nigeria, South Africa, Uganda, Zambia, and Zimbabwe. The countries with the highest increases in </w:t>
      </w:r>
      <w:ins w:id="31" w:author="Joseph Mung'atu" w:date="2024-04-28T17:43:00Z" w16du:dateUtc="2024-04-28T14:43:00Z">
        <w:r w:rsidR="00F96133">
          <w:rPr>
            <w:rFonts w:cstheme="minorHAnsi"/>
            <w:color w:val="0D0D0D"/>
            <w:shd w:val="clear" w:color="auto" w:fill="FFFFFF"/>
          </w:rPr>
          <w:t xml:space="preserve">the </w:t>
        </w:r>
      </w:ins>
      <w:r w:rsidRPr="0056634F">
        <w:rPr>
          <w:rFonts w:cstheme="minorHAnsi"/>
          <w:color w:val="0D0D0D"/>
          <w:shd w:val="clear" w:color="auto" w:fill="FFFFFF"/>
        </w:rPr>
        <w:t>density of nurses and midwives during the same period include Angola, Gabon, Ghana, Lesotho, Namibia, Seychelles, South Africa, Zambia, and Zimbabwe. the countries with the least improvement in density are Botswana, Cameroon, Gambia, Guinea, and São Tomé and Príncipe.</w:t>
      </w:r>
    </w:p>
    <w:p w14:paraId="195360A9" w14:textId="224D4769" w:rsidR="0056634F" w:rsidRPr="000B00C2" w:rsidRDefault="000B00C2" w:rsidP="009078ED">
      <w:pPr>
        <w:jc w:val="both"/>
        <w:rPr>
          <w:rFonts w:cstheme="minorHAnsi"/>
          <w:b/>
          <w:bCs/>
          <w:color w:val="0D0D0D"/>
          <w:shd w:val="clear" w:color="auto" w:fill="FFFFFF"/>
        </w:rPr>
      </w:pPr>
      <w:r w:rsidRPr="000B00C2">
        <w:rPr>
          <w:rFonts w:cstheme="minorHAnsi"/>
          <w:b/>
          <w:bCs/>
          <w:color w:val="0D0D0D"/>
          <w:shd w:val="clear" w:color="auto" w:fill="FFFFFF"/>
        </w:rPr>
        <w:t>Sex composition</w:t>
      </w:r>
    </w:p>
    <w:p w14:paraId="25ED4AB0" w14:textId="1B5714E3" w:rsidR="000B00C2" w:rsidRDefault="000B00C2" w:rsidP="009078ED">
      <w:pPr>
        <w:jc w:val="both"/>
        <w:rPr>
          <w:rFonts w:cstheme="minorHAnsi"/>
          <w:color w:val="0D0D0D"/>
          <w:shd w:val="clear" w:color="auto" w:fill="FFFFFF"/>
        </w:rPr>
      </w:pPr>
      <w:r w:rsidRPr="00C42DC2">
        <w:rPr>
          <w:noProof/>
        </w:rPr>
        <w:drawing>
          <wp:inline distT="0" distB="0" distL="0" distR="0" wp14:anchorId="76C8FEDC" wp14:editId="17E6392F">
            <wp:extent cx="4572000" cy="2952750"/>
            <wp:effectExtent l="0" t="0" r="0" b="0"/>
            <wp:docPr id="1086505924" name="Picture 108650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2952750"/>
                    </a:xfrm>
                    <a:prstGeom prst="rect">
                      <a:avLst/>
                    </a:prstGeom>
                  </pic:spPr>
                </pic:pic>
              </a:graphicData>
            </a:graphic>
          </wp:inline>
        </w:drawing>
      </w:r>
    </w:p>
    <w:p w14:paraId="62DBF5B1" w14:textId="39B9513D" w:rsidR="00653AB3" w:rsidRDefault="00653AB3" w:rsidP="009078ED">
      <w:pPr>
        <w:jc w:val="both"/>
      </w:pPr>
      <w:r>
        <w:rPr>
          <w:rFonts w:cstheme="minorHAnsi"/>
          <w:color w:val="0D0D0D"/>
          <w:shd w:val="clear" w:color="auto" w:fill="FFFFFF"/>
        </w:rPr>
        <w:t xml:space="preserve">Figure 4: </w:t>
      </w:r>
      <w:r w:rsidRPr="00C42DC2">
        <w:t>Sex composition for select occupations in the African Region</w:t>
      </w:r>
    </w:p>
    <w:p w14:paraId="43697A9F" w14:textId="70562675" w:rsidR="00653AB3" w:rsidRDefault="00F826D9" w:rsidP="009078ED">
      <w:pPr>
        <w:jc w:val="both"/>
      </w:pPr>
      <w:r w:rsidRPr="00C42DC2">
        <w:t xml:space="preserve">With data from 36 out of 47 countries, many health worker occupations are majority female. The SDG 3.c tracer occupations (doctors, nurses/midwives, dentists, and pharmacists) in the African region have more females (72%) than </w:t>
      </w:r>
      <w:del w:id="32" w:author="Joseph Mung'atu" w:date="2024-04-28T17:44:00Z" w16du:dateUtc="2024-04-28T14:44:00Z">
        <w:r w:rsidRPr="00C42DC2" w:rsidDel="00F96133">
          <w:delText xml:space="preserve">the </w:delText>
        </w:r>
      </w:del>
      <w:r w:rsidRPr="00C42DC2">
        <w:t>male (28%)</w:t>
      </w:r>
      <w:r>
        <w:t>.</w:t>
      </w:r>
    </w:p>
    <w:p w14:paraId="442732BD" w14:textId="1220E9CA" w:rsidR="00733C45" w:rsidRPr="00AE05C1" w:rsidRDefault="00AE05C1" w:rsidP="009078ED">
      <w:pPr>
        <w:jc w:val="both"/>
        <w:rPr>
          <w:b/>
          <w:bCs/>
        </w:rPr>
      </w:pPr>
      <w:r w:rsidRPr="00AE05C1">
        <w:rPr>
          <w:b/>
          <w:bCs/>
        </w:rPr>
        <w:t>Distribution of the health workforce by age</w:t>
      </w:r>
    </w:p>
    <w:p w14:paraId="28A5E04D" w14:textId="21A0E8EE" w:rsidR="00F826D9" w:rsidRDefault="00733C45" w:rsidP="009078ED">
      <w:pPr>
        <w:jc w:val="both"/>
        <w:rPr>
          <w:rFonts w:cstheme="minorHAnsi"/>
          <w:color w:val="0D0D0D"/>
          <w:shd w:val="clear" w:color="auto" w:fill="FFFFFF"/>
        </w:rPr>
      </w:pPr>
      <w:r w:rsidRPr="00C42DC2">
        <w:rPr>
          <w:noProof/>
        </w:rPr>
        <w:drawing>
          <wp:inline distT="0" distB="0" distL="0" distR="0" wp14:anchorId="3514A7D0" wp14:editId="0A2CC64B">
            <wp:extent cx="4821382" cy="1923058"/>
            <wp:effectExtent l="0" t="0" r="0" b="1270"/>
            <wp:docPr id="1150633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5577" cy="1936697"/>
                    </a:xfrm>
                    <a:prstGeom prst="rect">
                      <a:avLst/>
                    </a:prstGeom>
                    <a:noFill/>
                  </pic:spPr>
                </pic:pic>
              </a:graphicData>
            </a:graphic>
          </wp:inline>
        </w:drawing>
      </w:r>
    </w:p>
    <w:p w14:paraId="3BDFD6CA" w14:textId="5B38D6CC" w:rsidR="00AE05C1" w:rsidRDefault="00FE4E17" w:rsidP="009078ED">
      <w:pPr>
        <w:jc w:val="both"/>
      </w:pPr>
      <w:r>
        <w:lastRenderedPageBreak/>
        <w:t xml:space="preserve">Generally, </w:t>
      </w:r>
      <w:r w:rsidRPr="00C42DC2">
        <w:t>82% of the workforce in the Region are below 45 years of age. Nurses have the highest composition (89%) of workers below 45 years of age, followed by pharmacists (88%), midwives (85%), medical doctors (80%), community health workers (76%) and dentists (72%)</w:t>
      </w:r>
      <w:r>
        <w:t>.</w:t>
      </w:r>
    </w:p>
    <w:p w14:paraId="2C2958EF" w14:textId="761EB70E" w:rsidR="00FE4E17" w:rsidRDefault="00140D14" w:rsidP="002B2B8B">
      <w:pPr>
        <w:pStyle w:val="Heading3"/>
        <w:rPr>
          <w:shd w:val="clear" w:color="auto" w:fill="FFFFFF"/>
        </w:rPr>
      </w:pPr>
      <w:r w:rsidRPr="00140D14">
        <w:rPr>
          <w:shd w:val="clear" w:color="auto" w:fill="FFFFFF"/>
        </w:rPr>
        <w:t xml:space="preserve">HWF education, </w:t>
      </w:r>
      <w:r w:rsidR="00844543" w:rsidRPr="00140D14">
        <w:rPr>
          <w:shd w:val="clear" w:color="auto" w:fill="FFFFFF"/>
        </w:rPr>
        <w:t>training,</w:t>
      </w:r>
      <w:r w:rsidRPr="00140D14">
        <w:rPr>
          <w:shd w:val="clear" w:color="auto" w:fill="FFFFFF"/>
        </w:rPr>
        <w:t xml:space="preserve"> and accreditation</w:t>
      </w:r>
    </w:p>
    <w:p w14:paraId="1F8AC6BA" w14:textId="4A1D6BE2" w:rsidR="00140D14" w:rsidRPr="009A6160" w:rsidRDefault="00970C99" w:rsidP="009A6160">
      <w:pPr>
        <w:pStyle w:val="ListParagraph"/>
        <w:numPr>
          <w:ilvl w:val="0"/>
          <w:numId w:val="8"/>
        </w:numPr>
        <w:ind w:left="360"/>
        <w:jc w:val="both"/>
        <w:rPr>
          <w:rFonts w:cstheme="minorHAnsi"/>
          <w:color w:val="0D0D0D"/>
          <w:shd w:val="clear" w:color="auto" w:fill="FFFFFF"/>
        </w:rPr>
      </w:pPr>
      <w:r w:rsidRPr="009A6160">
        <w:rPr>
          <w:rFonts w:cstheme="minorHAnsi"/>
          <w:color w:val="0D0D0D"/>
          <w:shd w:val="clear" w:color="auto" w:fill="FFFFFF"/>
        </w:rPr>
        <w:t>The annual production of health worker graduates increased by over 70%, from 148,357 in 2018 to more than 255,000 in 2022. 71% of these training outputs are focused on producing doctors, nurses, and midwives.</w:t>
      </w:r>
    </w:p>
    <w:p w14:paraId="2B3A0CE5" w14:textId="7B98A657" w:rsidR="00970C99" w:rsidRDefault="00F02B91" w:rsidP="009A6160">
      <w:pPr>
        <w:pStyle w:val="ListParagraph"/>
        <w:numPr>
          <w:ilvl w:val="0"/>
          <w:numId w:val="8"/>
        </w:numPr>
        <w:ind w:left="360"/>
        <w:jc w:val="both"/>
      </w:pPr>
      <w:r w:rsidRPr="009A6160">
        <w:rPr>
          <w:rFonts w:cstheme="minorHAnsi"/>
          <w:color w:val="0D0D0D"/>
          <w:shd w:val="clear" w:color="auto" w:fill="FFFFFF"/>
        </w:rPr>
        <w:t>Regarding health training institution</w:t>
      </w:r>
      <w:ins w:id="33" w:author="Joseph Mung'atu" w:date="2024-04-28T17:44:00Z" w16du:dateUtc="2024-04-28T14:44:00Z">
        <w:r w:rsidR="00F96133">
          <w:rPr>
            <w:rFonts w:cstheme="minorHAnsi"/>
            <w:color w:val="0D0D0D"/>
            <w:shd w:val="clear" w:color="auto" w:fill="FFFFFF"/>
          </w:rPr>
          <w:t>s</w:t>
        </w:r>
      </w:ins>
      <w:r w:rsidRPr="009A6160">
        <w:rPr>
          <w:rFonts w:cstheme="minorHAnsi"/>
          <w:color w:val="0D0D0D"/>
          <w:shd w:val="clear" w:color="auto" w:fill="FFFFFF"/>
        </w:rPr>
        <w:t xml:space="preserve">, </w:t>
      </w:r>
      <w:r w:rsidRPr="00C42DC2">
        <w:t>4</w:t>
      </w:r>
      <w:ins w:id="34" w:author="Joseph Mung'atu" w:date="2024-04-28T17:44:00Z" w16du:dateUtc="2024-04-28T14:44:00Z">
        <w:r w:rsidR="00F96133">
          <w:t>,</w:t>
        </w:r>
      </w:ins>
      <w:del w:id="35" w:author="Joseph Mung'atu" w:date="2024-04-28T17:44:00Z" w16du:dateUtc="2024-04-28T14:44:00Z">
        <w:r w:rsidRPr="00C42DC2" w:rsidDel="00F96133">
          <w:delText xml:space="preserve"> </w:delText>
        </w:r>
      </w:del>
      <w:r w:rsidRPr="00C42DC2">
        <w:t xml:space="preserve">000 HWF training entities (including semi-autonomous campuses and programmes within institutions), of which the private </w:t>
      </w:r>
      <w:del w:id="36" w:author="Joseph Mung'atu" w:date="2024-04-28T17:44:00Z" w16du:dateUtc="2024-04-28T14:44:00Z">
        <w:r w:rsidRPr="00C42DC2" w:rsidDel="00F96133">
          <w:delText xml:space="preserve">is </w:delText>
        </w:r>
      </w:del>
      <w:r w:rsidRPr="00C42DC2">
        <w:t>contributes 44%.</w:t>
      </w:r>
      <w:r w:rsidR="00EE1B21">
        <w:t xml:space="preserve"> </w:t>
      </w:r>
      <w:r w:rsidR="00EE1B21" w:rsidRPr="00C42DC2">
        <w:t>1 in 5 health science students who complete</w:t>
      </w:r>
      <w:del w:id="37" w:author="Joseph Mung'atu" w:date="2024-04-28T17:44:00Z" w16du:dateUtc="2024-04-28T14:44:00Z">
        <w:r w:rsidR="00EE1B21" w:rsidRPr="00C42DC2" w:rsidDel="00F96133">
          <w:delText>s</w:delText>
        </w:r>
      </w:del>
      <w:r w:rsidR="00EE1B21" w:rsidRPr="00C42DC2">
        <w:t xml:space="preserve"> their programme of education </w:t>
      </w:r>
      <w:proofErr w:type="gramStart"/>
      <w:r w:rsidR="00EE1B21" w:rsidRPr="00C42DC2">
        <w:t>do</w:t>
      </w:r>
      <w:proofErr w:type="gramEnd"/>
      <w:r w:rsidR="00EE1B21" w:rsidRPr="00C42DC2">
        <w:t xml:space="preserve"> not pass the requisite licensing examination the first time</w:t>
      </w:r>
      <w:r w:rsidR="00EE1B21">
        <w:t xml:space="preserve">. </w:t>
      </w:r>
    </w:p>
    <w:p w14:paraId="0D31A73F" w14:textId="397C7F67" w:rsidR="009A6160" w:rsidRDefault="009A6160" w:rsidP="009A6160">
      <w:pPr>
        <w:pStyle w:val="ListParagraph"/>
        <w:numPr>
          <w:ilvl w:val="0"/>
          <w:numId w:val="8"/>
        </w:numPr>
        <w:ind w:left="360"/>
        <w:jc w:val="both"/>
      </w:pPr>
      <w:r w:rsidRPr="009A6160">
        <w:t xml:space="preserve">The median cost of training a medical doctor in the Region is US$ 10 572, but it ranges widely from US$ 5 106 to US$ 32 000.  </w:t>
      </w:r>
    </w:p>
    <w:p w14:paraId="62CF7D49" w14:textId="56552F50" w:rsidR="00F02B91" w:rsidRDefault="006D6BF1" w:rsidP="002B2B8B">
      <w:pPr>
        <w:pStyle w:val="Heading3"/>
        <w:rPr>
          <w:shd w:val="clear" w:color="auto" w:fill="FFFFFF"/>
        </w:rPr>
      </w:pPr>
      <w:r w:rsidRPr="006D6BF1">
        <w:rPr>
          <w:shd w:val="clear" w:color="auto" w:fill="FFFFFF"/>
        </w:rPr>
        <w:t>HWF migration</w:t>
      </w:r>
    </w:p>
    <w:p w14:paraId="5F6601E9" w14:textId="2778D28C" w:rsidR="006D6BF1" w:rsidRPr="00542329" w:rsidRDefault="00985DB4" w:rsidP="00542329">
      <w:pPr>
        <w:pStyle w:val="ListParagraph"/>
        <w:numPr>
          <w:ilvl w:val="0"/>
          <w:numId w:val="9"/>
        </w:numPr>
        <w:ind w:left="360"/>
        <w:jc w:val="both"/>
        <w:rPr>
          <w:rFonts w:cstheme="minorHAnsi"/>
          <w:color w:val="0D0D0D"/>
          <w:shd w:val="clear" w:color="auto" w:fill="FFFFFF"/>
        </w:rPr>
      </w:pPr>
      <w:r w:rsidRPr="00542329">
        <w:rPr>
          <w:rFonts w:cstheme="minorHAnsi"/>
          <w:color w:val="0D0D0D"/>
          <w:shd w:val="clear" w:color="auto" w:fill="FFFFFF"/>
        </w:rPr>
        <w:t>For every 10 doctors or nurses in the African Region, at least one is working abroad. The COVID-19 pandemic accelerated the out-migration of these health workers to high-income countries.</w:t>
      </w:r>
    </w:p>
    <w:p w14:paraId="57DF6C95" w14:textId="08299B7B" w:rsidR="00985DB4" w:rsidRPr="00542329" w:rsidRDefault="00292BFA" w:rsidP="00542329">
      <w:pPr>
        <w:pStyle w:val="ListParagraph"/>
        <w:numPr>
          <w:ilvl w:val="0"/>
          <w:numId w:val="9"/>
        </w:numPr>
        <w:ind w:left="360"/>
        <w:jc w:val="both"/>
        <w:rPr>
          <w:rFonts w:cstheme="minorHAnsi"/>
          <w:color w:val="0D0D0D"/>
          <w:shd w:val="clear" w:color="auto" w:fill="FFFFFF"/>
        </w:rPr>
      </w:pPr>
      <w:r w:rsidRPr="00542329">
        <w:rPr>
          <w:rFonts w:cstheme="minorHAnsi"/>
          <w:color w:val="0D0D0D"/>
          <w:shd w:val="clear" w:color="auto" w:fill="FFFFFF"/>
        </w:rPr>
        <w:t>During an exploratory HLMA, 9,102 health workers from six countries (Eswatini, Ghana, Kenya, Mozambique, Zambia, and Zimbabwe) were surveyed about their migration intentions. The results showed a range from 35% of Zambian workers to 63% of Ghanaian workers planning to migrate in the future.</w:t>
      </w:r>
    </w:p>
    <w:p w14:paraId="1E4A5D38" w14:textId="2AB72878" w:rsidR="00A5005C" w:rsidRDefault="00A5005C" w:rsidP="002B2B8B">
      <w:pPr>
        <w:pStyle w:val="Heading3"/>
        <w:rPr>
          <w:shd w:val="clear" w:color="auto" w:fill="FFFFFF"/>
        </w:rPr>
      </w:pPr>
      <w:r w:rsidRPr="006E5580">
        <w:rPr>
          <w:shd w:val="clear" w:color="auto" w:fill="FFFFFF"/>
        </w:rPr>
        <w:t>Projections of HWF stock and need-based requirement</w:t>
      </w:r>
      <w:r w:rsidR="006E5580" w:rsidRPr="006E5580">
        <w:rPr>
          <w:shd w:val="clear" w:color="auto" w:fill="FFFFFF"/>
        </w:rPr>
        <w:t>, 2022 and 2030</w:t>
      </w:r>
    </w:p>
    <w:p w14:paraId="061F2D9C" w14:textId="509EBF19" w:rsidR="006E5580" w:rsidRDefault="00542329" w:rsidP="00542329">
      <w:pPr>
        <w:pStyle w:val="ListParagraph"/>
        <w:numPr>
          <w:ilvl w:val="0"/>
          <w:numId w:val="10"/>
        </w:numPr>
        <w:ind w:left="360"/>
        <w:jc w:val="both"/>
        <w:rPr>
          <w:rFonts w:cstheme="minorHAnsi"/>
          <w:color w:val="0D0D0D"/>
          <w:shd w:val="clear" w:color="auto" w:fill="FFFFFF"/>
        </w:rPr>
      </w:pPr>
      <w:r w:rsidRPr="00542329">
        <w:rPr>
          <w:rFonts w:cstheme="minorHAnsi"/>
          <w:color w:val="0D0D0D"/>
          <w:shd w:val="clear" w:color="auto" w:fill="FFFFFF"/>
        </w:rPr>
        <w:t>An estimated 2 million additional health workers are expected to join the Health Workforce (HWF) in the African Region from 2022 to 2030, with 75% of these being doctors, nurses, midwives, pharmacists, and dentists.</w:t>
      </w:r>
    </w:p>
    <w:p w14:paraId="548446D9" w14:textId="4AE35128" w:rsidR="00542329" w:rsidRDefault="008A578A" w:rsidP="00542329">
      <w:pPr>
        <w:pStyle w:val="ListParagraph"/>
        <w:numPr>
          <w:ilvl w:val="0"/>
          <w:numId w:val="10"/>
        </w:numPr>
        <w:ind w:left="360"/>
        <w:jc w:val="both"/>
        <w:rPr>
          <w:rFonts w:cstheme="minorHAnsi"/>
          <w:color w:val="0D0D0D"/>
          <w:shd w:val="clear" w:color="auto" w:fill="FFFFFF"/>
        </w:rPr>
      </w:pPr>
      <w:r w:rsidRPr="008A578A">
        <w:rPr>
          <w:rFonts w:cstheme="minorHAnsi"/>
          <w:color w:val="0D0D0D"/>
          <w:shd w:val="clear" w:color="auto" w:fill="FFFFFF"/>
        </w:rPr>
        <w:t>In 2022, the African Region required 9.75 million health workers, including community health workers, to meet disease burden and population health needs. This number is projected to increase to 11.82 million by 2030. Excluding community health workers, the region needed nearly 8.7 million health workers in 2022 and will require approximately 10.6 million by 2030.</w:t>
      </w:r>
    </w:p>
    <w:p w14:paraId="1B7BB30A" w14:textId="5C733AEC" w:rsidR="008A578A" w:rsidRDefault="00BE797D" w:rsidP="00542329">
      <w:pPr>
        <w:pStyle w:val="ListParagraph"/>
        <w:numPr>
          <w:ilvl w:val="0"/>
          <w:numId w:val="10"/>
        </w:numPr>
        <w:ind w:left="360"/>
        <w:jc w:val="both"/>
        <w:rPr>
          <w:rFonts w:cstheme="minorHAnsi"/>
          <w:color w:val="0D0D0D"/>
          <w:shd w:val="clear" w:color="auto" w:fill="FFFFFF"/>
        </w:rPr>
      </w:pPr>
      <w:r w:rsidRPr="00BE797D">
        <w:rPr>
          <w:rFonts w:cstheme="minorHAnsi"/>
          <w:color w:val="0D0D0D"/>
          <w:shd w:val="clear" w:color="auto" w:fill="FFFFFF"/>
        </w:rPr>
        <w:t xml:space="preserve">the correlation between the </w:t>
      </w:r>
      <w:r>
        <w:rPr>
          <w:rFonts w:cstheme="minorHAnsi"/>
          <w:color w:val="0D0D0D"/>
          <w:shd w:val="clear" w:color="auto" w:fill="FFFFFF"/>
        </w:rPr>
        <w:t>HWF</w:t>
      </w:r>
      <w:r w:rsidRPr="00BE797D">
        <w:rPr>
          <w:rFonts w:cstheme="minorHAnsi"/>
          <w:color w:val="0D0D0D"/>
          <w:shd w:val="clear" w:color="auto" w:fill="FFFFFF"/>
        </w:rPr>
        <w:t xml:space="preserve"> Need Availability Ratio (NAR) and UHC attainment, showing a strong correlation (r = 0.73) and explaining approximately 53% of the variation in UHC Service Coverage Index (SCI) scores across African countries in 2021. It highlighted the potential of needs-based HWF estimates to support at least 60 out of 100 UHC SCI scores across all countries.</w:t>
      </w:r>
    </w:p>
    <w:p w14:paraId="722BD267" w14:textId="5C686434" w:rsidR="005D00E0" w:rsidRPr="005D00E0" w:rsidRDefault="005D00E0" w:rsidP="002B2B8B">
      <w:pPr>
        <w:pStyle w:val="Heading3"/>
        <w:rPr>
          <w:shd w:val="clear" w:color="auto" w:fill="FFFFFF"/>
        </w:rPr>
      </w:pPr>
      <w:r w:rsidRPr="005D00E0">
        <w:rPr>
          <w:shd w:val="clear" w:color="auto" w:fill="FFFFFF"/>
        </w:rPr>
        <w:t>Investments needed in HWF: implications for optimising budget space</w:t>
      </w:r>
    </w:p>
    <w:p w14:paraId="25B1BD41" w14:textId="022DF2FB" w:rsidR="00E5117C" w:rsidRDefault="00CF6FB6" w:rsidP="005D00E0">
      <w:pPr>
        <w:jc w:val="both"/>
        <w:rPr>
          <w:rFonts w:cstheme="minorHAnsi"/>
          <w:color w:val="0D0D0D"/>
          <w:shd w:val="clear" w:color="auto" w:fill="FFFFFF"/>
        </w:rPr>
      </w:pPr>
      <w:r w:rsidRPr="00CF6FB6">
        <w:rPr>
          <w:rFonts w:cstheme="minorHAnsi"/>
          <w:color w:val="0D0D0D"/>
          <w:shd w:val="clear" w:color="auto" w:fill="FFFFFF"/>
        </w:rPr>
        <w:t xml:space="preserve">In 2022, a significant funding gap </w:t>
      </w:r>
      <w:r>
        <w:rPr>
          <w:rFonts w:cstheme="minorHAnsi"/>
          <w:color w:val="0D0D0D"/>
          <w:shd w:val="clear" w:color="auto" w:fill="FFFFFF"/>
        </w:rPr>
        <w:t>in</w:t>
      </w:r>
      <w:r w:rsidRPr="00CF6FB6">
        <w:rPr>
          <w:rFonts w:cstheme="minorHAnsi"/>
          <w:color w:val="0D0D0D"/>
          <w:shd w:val="clear" w:color="auto" w:fill="FFFFFF"/>
        </w:rPr>
        <w:t xml:space="preserve"> HWF, with only US$20.85 billion, or 57%, of the required US$36.3 billion available. </w:t>
      </w:r>
      <w:r w:rsidR="00E5117C">
        <w:rPr>
          <w:rFonts w:cstheme="minorHAnsi"/>
          <w:color w:val="0D0D0D"/>
          <w:shd w:val="clear" w:color="auto" w:fill="FFFFFF"/>
        </w:rPr>
        <w:t xml:space="preserve">It was received </w:t>
      </w:r>
      <w:r w:rsidRPr="00CF6FB6">
        <w:rPr>
          <w:rFonts w:cstheme="minorHAnsi"/>
          <w:color w:val="0D0D0D"/>
          <w:shd w:val="clear" w:color="auto" w:fill="FFFFFF"/>
        </w:rPr>
        <w:t>from domestic resources, the private sector, and external development assistance.</w:t>
      </w:r>
    </w:p>
    <w:p w14:paraId="4245DC01" w14:textId="37CF3544" w:rsidR="005D00E0" w:rsidRDefault="00E5117C" w:rsidP="005D00E0">
      <w:pPr>
        <w:jc w:val="both"/>
        <w:rPr>
          <w:rFonts w:cstheme="minorHAnsi"/>
          <w:color w:val="0D0D0D"/>
          <w:shd w:val="clear" w:color="auto" w:fill="FFFFFF"/>
        </w:rPr>
      </w:pPr>
      <w:r>
        <w:rPr>
          <w:rFonts w:cstheme="minorHAnsi"/>
          <w:color w:val="0D0D0D"/>
          <w:shd w:val="clear" w:color="auto" w:fill="FFFFFF"/>
        </w:rPr>
        <w:t>The funding gap</w:t>
      </w:r>
      <w:r w:rsidR="00CF6FB6" w:rsidRPr="00CF6FB6">
        <w:rPr>
          <w:rFonts w:cstheme="minorHAnsi"/>
          <w:color w:val="0D0D0D"/>
          <w:shd w:val="clear" w:color="auto" w:fill="FFFFFF"/>
        </w:rPr>
        <w:t xml:space="preserve"> to employ all trained health workers was 43%. These funding estimates have remained unchanged since a similar analysis in 2022 for East and Southern Africa.</w:t>
      </w:r>
    </w:p>
    <w:p w14:paraId="175E2F79" w14:textId="7E7548D1" w:rsidR="00C0641E" w:rsidRPr="008F4ABB" w:rsidRDefault="00C0641E" w:rsidP="002B2B8B">
      <w:pPr>
        <w:pStyle w:val="Heading3"/>
        <w:rPr>
          <w:shd w:val="clear" w:color="auto" w:fill="FFFFFF"/>
        </w:rPr>
      </w:pPr>
      <w:r w:rsidRPr="008F4ABB">
        <w:rPr>
          <w:shd w:val="clear" w:color="auto" w:fill="FFFFFF"/>
        </w:rPr>
        <w:lastRenderedPageBreak/>
        <w:t xml:space="preserve">Capacity for HWF governance, planning </w:t>
      </w:r>
      <w:commentRangeStart w:id="38"/>
      <w:r w:rsidRPr="008F4ABB">
        <w:rPr>
          <w:shd w:val="clear" w:color="auto" w:fill="FFFFFF"/>
        </w:rPr>
        <w:t>and management</w:t>
      </w:r>
      <w:commentRangeEnd w:id="38"/>
      <w:r w:rsidR="00AF074E">
        <w:rPr>
          <w:rStyle w:val="CommentReference"/>
          <w:rFonts w:asciiTheme="minorHAnsi" w:eastAsiaTheme="minorHAnsi" w:hAnsiTheme="minorHAnsi" w:cstheme="minorBidi"/>
          <w:color w:val="auto"/>
        </w:rPr>
        <w:commentReference w:id="38"/>
      </w:r>
    </w:p>
    <w:p w14:paraId="334FD80F" w14:textId="265FBE2B" w:rsidR="00F955A8" w:rsidRDefault="00F955A8" w:rsidP="005D00E0">
      <w:pPr>
        <w:jc w:val="both"/>
        <w:rPr>
          <w:rFonts w:cstheme="minorHAnsi"/>
          <w:color w:val="0D0D0D"/>
          <w:shd w:val="clear" w:color="auto" w:fill="FFFFFF"/>
        </w:rPr>
      </w:pPr>
      <w:r w:rsidRPr="00F955A8">
        <w:rPr>
          <w:rFonts w:cstheme="minorHAnsi"/>
          <w:color w:val="0D0D0D"/>
          <w:shd w:val="clear" w:color="auto" w:fill="FFFFFF"/>
        </w:rPr>
        <w:t>All 33 responding countries have HWF</w:t>
      </w:r>
      <w:r>
        <w:rPr>
          <w:rFonts w:cstheme="minorHAnsi"/>
          <w:color w:val="0D0D0D"/>
          <w:shd w:val="clear" w:color="auto" w:fill="FFFFFF"/>
        </w:rPr>
        <w:t xml:space="preserve"> </w:t>
      </w:r>
      <w:r w:rsidRPr="00F955A8">
        <w:rPr>
          <w:rFonts w:cstheme="minorHAnsi"/>
          <w:color w:val="0D0D0D"/>
          <w:shd w:val="clear" w:color="auto" w:fill="FFFFFF"/>
        </w:rPr>
        <w:t>units</w:t>
      </w:r>
      <w:r w:rsidR="00666658">
        <w:rPr>
          <w:rFonts w:cstheme="minorHAnsi"/>
          <w:color w:val="0D0D0D"/>
          <w:shd w:val="clear" w:color="auto" w:fill="FFFFFF"/>
        </w:rPr>
        <w:t xml:space="preserve"> in MoH</w:t>
      </w:r>
      <w:r w:rsidRPr="00F955A8">
        <w:rPr>
          <w:rFonts w:cstheme="minorHAnsi"/>
          <w:color w:val="0D0D0D"/>
          <w:shd w:val="clear" w:color="auto" w:fill="FFFFFF"/>
        </w:rPr>
        <w:t xml:space="preserve">. 97% (32 countries) have HWF heads in senior management roles. </w:t>
      </w:r>
      <w:r w:rsidR="00666658">
        <w:rPr>
          <w:rFonts w:cstheme="minorHAnsi"/>
          <w:color w:val="0D0D0D"/>
          <w:shd w:val="clear" w:color="auto" w:fill="FFFFFF"/>
        </w:rPr>
        <w:t>O</w:t>
      </w:r>
      <w:r w:rsidRPr="00F955A8">
        <w:rPr>
          <w:rFonts w:cstheme="minorHAnsi"/>
          <w:color w:val="0D0D0D"/>
          <w:shd w:val="clear" w:color="auto" w:fill="FFFFFF"/>
        </w:rPr>
        <w:t>nly 77% (25 countries) have decentralized HWF units at sub-national levels.</w:t>
      </w:r>
    </w:p>
    <w:p w14:paraId="5BD285CB" w14:textId="237257BB" w:rsidR="00666658" w:rsidRDefault="00AB6614" w:rsidP="005D00E0">
      <w:pPr>
        <w:jc w:val="both"/>
        <w:rPr>
          <w:rFonts w:cstheme="minorHAnsi"/>
          <w:color w:val="0D0D0D"/>
          <w:shd w:val="clear" w:color="auto" w:fill="FFFFFF"/>
        </w:rPr>
      </w:pPr>
      <w:r w:rsidRPr="00AB6614">
        <w:rPr>
          <w:rFonts w:cstheme="minorHAnsi"/>
          <w:color w:val="0D0D0D"/>
          <w:shd w:val="clear" w:color="auto" w:fill="FFFFFF"/>
        </w:rPr>
        <w:t>Most countries have HWF policies (80%) and strategic plans (63%) in place, but half (50%) have no commitment to increase budget allocation to implement HWF strategic plans.</w:t>
      </w:r>
    </w:p>
    <w:p w14:paraId="04F8BFE4" w14:textId="0B5846C8" w:rsidR="00AB6614" w:rsidRDefault="001F55A3" w:rsidP="005D00E0">
      <w:pPr>
        <w:jc w:val="both"/>
        <w:rPr>
          <w:rFonts w:cstheme="minorHAnsi"/>
          <w:color w:val="0D0D0D"/>
          <w:shd w:val="clear" w:color="auto" w:fill="FFFFFF"/>
        </w:rPr>
      </w:pPr>
      <w:r w:rsidRPr="001F55A3">
        <w:rPr>
          <w:rFonts w:cstheme="minorHAnsi"/>
          <w:color w:val="0D0D0D"/>
          <w:shd w:val="clear" w:color="auto" w:fill="FFFFFF"/>
        </w:rPr>
        <w:t>Nearly 4 out of 10 countries reported a lack of intuitional models and norms for assessing staffing needs approaches to HWF projections and planning.</w:t>
      </w:r>
    </w:p>
    <w:p w14:paraId="1091B166" w14:textId="5B4BD11D" w:rsidR="001F55A3" w:rsidRDefault="00E94719" w:rsidP="005D00E0">
      <w:pPr>
        <w:jc w:val="both"/>
        <w:rPr>
          <w:rFonts w:cstheme="minorHAnsi"/>
          <w:color w:val="0D0D0D"/>
          <w:shd w:val="clear" w:color="auto" w:fill="FFFFFF"/>
        </w:rPr>
      </w:pPr>
      <w:r w:rsidRPr="00E94719">
        <w:rPr>
          <w:rFonts w:cstheme="minorHAnsi"/>
          <w:color w:val="0D0D0D"/>
          <w:shd w:val="clear" w:color="auto" w:fill="FFFFFF"/>
        </w:rPr>
        <w:t>Most countries have costed their strategic plans. Nearly half of the countries have never conducted a health labour market analysis.</w:t>
      </w:r>
    </w:p>
    <w:p w14:paraId="37D19631" w14:textId="712717D5" w:rsidR="00E94719" w:rsidRDefault="00850C01" w:rsidP="005D00E0">
      <w:pPr>
        <w:jc w:val="both"/>
        <w:rPr>
          <w:rFonts w:cstheme="minorHAnsi"/>
          <w:color w:val="0D0D0D"/>
          <w:shd w:val="clear" w:color="auto" w:fill="FFFFFF"/>
        </w:rPr>
      </w:pPr>
      <w:r w:rsidRPr="00850C01">
        <w:rPr>
          <w:rFonts w:cstheme="minorHAnsi"/>
          <w:color w:val="0D0D0D"/>
          <w:shd w:val="clear" w:color="auto" w:fill="FFFFFF"/>
        </w:rPr>
        <w:t>Only 1 in 3 countries have prioritised in their strategic plans to address health worker migration.</w:t>
      </w:r>
    </w:p>
    <w:p w14:paraId="1647BD1D" w14:textId="2D02F5C4" w:rsidR="008F4ABB" w:rsidRDefault="008F4ABB" w:rsidP="002B2B8B">
      <w:pPr>
        <w:pStyle w:val="Heading3"/>
        <w:rPr>
          <w:shd w:val="clear" w:color="auto" w:fill="FFFFFF"/>
        </w:rPr>
      </w:pPr>
      <w:r w:rsidRPr="008F4ABB">
        <w:rPr>
          <w:shd w:val="clear" w:color="auto" w:fill="FFFFFF"/>
        </w:rPr>
        <w:t xml:space="preserve">Exploring the relationship between </w:t>
      </w:r>
      <w:ins w:id="39" w:author="Joseph Mung'atu" w:date="2024-04-28T17:46:00Z" w16du:dateUtc="2024-04-28T14:46:00Z">
        <w:r w:rsidR="00F96133">
          <w:rPr>
            <w:shd w:val="clear" w:color="auto" w:fill="FFFFFF"/>
          </w:rPr>
          <w:t xml:space="preserve">the </w:t>
        </w:r>
      </w:ins>
      <w:r w:rsidRPr="008F4ABB">
        <w:rPr>
          <w:shd w:val="clear" w:color="auto" w:fill="FFFFFF"/>
        </w:rPr>
        <w:t>health workforce and key indicators</w:t>
      </w:r>
    </w:p>
    <w:p w14:paraId="32F39A6E" w14:textId="7924CF20" w:rsidR="00ED2F10" w:rsidRDefault="0061483B" w:rsidP="005D00E0">
      <w:pPr>
        <w:jc w:val="both"/>
        <w:rPr>
          <w:rFonts w:cstheme="minorHAnsi"/>
          <w:color w:val="0D0D0D"/>
          <w:shd w:val="clear" w:color="auto" w:fill="FFFFFF"/>
        </w:rPr>
      </w:pPr>
      <w:r>
        <w:rPr>
          <w:rFonts w:cstheme="minorHAnsi"/>
          <w:color w:val="0D0D0D"/>
          <w:shd w:val="clear" w:color="auto" w:fill="FFFFFF"/>
        </w:rPr>
        <w:t>A</w:t>
      </w:r>
      <w:r w:rsidRPr="0061483B">
        <w:rPr>
          <w:rFonts w:cstheme="minorHAnsi"/>
          <w:color w:val="0D0D0D"/>
          <w:shd w:val="clear" w:color="auto" w:fill="FFFFFF"/>
        </w:rPr>
        <w:t xml:space="preserve"> strong correlation (Spearman’s rho = 0.74, p-value = 0.000) between per capita health expenditure and workforce density for SDG 3.c tracer occupations</w:t>
      </w:r>
      <w:r w:rsidR="00ED2F10">
        <w:rPr>
          <w:rFonts w:cstheme="minorHAnsi"/>
          <w:color w:val="0D0D0D"/>
          <w:shd w:val="clear" w:color="auto" w:fill="FFFFFF"/>
        </w:rPr>
        <w:t>; s</w:t>
      </w:r>
      <w:r w:rsidRPr="0061483B">
        <w:rPr>
          <w:rFonts w:cstheme="minorHAnsi"/>
          <w:color w:val="0D0D0D"/>
          <w:shd w:val="clear" w:color="auto" w:fill="FFFFFF"/>
        </w:rPr>
        <w:t>imilar trends are observed with other HWF</w:t>
      </w:r>
      <w:r w:rsidR="00ED2F10">
        <w:rPr>
          <w:rFonts w:cstheme="minorHAnsi"/>
          <w:color w:val="0D0D0D"/>
          <w:shd w:val="clear" w:color="auto" w:fill="FFFFFF"/>
        </w:rPr>
        <w:t xml:space="preserve"> </w:t>
      </w:r>
      <w:r w:rsidRPr="0061483B">
        <w:rPr>
          <w:rFonts w:cstheme="minorHAnsi"/>
          <w:color w:val="0D0D0D"/>
          <w:shd w:val="clear" w:color="auto" w:fill="FFFFFF"/>
        </w:rPr>
        <w:t xml:space="preserve">investment metrics such as the percentage of domestic general government health expenditure and domestic health expenditure relative to Current Health Expenditure (CHE). </w:t>
      </w:r>
    </w:p>
    <w:p w14:paraId="7CEE157C" w14:textId="1FA732A1" w:rsidR="008F4ABB" w:rsidRDefault="0061483B" w:rsidP="005D00E0">
      <w:pPr>
        <w:jc w:val="both"/>
        <w:rPr>
          <w:rFonts w:cstheme="minorHAnsi"/>
          <w:color w:val="0D0D0D"/>
          <w:shd w:val="clear" w:color="auto" w:fill="FFFFFF"/>
        </w:rPr>
      </w:pPr>
      <w:r w:rsidRPr="0061483B">
        <w:rPr>
          <w:rFonts w:cstheme="minorHAnsi"/>
          <w:color w:val="0D0D0D"/>
          <w:shd w:val="clear" w:color="auto" w:fill="FFFFFF"/>
        </w:rPr>
        <w:t>Increased health investment correlates with significantly enhanced workforce densitie</w:t>
      </w:r>
      <w:r w:rsidR="00ED2F10">
        <w:rPr>
          <w:rFonts w:cstheme="minorHAnsi"/>
          <w:color w:val="0D0D0D"/>
          <w:shd w:val="clear" w:color="auto" w:fill="FFFFFF"/>
        </w:rPr>
        <w:t>s.</w:t>
      </w:r>
    </w:p>
    <w:p w14:paraId="66F3729A" w14:textId="77777777" w:rsidR="0046669A" w:rsidRPr="00FD2C87" w:rsidRDefault="0046669A" w:rsidP="005D00E0">
      <w:pPr>
        <w:jc w:val="both"/>
        <w:rPr>
          <w:rFonts w:cstheme="minorHAnsi"/>
          <w:b/>
          <w:bCs/>
          <w:i/>
          <w:iCs/>
          <w:color w:val="0D0D0D"/>
          <w:shd w:val="clear" w:color="auto" w:fill="FFFFFF"/>
        </w:rPr>
      </w:pPr>
      <w:r w:rsidRPr="00FD2C87">
        <w:rPr>
          <w:rFonts w:cstheme="minorHAnsi"/>
          <w:b/>
          <w:bCs/>
          <w:i/>
          <w:iCs/>
          <w:color w:val="0D0D0D"/>
          <w:shd w:val="clear" w:color="auto" w:fill="FFFFFF"/>
        </w:rPr>
        <w:t xml:space="preserve">Countries with higher densities of health workforce (HWF) in SDG 3.c occupations show better health service coverage. </w:t>
      </w:r>
    </w:p>
    <w:p w14:paraId="54435FE4" w14:textId="3B62860E" w:rsidR="00FD2C87" w:rsidRDefault="0046669A" w:rsidP="005D00E0">
      <w:pPr>
        <w:jc w:val="both"/>
        <w:rPr>
          <w:rFonts w:cstheme="minorHAnsi"/>
          <w:color w:val="0D0D0D"/>
          <w:shd w:val="clear" w:color="auto" w:fill="FFFFFF"/>
        </w:rPr>
      </w:pPr>
      <w:r w:rsidRPr="0046669A">
        <w:rPr>
          <w:rFonts w:cstheme="minorHAnsi"/>
          <w:color w:val="0D0D0D"/>
          <w:shd w:val="clear" w:color="auto" w:fill="FFFFFF"/>
        </w:rPr>
        <w:t xml:space="preserve">The analysis </w:t>
      </w:r>
      <w:r w:rsidR="00FD2C87">
        <w:rPr>
          <w:rFonts w:cstheme="minorHAnsi"/>
          <w:color w:val="0D0D0D"/>
          <w:shd w:val="clear" w:color="auto" w:fill="FFFFFF"/>
        </w:rPr>
        <w:t>provide</w:t>
      </w:r>
      <w:ins w:id="40" w:author="Joseph Mung'atu" w:date="2024-04-28T17:46:00Z" w16du:dateUtc="2024-04-28T14:46:00Z">
        <w:r w:rsidR="008062D8">
          <w:rPr>
            <w:rFonts w:cstheme="minorHAnsi"/>
            <w:color w:val="0D0D0D"/>
            <w:shd w:val="clear" w:color="auto" w:fill="FFFFFF"/>
          </w:rPr>
          <w:t xml:space="preserve">s </w:t>
        </w:r>
      </w:ins>
      <w:del w:id="41" w:author="Joseph Mung'atu" w:date="2024-04-28T17:46:00Z" w16du:dateUtc="2024-04-28T14:46:00Z">
        <w:r w:rsidRPr="0046669A" w:rsidDel="008062D8">
          <w:rPr>
            <w:rFonts w:cstheme="minorHAnsi"/>
            <w:color w:val="0D0D0D"/>
            <w:shd w:val="clear" w:color="auto" w:fill="FFFFFF"/>
          </w:rPr>
          <w:delText xml:space="preserve"> </w:delText>
        </w:r>
      </w:del>
      <w:r w:rsidRPr="0046669A">
        <w:rPr>
          <w:rFonts w:cstheme="minorHAnsi"/>
          <w:color w:val="0D0D0D"/>
          <w:shd w:val="clear" w:color="auto" w:fill="FFFFFF"/>
        </w:rPr>
        <w:t xml:space="preserve">strong correlations between high HWF density and several health service metrics: service capacity and access (Spearman’s rho = 0.721, p-value = 0.000), non-communicable diseases (NCDs) detection capacity (Spearman’s rho = 0.407, p-value = 0.004), reproductive, maternal, newborn, and child health (RMNCH) services coverage (Spearman’s rho = 0.664, p-value = 0.000), and communicable diseases service coverage (Spearman’s rho = 0.298, p-value = 0.042). </w:t>
      </w:r>
    </w:p>
    <w:p w14:paraId="083FB0F5" w14:textId="2CAF1848" w:rsidR="00ED2F10" w:rsidRPr="00FD2C87" w:rsidRDefault="0046669A" w:rsidP="005D00E0">
      <w:pPr>
        <w:jc w:val="both"/>
        <w:rPr>
          <w:rFonts w:cstheme="minorHAnsi"/>
          <w:b/>
          <w:bCs/>
          <w:i/>
          <w:iCs/>
          <w:color w:val="0D0D0D"/>
          <w:shd w:val="clear" w:color="auto" w:fill="FFFFFF"/>
        </w:rPr>
      </w:pPr>
      <w:r w:rsidRPr="00FD2C87">
        <w:rPr>
          <w:rFonts w:cstheme="minorHAnsi"/>
          <w:b/>
          <w:bCs/>
          <w:i/>
          <w:iCs/>
          <w:color w:val="0D0D0D"/>
          <w:shd w:val="clear" w:color="auto" w:fill="FFFFFF"/>
        </w:rPr>
        <w:t>These strong workforce densities correlate with improved quality of life, as indicated by higher healthy life expectancy.</w:t>
      </w:r>
    </w:p>
    <w:p w14:paraId="336C61CE" w14:textId="77777777" w:rsidR="00ED54C3" w:rsidRDefault="00ED54C3" w:rsidP="00BB1361">
      <w:pPr>
        <w:jc w:val="both"/>
        <w:rPr>
          <w:rFonts w:cstheme="minorHAnsi"/>
          <w:b/>
          <w:bCs/>
          <w:color w:val="0D0D0D"/>
          <w:shd w:val="clear" w:color="auto" w:fill="FFFFFF"/>
        </w:rPr>
      </w:pPr>
    </w:p>
    <w:p w14:paraId="12DA39AE" w14:textId="1A791D79" w:rsidR="006300B1" w:rsidRDefault="00ED54C3" w:rsidP="002B2B8B">
      <w:pPr>
        <w:pStyle w:val="Heading2"/>
        <w:rPr>
          <w:shd w:val="clear" w:color="auto" w:fill="FFFFFF"/>
        </w:rPr>
      </w:pPr>
      <w:r w:rsidRPr="00ED54C3">
        <w:rPr>
          <w:shd w:val="clear" w:color="auto" w:fill="FFFFFF"/>
        </w:rPr>
        <w:t>Recommendation</w:t>
      </w:r>
    </w:p>
    <w:p w14:paraId="39D4421B" w14:textId="1295CBAF" w:rsidR="00ED54C3" w:rsidRPr="002B00CB" w:rsidRDefault="00ED54C3" w:rsidP="002B00CB">
      <w:pPr>
        <w:pStyle w:val="ListParagraph"/>
        <w:numPr>
          <w:ilvl w:val="0"/>
          <w:numId w:val="11"/>
        </w:numPr>
        <w:jc w:val="both"/>
        <w:rPr>
          <w:rFonts w:cstheme="minorHAnsi"/>
          <w:color w:val="0D0D0D"/>
          <w:shd w:val="clear" w:color="auto" w:fill="FFFFFF"/>
        </w:rPr>
      </w:pPr>
      <w:r w:rsidRPr="002B00CB">
        <w:rPr>
          <w:rFonts w:cstheme="minorHAnsi"/>
          <w:color w:val="0D0D0D"/>
          <w:shd w:val="clear" w:color="auto" w:fill="FFFFFF"/>
        </w:rPr>
        <w:t xml:space="preserve">Expanding health workforce education, decent employment and </w:t>
      </w:r>
      <w:del w:id="42" w:author="Joseph Mung'atu" w:date="2024-04-28T17:46:00Z" w16du:dateUtc="2024-04-28T14:46:00Z">
        <w:r w:rsidRPr="002B00CB" w:rsidDel="008062D8">
          <w:rPr>
            <w:rFonts w:cstheme="minorHAnsi"/>
            <w:color w:val="0D0D0D"/>
            <w:shd w:val="clear" w:color="auto" w:fill="FFFFFF"/>
          </w:rPr>
          <w:delText xml:space="preserve">ensure </w:delText>
        </w:r>
      </w:del>
      <w:ins w:id="43" w:author="Joseph Mung'atu" w:date="2024-04-28T17:46:00Z" w16du:dateUtc="2024-04-28T14:46:00Z">
        <w:r w:rsidR="008062D8">
          <w:rPr>
            <w:rFonts w:cstheme="minorHAnsi"/>
            <w:color w:val="0D0D0D"/>
            <w:shd w:val="clear" w:color="auto" w:fill="FFFFFF"/>
          </w:rPr>
          <w:t>ensuring</w:t>
        </w:r>
        <w:r w:rsidR="008062D8" w:rsidRPr="002B00CB">
          <w:rPr>
            <w:rFonts w:cstheme="minorHAnsi"/>
            <w:color w:val="0D0D0D"/>
            <w:shd w:val="clear" w:color="auto" w:fill="FFFFFF"/>
          </w:rPr>
          <w:t xml:space="preserve"> </w:t>
        </w:r>
      </w:ins>
      <w:r w:rsidRPr="002B00CB">
        <w:rPr>
          <w:rFonts w:cstheme="minorHAnsi"/>
          <w:color w:val="0D0D0D"/>
          <w:shd w:val="clear" w:color="auto" w:fill="FFFFFF"/>
        </w:rPr>
        <w:t>retention towards halving the needs-based shortage within a decade</w:t>
      </w:r>
    </w:p>
    <w:p w14:paraId="237C21A3" w14:textId="484C8B8A" w:rsidR="00ED54C3" w:rsidRDefault="00AB4C51" w:rsidP="002B00CB">
      <w:pPr>
        <w:pStyle w:val="ListParagraph"/>
        <w:numPr>
          <w:ilvl w:val="0"/>
          <w:numId w:val="11"/>
        </w:numPr>
        <w:jc w:val="both"/>
      </w:pPr>
      <w:r w:rsidRPr="00C42DC2">
        <w:t>Transforming HWF education to be competency-based to better address population health needs.</w:t>
      </w:r>
    </w:p>
    <w:p w14:paraId="2D6974A2" w14:textId="41AC3298" w:rsidR="002B00CB" w:rsidRPr="002B00CB" w:rsidRDefault="002B00CB" w:rsidP="002B00CB">
      <w:pPr>
        <w:pStyle w:val="ListParagraph"/>
        <w:numPr>
          <w:ilvl w:val="0"/>
          <w:numId w:val="11"/>
        </w:numPr>
        <w:jc w:val="both"/>
        <w:rPr>
          <w:rFonts w:cstheme="minorHAnsi"/>
          <w:color w:val="0D0D0D"/>
          <w:shd w:val="clear" w:color="auto" w:fill="FFFFFF"/>
        </w:rPr>
      </w:pPr>
      <w:r w:rsidRPr="00C42DC2">
        <w:t>Leveraging multisectoral action to implement the principles of the Africa HWF investment charter towards expanding and sustaining adequate investments in the HWF.</w:t>
      </w:r>
    </w:p>
    <w:p w14:paraId="18291CD1" w14:textId="77777777" w:rsidR="000F23C7" w:rsidRDefault="000F23C7" w:rsidP="00BB1361">
      <w:pPr>
        <w:jc w:val="both"/>
        <w:rPr>
          <w:rFonts w:cstheme="minorHAnsi"/>
          <w:color w:val="0D0D0D"/>
          <w:shd w:val="clear" w:color="auto" w:fill="FFFFFF"/>
        </w:rPr>
      </w:pPr>
    </w:p>
    <w:p w14:paraId="5AF1E2C7" w14:textId="77777777" w:rsidR="00844543" w:rsidRDefault="00844543" w:rsidP="00BB1361">
      <w:pPr>
        <w:jc w:val="both"/>
        <w:rPr>
          <w:rFonts w:cstheme="minorHAnsi"/>
          <w:color w:val="0D0D0D"/>
          <w:shd w:val="clear" w:color="auto" w:fill="FFFFFF"/>
        </w:rPr>
      </w:pPr>
    </w:p>
    <w:p w14:paraId="3C576539" w14:textId="77A5E190" w:rsidR="000F23C7" w:rsidRDefault="000F23C7" w:rsidP="005F0402">
      <w:pPr>
        <w:pStyle w:val="Heading2"/>
        <w:rPr>
          <w:shd w:val="clear" w:color="auto" w:fill="FFFFFF"/>
        </w:rPr>
      </w:pPr>
      <w:r w:rsidRPr="000F23C7">
        <w:rPr>
          <w:shd w:val="clear" w:color="auto" w:fill="FFFFFF"/>
        </w:rPr>
        <w:lastRenderedPageBreak/>
        <w:t>References</w:t>
      </w:r>
    </w:p>
    <w:p w14:paraId="5F93496C" w14:textId="6D3A355F" w:rsidR="000F23C7" w:rsidRDefault="002E656C" w:rsidP="002E656C">
      <w:pPr>
        <w:jc w:val="both"/>
        <w:rPr>
          <w:rFonts w:cstheme="minorHAnsi"/>
          <w:color w:val="0D0D0D"/>
          <w:shd w:val="clear" w:color="auto" w:fill="FFFFFF"/>
        </w:rPr>
      </w:pPr>
      <w:r>
        <w:rPr>
          <w:rFonts w:cstheme="minorHAnsi"/>
          <w:color w:val="0D0D0D"/>
          <w:shd w:val="clear" w:color="auto" w:fill="FFFFFF"/>
        </w:rPr>
        <w:t xml:space="preserve">WHO, </w:t>
      </w:r>
      <w:r w:rsidR="00B9299D" w:rsidRPr="00B9299D">
        <w:rPr>
          <w:rFonts w:cstheme="minorHAnsi"/>
          <w:color w:val="0D0D0D"/>
          <w:shd w:val="clear" w:color="auto" w:fill="FFFFFF"/>
        </w:rPr>
        <w:t xml:space="preserve">a decade review of </w:t>
      </w:r>
      <w:r w:rsidR="00B9299D">
        <w:rPr>
          <w:rFonts w:cstheme="minorHAnsi"/>
          <w:color w:val="0D0D0D"/>
          <w:shd w:val="clear" w:color="auto" w:fill="FFFFFF"/>
        </w:rPr>
        <w:t>the HWF</w:t>
      </w:r>
      <w:r w:rsidR="00B9299D" w:rsidRPr="00B9299D">
        <w:rPr>
          <w:rFonts w:cstheme="minorHAnsi"/>
          <w:color w:val="0D0D0D"/>
          <w:shd w:val="clear" w:color="auto" w:fill="FFFFFF"/>
        </w:rPr>
        <w:t xml:space="preserve"> in the </w:t>
      </w:r>
      <w:r w:rsidR="00B9299D">
        <w:rPr>
          <w:rFonts w:cstheme="minorHAnsi"/>
          <w:color w:val="0D0D0D"/>
          <w:shd w:val="clear" w:color="auto" w:fill="FFFFFF"/>
        </w:rPr>
        <w:t>WHO African</w:t>
      </w:r>
      <w:r w:rsidR="00B9299D" w:rsidRPr="00B9299D">
        <w:rPr>
          <w:rFonts w:cstheme="minorHAnsi"/>
          <w:color w:val="0D0D0D"/>
          <w:shd w:val="clear" w:color="auto" w:fill="FFFFFF"/>
        </w:rPr>
        <w:t xml:space="preserve"> region, 2013 - 2022: implications for aligning investments to accelerate progress towards </w:t>
      </w:r>
      <w:r w:rsidR="00B9299D">
        <w:rPr>
          <w:rFonts w:cstheme="minorHAnsi"/>
          <w:color w:val="0D0D0D"/>
          <w:shd w:val="clear" w:color="auto" w:fill="FFFFFF"/>
        </w:rPr>
        <w:t>U</w:t>
      </w:r>
      <w:r w:rsidR="00B9299D" w:rsidRPr="00B9299D">
        <w:rPr>
          <w:rFonts w:cstheme="minorHAnsi"/>
          <w:color w:val="0D0D0D"/>
          <w:shd w:val="clear" w:color="auto" w:fill="FFFFFF"/>
        </w:rPr>
        <w:t xml:space="preserve">niversal </w:t>
      </w:r>
      <w:r w:rsidR="00B9299D">
        <w:rPr>
          <w:rFonts w:cstheme="minorHAnsi"/>
          <w:color w:val="0D0D0D"/>
          <w:shd w:val="clear" w:color="auto" w:fill="FFFFFF"/>
        </w:rPr>
        <w:t>H</w:t>
      </w:r>
      <w:r w:rsidR="00B9299D" w:rsidRPr="00B9299D">
        <w:rPr>
          <w:rFonts w:cstheme="minorHAnsi"/>
          <w:color w:val="0D0D0D"/>
          <w:shd w:val="clear" w:color="auto" w:fill="FFFFFF"/>
        </w:rPr>
        <w:t xml:space="preserve">ealth </w:t>
      </w:r>
      <w:r w:rsidR="00B9299D">
        <w:rPr>
          <w:rFonts w:cstheme="minorHAnsi"/>
          <w:color w:val="0D0D0D"/>
          <w:shd w:val="clear" w:color="auto" w:fill="FFFFFF"/>
        </w:rPr>
        <w:t>C</w:t>
      </w:r>
      <w:r w:rsidR="00B9299D" w:rsidRPr="00B9299D">
        <w:rPr>
          <w:rFonts w:cstheme="minorHAnsi"/>
          <w:color w:val="0D0D0D"/>
          <w:shd w:val="clear" w:color="auto" w:fill="FFFFFF"/>
        </w:rPr>
        <w:t>overage</w:t>
      </w:r>
      <w:r>
        <w:rPr>
          <w:rFonts w:cstheme="minorHAnsi"/>
          <w:color w:val="0D0D0D"/>
          <w:shd w:val="clear" w:color="auto" w:fill="FFFFFF"/>
        </w:rPr>
        <w:t>, 2024.</w:t>
      </w:r>
    </w:p>
    <w:p w14:paraId="2649AE1B" w14:textId="77777777" w:rsidR="005F0402" w:rsidRDefault="005F0402" w:rsidP="002E656C">
      <w:pPr>
        <w:jc w:val="both"/>
        <w:rPr>
          <w:rFonts w:cstheme="minorHAnsi"/>
          <w:color w:val="0D0D0D"/>
          <w:shd w:val="clear" w:color="auto" w:fill="FFFFFF"/>
        </w:rPr>
      </w:pPr>
    </w:p>
    <w:p w14:paraId="7E3EE317" w14:textId="77777777" w:rsidR="005F0402" w:rsidRPr="000C179B" w:rsidRDefault="005F0402" w:rsidP="005F0402">
      <w:pPr>
        <w:pStyle w:val="Heading2"/>
        <w:rPr>
          <w:i/>
          <w:iCs/>
        </w:rPr>
      </w:pPr>
      <w:r w:rsidRPr="000C179B">
        <w:t>Sources</w:t>
      </w:r>
    </w:p>
    <w:p w14:paraId="4D9AD780" w14:textId="55702D05" w:rsidR="005F0402" w:rsidRPr="00B61032" w:rsidRDefault="005F0402" w:rsidP="005F0402">
      <w:pPr>
        <w:pStyle w:val="iAHOSources"/>
        <w:rPr>
          <w:sz w:val="22"/>
          <w:szCs w:val="22"/>
        </w:rPr>
      </w:pPr>
      <w:r w:rsidRPr="00B61032">
        <w:rPr>
          <w:sz w:val="22"/>
          <w:szCs w:val="22"/>
        </w:rPr>
        <w:t xml:space="preserve">The Integrated African Health Observatory supported the production of the factsheets. </w:t>
      </w:r>
    </w:p>
    <w:p w14:paraId="65C99DD3" w14:textId="7668EC99" w:rsidR="00C313D4" w:rsidRPr="00B61032" w:rsidRDefault="005F0402" w:rsidP="00C313D4">
      <w:pPr>
        <w:pStyle w:val="iAHOSources"/>
        <w:jc w:val="both"/>
        <w:rPr>
          <w:b w:val="0"/>
          <w:bCs w:val="0"/>
          <w:sz w:val="22"/>
          <w:szCs w:val="22"/>
        </w:rPr>
      </w:pPr>
      <w:r w:rsidRPr="00B61032">
        <w:rPr>
          <w:sz w:val="22"/>
          <w:szCs w:val="22"/>
        </w:rPr>
        <w:t xml:space="preserve">Photography: </w:t>
      </w:r>
      <w:r w:rsidR="00C313D4" w:rsidRPr="00B61032">
        <w:rPr>
          <w:b w:val="0"/>
          <w:bCs w:val="0"/>
          <w:sz w:val="22"/>
          <w:szCs w:val="22"/>
        </w:rPr>
        <w:t>© WHO</w:t>
      </w:r>
      <w:r w:rsidR="00975AAC">
        <w:rPr>
          <w:b w:val="0"/>
          <w:bCs w:val="0"/>
          <w:sz w:val="22"/>
          <w:szCs w:val="22"/>
        </w:rPr>
        <w:t>/</w:t>
      </w:r>
      <w:proofErr w:type="spellStart"/>
      <w:r w:rsidR="00975AAC" w:rsidRPr="00975AAC">
        <w:rPr>
          <w:b w:val="0"/>
          <w:bCs w:val="0"/>
          <w:sz w:val="22"/>
          <w:szCs w:val="22"/>
        </w:rPr>
        <w:t>Grainee</w:t>
      </w:r>
      <w:proofErr w:type="spellEnd"/>
      <w:r w:rsidR="00975AAC" w:rsidRPr="00975AAC">
        <w:rPr>
          <w:b w:val="0"/>
          <w:bCs w:val="0"/>
          <w:sz w:val="22"/>
          <w:szCs w:val="22"/>
        </w:rPr>
        <w:t xml:space="preserve"> Harrington</w:t>
      </w:r>
    </w:p>
    <w:p w14:paraId="0C724A35" w14:textId="309B874E" w:rsidR="005E4DF3" w:rsidRPr="00C313D4" w:rsidRDefault="00C313D4" w:rsidP="005E4DF3">
      <w:pPr>
        <w:pStyle w:val="iAHOSources"/>
        <w:jc w:val="both"/>
        <w:rPr>
          <w:b w:val="0"/>
          <w:bCs w:val="0"/>
          <w:sz w:val="22"/>
          <w:szCs w:val="22"/>
        </w:rPr>
      </w:pPr>
      <w:r w:rsidRPr="00C313D4">
        <w:rPr>
          <w:b w:val="0"/>
          <w:bCs w:val="0"/>
          <w:sz w:val="22"/>
          <w:szCs w:val="22"/>
        </w:rPr>
        <w:t>Location: Goma, Democratic Republic of the Congo</w:t>
      </w:r>
    </w:p>
    <w:p w14:paraId="573DD64E" w14:textId="77777777" w:rsidR="005F0402" w:rsidRPr="00B61032" w:rsidRDefault="005F0402" w:rsidP="005F0402">
      <w:pPr>
        <w:suppressAutoHyphens/>
        <w:autoSpaceDE w:val="0"/>
        <w:autoSpaceDN w:val="0"/>
        <w:adjustRightInd w:val="0"/>
        <w:spacing w:after="0" w:line="264" w:lineRule="auto"/>
        <w:textAlignment w:val="center"/>
        <w:rPr>
          <w:rFonts w:ascii="Roboto" w:hAnsi="Roboto" w:cs="Roboto"/>
          <w:b/>
          <w:bCs/>
          <w:color w:val="001333"/>
        </w:rPr>
      </w:pPr>
      <w:r w:rsidRPr="00B61032">
        <w:rPr>
          <w:rFonts w:ascii="Roboto" w:hAnsi="Roboto" w:cs="Roboto"/>
          <w:b/>
          <w:bCs/>
          <w:color w:val="001333"/>
        </w:rPr>
        <w:t xml:space="preserve">Check out our other Fact Sheets in this </w:t>
      </w:r>
      <w:proofErr w:type="spellStart"/>
      <w:r w:rsidRPr="00B61032">
        <w:rPr>
          <w:rFonts w:ascii="Roboto" w:hAnsi="Roboto" w:cs="Roboto"/>
          <w:b/>
          <w:bCs/>
          <w:color w:val="001333"/>
        </w:rPr>
        <w:t>iAHO</w:t>
      </w:r>
      <w:proofErr w:type="spellEnd"/>
      <w:r w:rsidRPr="00B61032">
        <w:rPr>
          <w:rFonts w:ascii="Roboto" w:hAnsi="Roboto" w:cs="Roboto"/>
          <w:b/>
          <w:bCs/>
          <w:color w:val="001333"/>
        </w:rPr>
        <w:t xml:space="preserve"> country health profiles series:</w:t>
      </w:r>
    </w:p>
    <w:p w14:paraId="7A5365EB" w14:textId="77777777" w:rsidR="005F0402" w:rsidRPr="00B61032" w:rsidRDefault="0045491A" w:rsidP="005F0402">
      <w:pPr>
        <w:suppressAutoHyphens/>
        <w:autoSpaceDE w:val="0"/>
        <w:autoSpaceDN w:val="0"/>
        <w:adjustRightInd w:val="0"/>
        <w:spacing w:after="0" w:line="264" w:lineRule="auto"/>
        <w:textAlignment w:val="center"/>
        <w:rPr>
          <w:rFonts w:ascii="Roboto" w:hAnsi="Roboto" w:cs="Roboto"/>
          <w:b/>
          <w:bCs/>
          <w:color w:val="4472C4" w:themeColor="accent1"/>
        </w:rPr>
      </w:pPr>
      <w:hyperlink r:id="rId19" w:history="1">
        <w:r w:rsidR="005F0402" w:rsidRPr="00B61032">
          <w:rPr>
            <w:rFonts w:ascii="Roboto" w:hAnsi="Roboto" w:cs="Roboto"/>
            <w:b/>
            <w:bCs/>
            <w:color w:val="4472C4" w:themeColor="accent1"/>
          </w:rPr>
          <w:t>https://aho.afro.who.int/country-profiles/af</w:t>
        </w:r>
      </w:hyperlink>
    </w:p>
    <w:p w14:paraId="6C79E4AD" w14:textId="77777777" w:rsidR="005F0402" w:rsidRPr="00B61032" w:rsidRDefault="005F0402" w:rsidP="005F0402">
      <w:pPr>
        <w:suppressAutoHyphens/>
        <w:autoSpaceDE w:val="0"/>
        <w:autoSpaceDN w:val="0"/>
        <w:adjustRightInd w:val="0"/>
        <w:spacing w:afterLines="25" w:after="60"/>
        <w:textAlignment w:val="center"/>
        <w:rPr>
          <w:rFonts w:ascii="Roboto" w:hAnsi="Roboto" w:cs="Roboto"/>
          <w:color w:val="4472C4" w:themeColor="accent1"/>
        </w:rPr>
      </w:pPr>
      <w:r w:rsidRPr="00B61032">
        <w:rPr>
          <w:rFonts w:ascii="Roboto" w:hAnsi="Roboto" w:cs="Roboto"/>
          <w:b/>
          <w:bCs/>
          <w:color w:val="001333"/>
        </w:rPr>
        <w:t>Contact us at</w:t>
      </w:r>
      <w:r w:rsidRPr="00B61032">
        <w:rPr>
          <w:rFonts w:ascii="Roboto" w:hAnsi="Roboto" w:cs="Roboto"/>
          <w:b/>
          <w:bCs/>
          <w:color w:val="4472C4" w:themeColor="accent1"/>
        </w:rPr>
        <w:t>:</w:t>
      </w:r>
      <w:r w:rsidRPr="00B61032">
        <w:rPr>
          <w:rFonts w:ascii="Roboto" w:hAnsi="Roboto" w:cs="Roboto"/>
          <w:color w:val="4472C4" w:themeColor="accent1"/>
        </w:rPr>
        <w:t> </w:t>
      </w:r>
      <w:hyperlink r:id="rId20" w:tgtFrame="_blank" w:history="1">
        <w:r w:rsidRPr="00B61032">
          <w:rPr>
            <w:rFonts w:ascii="Roboto" w:hAnsi="Roboto" w:cs="Roboto"/>
            <w:color w:val="4472C4" w:themeColor="accent1"/>
          </w:rPr>
          <w:t>iAHO@who.int</w:t>
        </w:r>
      </w:hyperlink>
    </w:p>
    <w:p w14:paraId="1B46A7E0" w14:textId="77777777" w:rsidR="005F0402" w:rsidRDefault="005F0402" w:rsidP="005F0402">
      <w:pPr>
        <w:suppressAutoHyphens/>
        <w:autoSpaceDE w:val="0"/>
        <w:autoSpaceDN w:val="0"/>
        <w:adjustRightInd w:val="0"/>
        <w:spacing w:afterLines="25" w:after="60"/>
        <w:textAlignment w:val="center"/>
        <w:rPr>
          <w:rFonts w:ascii="Roboto" w:hAnsi="Roboto" w:cs="Roboto"/>
          <w:b/>
          <w:bCs/>
          <w:color w:val="001333"/>
        </w:rPr>
      </w:pPr>
    </w:p>
    <w:p w14:paraId="00A30CED" w14:textId="77777777" w:rsidR="005F0402" w:rsidRPr="00B61032" w:rsidRDefault="005F0402" w:rsidP="005F0402">
      <w:pPr>
        <w:suppressAutoHyphens/>
        <w:autoSpaceDE w:val="0"/>
        <w:autoSpaceDN w:val="0"/>
        <w:adjustRightInd w:val="0"/>
        <w:spacing w:afterLines="25" w:after="60"/>
        <w:textAlignment w:val="center"/>
        <w:rPr>
          <w:rFonts w:ascii="Roboto" w:hAnsi="Roboto" w:cs="Roboto"/>
          <w:color w:val="E7E6E6" w:themeColor="background2"/>
        </w:rPr>
      </w:pPr>
      <w:r w:rsidRPr="00B61032">
        <w:rPr>
          <w:rFonts w:ascii="Roboto" w:hAnsi="Roboto" w:cs="Roboto"/>
          <w:b/>
          <w:bCs/>
          <w:color w:val="001333"/>
        </w:rPr>
        <w:t>Connect with us on LinkedIn: </w:t>
      </w:r>
      <w:hyperlink r:id="rId21" w:tgtFrame="_blank" w:history="1">
        <w:r w:rsidRPr="00B61032">
          <w:rPr>
            <w:rFonts w:ascii="Roboto" w:hAnsi="Roboto" w:cs="Roboto"/>
            <w:color w:val="4472C4" w:themeColor="accent1"/>
          </w:rPr>
          <w:t>https://www.linkedin.com/company/iaho/</w:t>
        </w:r>
      </w:hyperlink>
    </w:p>
    <w:p w14:paraId="0A339DB1" w14:textId="77777777" w:rsidR="005F0402" w:rsidRDefault="005F0402" w:rsidP="005F0402">
      <w:pPr>
        <w:suppressAutoHyphens/>
        <w:autoSpaceDE w:val="0"/>
        <w:autoSpaceDN w:val="0"/>
        <w:adjustRightInd w:val="0"/>
        <w:spacing w:afterLines="25" w:after="60" w:line="264" w:lineRule="auto"/>
        <w:textAlignment w:val="center"/>
        <w:rPr>
          <w:rFonts w:ascii="Roboto" w:hAnsi="Roboto" w:cs="Roboto"/>
          <w:b/>
          <w:color w:val="001333"/>
        </w:rPr>
      </w:pPr>
    </w:p>
    <w:p w14:paraId="79354E9D" w14:textId="4B7C0AA2" w:rsidR="005F0402" w:rsidRPr="00B61032" w:rsidRDefault="005F0402" w:rsidP="005F0402">
      <w:pPr>
        <w:suppressAutoHyphens/>
        <w:autoSpaceDE w:val="0"/>
        <w:autoSpaceDN w:val="0"/>
        <w:adjustRightInd w:val="0"/>
        <w:spacing w:afterLines="25" w:after="60" w:line="264" w:lineRule="auto"/>
        <w:textAlignment w:val="center"/>
        <w:rPr>
          <w:rFonts w:ascii="Roboto" w:hAnsi="Roboto"/>
        </w:rPr>
      </w:pPr>
      <w:r>
        <w:rPr>
          <w:rFonts w:ascii="Roboto" w:hAnsi="Roboto" w:cs="Roboto"/>
          <w:b/>
          <w:color w:val="001333"/>
        </w:rPr>
        <w:t xml:space="preserve">The fact sheet was produced by </w:t>
      </w:r>
      <w:r w:rsidRPr="00B61032">
        <w:rPr>
          <w:rFonts w:ascii="Roboto" w:hAnsi="Roboto"/>
          <w:color w:val="001232"/>
        </w:rPr>
        <w:t xml:space="preserve">Wai Phyo Thant, </w:t>
      </w:r>
    </w:p>
    <w:p w14:paraId="3460BCFC" w14:textId="77777777" w:rsidR="005F0402" w:rsidRPr="00795E88" w:rsidRDefault="005F0402" w:rsidP="002E656C">
      <w:pPr>
        <w:jc w:val="both"/>
        <w:rPr>
          <w:rFonts w:cstheme="minorHAnsi"/>
          <w:color w:val="0D0D0D"/>
          <w:shd w:val="clear" w:color="auto" w:fill="FFFFFF"/>
        </w:rPr>
      </w:pPr>
    </w:p>
    <w:sectPr w:rsidR="005F0402" w:rsidRPr="00795E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8" w:author="Joseph Mung'atu" w:date="2024-04-28T18:03:00Z" w:initials="JM">
    <w:p w14:paraId="7A2519EF" w14:textId="77777777" w:rsidR="00AF074E" w:rsidRDefault="00AF074E" w:rsidP="00AF074E">
      <w:pPr>
        <w:pStyle w:val="CommentText"/>
      </w:pPr>
      <w:r>
        <w:rPr>
          <w:rStyle w:val="CommentReference"/>
        </w:rPr>
        <w:annotationRef/>
      </w:r>
      <w:r>
        <w:t>This section can go up to sit just before education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2519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1A920F" w16cex:dateUtc="2024-04-28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2519EF" w16cid:durableId="591A92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Roboto Black">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0124D"/>
    <w:multiLevelType w:val="hybridMultilevel"/>
    <w:tmpl w:val="B4EC3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EF5D15"/>
    <w:multiLevelType w:val="hybridMultilevel"/>
    <w:tmpl w:val="76306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C41E0"/>
    <w:multiLevelType w:val="hybridMultilevel"/>
    <w:tmpl w:val="C77EA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953243"/>
    <w:multiLevelType w:val="hybridMultilevel"/>
    <w:tmpl w:val="045A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AA22F4"/>
    <w:multiLevelType w:val="multilevel"/>
    <w:tmpl w:val="40EE3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B444BF"/>
    <w:multiLevelType w:val="hybridMultilevel"/>
    <w:tmpl w:val="356CB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88522D"/>
    <w:multiLevelType w:val="hybridMultilevel"/>
    <w:tmpl w:val="AE068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087E31"/>
    <w:multiLevelType w:val="hybridMultilevel"/>
    <w:tmpl w:val="EC844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B31D52"/>
    <w:multiLevelType w:val="hybridMultilevel"/>
    <w:tmpl w:val="3D068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E6066B"/>
    <w:multiLevelType w:val="hybridMultilevel"/>
    <w:tmpl w:val="EF1C8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EA6B6F"/>
    <w:multiLevelType w:val="hybridMultilevel"/>
    <w:tmpl w:val="797E3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5015390">
    <w:abstractNumId w:val="1"/>
  </w:num>
  <w:num w:numId="2" w16cid:durableId="1173380267">
    <w:abstractNumId w:val="8"/>
  </w:num>
  <w:num w:numId="3" w16cid:durableId="1083379446">
    <w:abstractNumId w:val="5"/>
  </w:num>
  <w:num w:numId="4" w16cid:durableId="2029140820">
    <w:abstractNumId w:val="6"/>
  </w:num>
  <w:num w:numId="5" w16cid:durableId="500198824">
    <w:abstractNumId w:val="4"/>
  </w:num>
  <w:num w:numId="6" w16cid:durableId="1254315538">
    <w:abstractNumId w:val="7"/>
  </w:num>
  <w:num w:numId="7" w16cid:durableId="2014792147">
    <w:abstractNumId w:val="9"/>
  </w:num>
  <w:num w:numId="8" w16cid:durableId="28341650">
    <w:abstractNumId w:val="3"/>
  </w:num>
  <w:num w:numId="9" w16cid:durableId="2065788534">
    <w:abstractNumId w:val="10"/>
  </w:num>
  <w:num w:numId="10" w16cid:durableId="243030622">
    <w:abstractNumId w:val="2"/>
  </w:num>
  <w:num w:numId="11" w16cid:durableId="10156185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seph Mung'atu">
    <w15:presenceInfo w15:providerId="Windows Live" w15:userId="6a67adeefcc824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2A"/>
    <w:rsid w:val="00017C43"/>
    <w:rsid w:val="00020914"/>
    <w:rsid w:val="00033454"/>
    <w:rsid w:val="00054D8A"/>
    <w:rsid w:val="00056804"/>
    <w:rsid w:val="00065DCF"/>
    <w:rsid w:val="0008616C"/>
    <w:rsid w:val="000A176A"/>
    <w:rsid w:val="000B00C2"/>
    <w:rsid w:val="000B0622"/>
    <w:rsid w:val="000C68A7"/>
    <w:rsid w:val="000D24AA"/>
    <w:rsid w:val="000E5D14"/>
    <w:rsid w:val="000F23C7"/>
    <w:rsid w:val="001268B4"/>
    <w:rsid w:val="00140D14"/>
    <w:rsid w:val="001660E0"/>
    <w:rsid w:val="001675D2"/>
    <w:rsid w:val="0017764E"/>
    <w:rsid w:val="001A0601"/>
    <w:rsid w:val="001C7E6C"/>
    <w:rsid w:val="001D76D6"/>
    <w:rsid w:val="001E69F4"/>
    <w:rsid w:val="001F10F6"/>
    <w:rsid w:val="001F47FB"/>
    <w:rsid w:val="001F55A3"/>
    <w:rsid w:val="00204CBB"/>
    <w:rsid w:val="002147FA"/>
    <w:rsid w:val="002259EB"/>
    <w:rsid w:val="00233E4C"/>
    <w:rsid w:val="00251A83"/>
    <w:rsid w:val="00252B28"/>
    <w:rsid w:val="00292BFA"/>
    <w:rsid w:val="00294772"/>
    <w:rsid w:val="002B00CB"/>
    <w:rsid w:val="002B2B8B"/>
    <w:rsid w:val="002B47AF"/>
    <w:rsid w:val="002B5343"/>
    <w:rsid w:val="002C0F27"/>
    <w:rsid w:val="002E656C"/>
    <w:rsid w:val="002F0CF5"/>
    <w:rsid w:val="00302D1D"/>
    <w:rsid w:val="00303EC9"/>
    <w:rsid w:val="003106A1"/>
    <w:rsid w:val="0031595A"/>
    <w:rsid w:val="00335884"/>
    <w:rsid w:val="0038249C"/>
    <w:rsid w:val="003A6EAE"/>
    <w:rsid w:val="003B25FE"/>
    <w:rsid w:val="003C5C5B"/>
    <w:rsid w:val="003C771B"/>
    <w:rsid w:val="003D44B2"/>
    <w:rsid w:val="003F41C0"/>
    <w:rsid w:val="00414B90"/>
    <w:rsid w:val="00425880"/>
    <w:rsid w:val="004313EE"/>
    <w:rsid w:val="004469AE"/>
    <w:rsid w:val="004543F9"/>
    <w:rsid w:val="00460A0A"/>
    <w:rsid w:val="0046669A"/>
    <w:rsid w:val="00493110"/>
    <w:rsid w:val="004B4273"/>
    <w:rsid w:val="004E5399"/>
    <w:rsid w:val="004E69E0"/>
    <w:rsid w:val="004F09A8"/>
    <w:rsid w:val="004F2CF3"/>
    <w:rsid w:val="004F4B2B"/>
    <w:rsid w:val="00507B2A"/>
    <w:rsid w:val="00523E47"/>
    <w:rsid w:val="00534778"/>
    <w:rsid w:val="00536E72"/>
    <w:rsid w:val="00540775"/>
    <w:rsid w:val="00542329"/>
    <w:rsid w:val="00560983"/>
    <w:rsid w:val="0056634F"/>
    <w:rsid w:val="00575790"/>
    <w:rsid w:val="00584D60"/>
    <w:rsid w:val="00594BB3"/>
    <w:rsid w:val="00597BDD"/>
    <w:rsid w:val="005A54C1"/>
    <w:rsid w:val="005D00E0"/>
    <w:rsid w:val="005D70BB"/>
    <w:rsid w:val="005E4DF3"/>
    <w:rsid w:val="005E505C"/>
    <w:rsid w:val="005F0402"/>
    <w:rsid w:val="0061483B"/>
    <w:rsid w:val="0062426C"/>
    <w:rsid w:val="0062605E"/>
    <w:rsid w:val="00626C81"/>
    <w:rsid w:val="006300B1"/>
    <w:rsid w:val="00653AB3"/>
    <w:rsid w:val="00666658"/>
    <w:rsid w:val="00677EDB"/>
    <w:rsid w:val="006D6BF1"/>
    <w:rsid w:val="006E5580"/>
    <w:rsid w:val="006E7F75"/>
    <w:rsid w:val="006F52BD"/>
    <w:rsid w:val="00724198"/>
    <w:rsid w:val="00733C45"/>
    <w:rsid w:val="00734598"/>
    <w:rsid w:val="00743133"/>
    <w:rsid w:val="0075384B"/>
    <w:rsid w:val="0076312A"/>
    <w:rsid w:val="00764FCC"/>
    <w:rsid w:val="0077064F"/>
    <w:rsid w:val="00785E89"/>
    <w:rsid w:val="00795E88"/>
    <w:rsid w:val="007A3AD6"/>
    <w:rsid w:val="007A3B14"/>
    <w:rsid w:val="007A64D4"/>
    <w:rsid w:val="007B1303"/>
    <w:rsid w:val="007E57C4"/>
    <w:rsid w:val="008062D8"/>
    <w:rsid w:val="008102AC"/>
    <w:rsid w:val="008213CB"/>
    <w:rsid w:val="00821CDA"/>
    <w:rsid w:val="00826A15"/>
    <w:rsid w:val="00830531"/>
    <w:rsid w:val="00844543"/>
    <w:rsid w:val="00845359"/>
    <w:rsid w:val="00845BAA"/>
    <w:rsid w:val="0084627A"/>
    <w:rsid w:val="00850C01"/>
    <w:rsid w:val="00881460"/>
    <w:rsid w:val="00883FED"/>
    <w:rsid w:val="00895A05"/>
    <w:rsid w:val="008A2800"/>
    <w:rsid w:val="008A578A"/>
    <w:rsid w:val="008C09AC"/>
    <w:rsid w:val="008E24F3"/>
    <w:rsid w:val="008F1EDA"/>
    <w:rsid w:val="008F4ABB"/>
    <w:rsid w:val="008F7872"/>
    <w:rsid w:val="00906DA3"/>
    <w:rsid w:val="009078ED"/>
    <w:rsid w:val="00922C0B"/>
    <w:rsid w:val="0093053E"/>
    <w:rsid w:val="00970C99"/>
    <w:rsid w:val="00975AAC"/>
    <w:rsid w:val="0098126E"/>
    <w:rsid w:val="00983127"/>
    <w:rsid w:val="00985DB4"/>
    <w:rsid w:val="009925E0"/>
    <w:rsid w:val="009A6160"/>
    <w:rsid w:val="009C2C76"/>
    <w:rsid w:val="009F3BC4"/>
    <w:rsid w:val="00A0201B"/>
    <w:rsid w:val="00A425B4"/>
    <w:rsid w:val="00A5005C"/>
    <w:rsid w:val="00A57D1B"/>
    <w:rsid w:val="00A76164"/>
    <w:rsid w:val="00A76A92"/>
    <w:rsid w:val="00AA4E49"/>
    <w:rsid w:val="00AA5C7E"/>
    <w:rsid w:val="00AB4C51"/>
    <w:rsid w:val="00AB6168"/>
    <w:rsid w:val="00AB6614"/>
    <w:rsid w:val="00AB75A3"/>
    <w:rsid w:val="00AC7B19"/>
    <w:rsid w:val="00AE05C1"/>
    <w:rsid w:val="00AE4E0F"/>
    <w:rsid w:val="00AF074E"/>
    <w:rsid w:val="00AF5AEB"/>
    <w:rsid w:val="00B0036D"/>
    <w:rsid w:val="00B22F15"/>
    <w:rsid w:val="00B254FB"/>
    <w:rsid w:val="00B25C4E"/>
    <w:rsid w:val="00B3206F"/>
    <w:rsid w:val="00B56258"/>
    <w:rsid w:val="00B72FB0"/>
    <w:rsid w:val="00B9299D"/>
    <w:rsid w:val="00BB1361"/>
    <w:rsid w:val="00BC1100"/>
    <w:rsid w:val="00BD00F8"/>
    <w:rsid w:val="00BE1020"/>
    <w:rsid w:val="00BE2B29"/>
    <w:rsid w:val="00BE6B6F"/>
    <w:rsid w:val="00BE797D"/>
    <w:rsid w:val="00C0641E"/>
    <w:rsid w:val="00C23675"/>
    <w:rsid w:val="00C2777E"/>
    <w:rsid w:val="00C313D4"/>
    <w:rsid w:val="00C83D27"/>
    <w:rsid w:val="00C91EE2"/>
    <w:rsid w:val="00C977F9"/>
    <w:rsid w:val="00CA5F4B"/>
    <w:rsid w:val="00CC3121"/>
    <w:rsid w:val="00CC65AD"/>
    <w:rsid w:val="00CF6FB6"/>
    <w:rsid w:val="00D60317"/>
    <w:rsid w:val="00D633D5"/>
    <w:rsid w:val="00D65CE0"/>
    <w:rsid w:val="00D70468"/>
    <w:rsid w:val="00D72B10"/>
    <w:rsid w:val="00D93B25"/>
    <w:rsid w:val="00D94974"/>
    <w:rsid w:val="00D978DA"/>
    <w:rsid w:val="00DA252F"/>
    <w:rsid w:val="00DD70E2"/>
    <w:rsid w:val="00DE105E"/>
    <w:rsid w:val="00DF7399"/>
    <w:rsid w:val="00E12E8F"/>
    <w:rsid w:val="00E16D53"/>
    <w:rsid w:val="00E5117C"/>
    <w:rsid w:val="00E541F0"/>
    <w:rsid w:val="00E6125D"/>
    <w:rsid w:val="00E75CDD"/>
    <w:rsid w:val="00E82825"/>
    <w:rsid w:val="00E94719"/>
    <w:rsid w:val="00EA3EC9"/>
    <w:rsid w:val="00EB750B"/>
    <w:rsid w:val="00ED2F10"/>
    <w:rsid w:val="00ED54C3"/>
    <w:rsid w:val="00EE1B21"/>
    <w:rsid w:val="00EE5610"/>
    <w:rsid w:val="00F02B91"/>
    <w:rsid w:val="00F24BE9"/>
    <w:rsid w:val="00F315CC"/>
    <w:rsid w:val="00F55C6F"/>
    <w:rsid w:val="00F7248A"/>
    <w:rsid w:val="00F73105"/>
    <w:rsid w:val="00F826D9"/>
    <w:rsid w:val="00F92B89"/>
    <w:rsid w:val="00F955A8"/>
    <w:rsid w:val="00F96133"/>
    <w:rsid w:val="00FB6CB5"/>
    <w:rsid w:val="00FD2C87"/>
    <w:rsid w:val="00FD6B60"/>
    <w:rsid w:val="00FE4E17"/>
    <w:rsid w:val="00FE7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A532B9"/>
  <w15:chartTrackingRefBased/>
  <w15:docId w15:val="{7FBD09B4-BC4A-4464-A8EF-3FAFC2FA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268B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F04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70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F23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1A83"/>
    <w:pPr>
      <w:ind w:left="720"/>
      <w:contextualSpacing/>
    </w:pPr>
  </w:style>
  <w:style w:type="table" w:styleId="TableGrid">
    <w:name w:val="Table Grid"/>
    <w:basedOn w:val="TableNormal"/>
    <w:uiPriority w:val="39"/>
    <w:rsid w:val="00584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8282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E8282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E828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828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828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3D44B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D44B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D44B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1268B4"/>
    <w:rPr>
      <w:rFonts w:asciiTheme="majorHAnsi" w:eastAsiaTheme="majorEastAsia" w:hAnsiTheme="majorHAnsi" w:cstheme="majorBidi"/>
      <w:color w:val="2F5496" w:themeColor="accent1" w:themeShade="BF"/>
      <w:kern w:val="2"/>
      <w:sz w:val="40"/>
      <w:szCs w:val="40"/>
      <w:lang w:val="en-GB"/>
      <w14:ligatures w14:val="standardContextual"/>
    </w:rPr>
  </w:style>
  <w:style w:type="character" w:customStyle="1" w:styleId="Heading4Char">
    <w:name w:val="Heading 4 Char"/>
    <w:basedOn w:val="DefaultParagraphFont"/>
    <w:link w:val="Heading4"/>
    <w:uiPriority w:val="9"/>
    <w:semiHidden/>
    <w:rsid w:val="000F23C7"/>
    <w:rPr>
      <w:rFonts w:asciiTheme="majorHAnsi" w:eastAsiaTheme="majorEastAsia" w:hAnsiTheme="majorHAnsi" w:cstheme="majorBidi"/>
      <w:i/>
      <w:iCs/>
      <w:color w:val="2F5496" w:themeColor="accent1" w:themeShade="BF"/>
      <w:lang w:val="en-GB"/>
    </w:rPr>
  </w:style>
  <w:style w:type="paragraph" w:customStyle="1" w:styleId="iAHOSources">
    <w:name w:val="iAHO – Sources"/>
    <w:basedOn w:val="Normal"/>
    <w:uiPriority w:val="15"/>
    <w:qFormat/>
    <w:rsid w:val="005F0402"/>
    <w:pPr>
      <w:spacing w:afterLines="80" w:after="192" w:line="240" w:lineRule="auto"/>
    </w:pPr>
    <w:rPr>
      <w:rFonts w:ascii="Roboto" w:eastAsiaTheme="minorEastAsia" w:hAnsi="Roboto" w:cs="Roboto"/>
      <w:b/>
      <w:bCs/>
      <w:color w:val="001333"/>
      <w:sz w:val="21"/>
      <w:szCs w:val="21"/>
      <w:lang w:eastAsia="zh-TW"/>
    </w:rPr>
  </w:style>
  <w:style w:type="character" w:customStyle="1" w:styleId="Heading2Char">
    <w:name w:val="Heading 2 Char"/>
    <w:basedOn w:val="DefaultParagraphFont"/>
    <w:link w:val="Heading2"/>
    <w:uiPriority w:val="9"/>
    <w:rsid w:val="005F0402"/>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5D70BB"/>
    <w:rPr>
      <w:rFonts w:asciiTheme="majorHAnsi" w:eastAsiaTheme="majorEastAsia" w:hAnsiTheme="majorHAnsi" w:cstheme="majorBidi"/>
      <w:color w:val="1F3763" w:themeColor="accent1" w:themeShade="7F"/>
      <w:sz w:val="24"/>
      <w:szCs w:val="24"/>
      <w:lang w:val="en-GB"/>
    </w:rPr>
  </w:style>
  <w:style w:type="paragraph" w:styleId="Revision">
    <w:name w:val="Revision"/>
    <w:hidden/>
    <w:uiPriority w:val="99"/>
    <w:semiHidden/>
    <w:rsid w:val="00F96133"/>
    <w:pPr>
      <w:spacing w:after="0" w:line="240" w:lineRule="auto"/>
    </w:pPr>
    <w:rPr>
      <w:lang w:val="en-GB"/>
    </w:rPr>
  </w:style>
  <w:style w:type="character" w:styleId="CommentReference">
    <w:name w:val="annotation reference"/>
    <w:basedOn w:val="DefaultParagraphFont"/>
    <w:uiPriority w:val="99"/>
    <w:semiHidden/>
    <w:unhideWhenUsed/>
    <w:rsid w:val="00AF074E"/>
    <w:rPr>
      <w:sz w:val="16"/>
      <w:szCs w:val="16"/>
    </w:rPr>
  </w:style>
  <w:style w:type="paragraph" w:styleId="CommentText">
    <w:name w:val="annotation text"/>
    <w:basedOn w:val="Normal"/>
    <w:link w:val="CommentTextChar"/>
    <w:uiPriority w:val="99"/>
    <w:unhideWhenUsed/>
    <w:rsid w:val="00AF074E"/>
    <w:pPr>
      <w:spacing w:line="240" w:lineRule="auto"/>
    </w:pPr>
    <w:rPr>
      <w:sz w:val="20"/>
      <w:szCs w:val="20"/>
    </w:rPr>
  </w:style>
  <w:style w:type="character" w:customStyle="1" w:styleId="CommentTextChar">
    <w:name w:val="Comment Text Char"/>
    <w:basedOn w:val="DefaultParagraphFont"/>
    <w:link w:val="CommentText"/>
    <w:uiPriority w:val="99"/>
    <w:rsid w:val="00AF074E"/>
    <w:rPr>
      <w:sz w:val="20"/>
      <w:szCs w:val="20"/>
      <w:lang w:val="en-GB"/>
    </w:rPr>
  </w:style>
  <w:style w:type="paragraph" w:styleId="CommentSubject">
    <w:name w:val="annotation subject"/>
    <w:basedOn w:val="CommentText"/>
    <w:next w:val="CommentText"/>
    <w:link w:val="CommentSubjectChar"/>
    <w:uiPriority w:val="99"/>
    <w:semiHidden/>
    <w:unhideWhenUsed/>
    <w:rsid w:val="00AF074E"/>
    <w:rPr>
      <w:b/>
      <w:bCs/>
    </w:rPr>
  </w:style>
  <w:style w:type="character" w:customStyle="1" w:styleId="CommentSubjectChar">
    <w:name w:val="Comment Subject Char"/>
    <w:basedOn w:val="CommentTextChar"/>
    <w:link w:val="CommentSubject"/>
    <w:uiPriority w:val="99"/>
    <w:semiHidden/>
    <w:rsid w:val="00AF074E"/>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047211">
      <w:bodyDiv w:val="1"/>
      <w:marLeft w:val="0"/>
      <w:marRight w:val="0"/>
      <w:marTop w:val="0"/>
      <w:marBottom w:val="0"/>
      <w:divBdr>
        <w:top w:val="none" w:sz="0" w:space="0" w:color="auto"/>
        <w:left w:val="none" w:sz="0" w:space="0" w:color="auto"/>
        <w:bottom w:val="none" w:sz="0" w:space="0" w:color="auto"/>
        <w:right w:val="none" w:sz="0" w:space="0" w:color="auto"/>
      </w:divBdr>
    </w:div>
    <w:div w:id="127817743">
      <w:bodyDiv w:val="1"/>
      <w:marLeft w:val="0"/>
      <w:marRight w:val="0"/>
      <w:marTop w:val="0"/>
      <w:marBottom w:val="0"/>
      <w:divBdr>
        <w:top w:val="none" w:sz="0" w:space="0" w:color="auto"/>
        <w:left w:val="none" w:sz="0" w:space="0" w:color="auto"/>
        <w:bottom w:val="none" w:sz="0" w:space="0" w:color="auto"/>
        <w:right w:val="none" w:sz="0" w:space="0" w:color="auto"/>
      </w:divBdr>
    </w:div>
    <w:div w:id="129177147">
      <w:bodyDiv w:val="1"/>
      <w:marLeft w:val="0"/>
      <w:marRight w:val="0"/>
      <w:marTop w:val="0"/>
      <w:marBottom w:val="0"/>
      <w:divBdr>
        <w:top w:val="none" w:sz="0" w:space="0" w:color="auto"/>
        <w:left w:val="none" w:sz="0" w:space="0" w:color="auto"/>
        <w:bottom w:val="none" w:sz="0" w:space="0" w:color="auto"/>
        <w:right w:val="none" w:sz="0" w:space="0" w:color="auto"/>
      </w:divBdr>
    </w:div>
    <w:div w:id="132332894">
      <w:bodyDiv w:val="1"/>
      <w:marLeft w:val="0"/>
      <w:marRight w:val="0"/>
      <w:marTop w:val="0"/>
      <w:marBottom w:val="0"/>
      <w:divBdr>
        <w:top w:val="none" w:sz="0" w:space="0" w:color="auto"/>
        <w:left w:val="none" w:sz="0" w:space="0" w:color="auto"/>
        <w:bottom w:val="none" w:sz="0" w:space="0" w:color="auto"/>
        <w:right w:val="none" w:sz="0" w:space="0" w:color="auto"/>
      </w:divBdr>
    </w:div>
    <w:div w:id="209998292">
      <w:bodyDiv w:val="1"/>
      <w:marLeft w:val="0"/>
      <w:marRight w:val="0"/>
      <w:marTop w:val="0"/>
      <w:marBottom w:val="0"/>
      <w:divBdr>
        <w:top w:val="none" w:sz="0" w:space="0" w:color="auto"/>
        <w:left w:val="none" w:sz="0" w:space="0" w:color="auto"/>
        <w:bottom w:val="none" w:sz="0" w:space="0" w:color="auto"/>
        <w:right w:val="none" w:sz="0" w:space="0" w:color="auto"/>
      </w:divBdr>
    </w:div>
    <w:div w:id="232278213">
      <w:bodyDiv w:val="1"/>
      <w:marLeft w:val="0"/>
      <w:marRight w:val="0"/>
      <w:marTop w:val="0"/>
      <w:marBottom w:val="0"/>
      <w:divBdr>
        <w:top w:val="none" w:sz="0" w:space="0" w:color="auto"/>
        <w:left w:val="none" w:sz="0" w:space="0" w:color="auto"/>
        <w:bottom w:val="none" w:sz="0" w:space="0" w:color="auto"/>
        <w:right w:val="none" w:sz="0" w:space="0" w:color="auto"/>
      </w:divBdr>
    </w:div>
    <w:div w:id="248276967">
      <w:bodyDiv w:val="1"/>
      <w:marLeft w:val="0"/>
      <w:marRight w:val="0"/>
      <w:marTop w:val="0"/>
      <w:marBottom w:val="0"/>
      <w:divBdr>
        <w:top w:val="none" w:sz="0" w:space="0" w:color="auto"/>
        <w:left w:val="none" w:sz="0" w:space="0" w:color="auto"/>
        <w:bottom w:val="none" w:sz="0" w:space="0" w:color="auto"/>
        <w:right w:val="none" w:sz="0" w:space="0" w:color="auto"/>
      </w:divBdr>
    </w:div>
    <w:div w:id="385493409">
      <w:bodyDiv w:val="1"/>
      <w:marLeft w:val="0"/>
      <w:marRight w:val="0"/>
      <w:marTop w:val="0"/>
      <w:marBottom w:val="0"/>
      <w:divBdr>
        <w:top w:val="none" w:sz="0" w:space="0" w:color="auto"/>
        <w:left w:val="none" w:sz="0" w:space="0" w:color="auto"/>
        <w:bottom w:val="none" w:sz="0" w:space="0" w:color="auto"/>
        <w:right w:val="none" w:sz="0" w:space="0" w:color="auto"/>
      </w:divBdr>
      <w:divsChild>
        <w:div w:id="62333201">
          <w:marLeft w:val="0"/>
          <w:marRight w:val="0"/>
          <w:marTop w:val="0"/>
          <w:marBottom w:val="0"/>
          <w:divBdr>
            <w:top w:val="single" w:sz="2" w:space="0" w:color="E3E3E3"/>
            <w:left w:val="single" w:sz="2" w:space="0" w:color="E3E3E3"/>
            <w:bottom w:val="single" w:sz="2" w:space="0" w:color="E3E3E3"/>
            <w:right w:val="single" w:sz="2" w:space="0" w:color="E3E3E3"/>
          </w:divBdr>
          <w:divsChild>
            <w:div w:id="1834712426">
              <w:marLeft w:val="0"/>
              <w:marRight w:val="0"/>
              <w:marTop w:val="0"/>
              <w:marBottom w:val="0"/>
              <w:divBdr>
                <w:top w:val="single" w:sz="2" w:space="0" w:color="E3E3E3"/>
                <w:left w:val="single" w:sz="2" w:space="0" w:color="E3E3E3"/>
                <w:bottom w:val="single" w:sz="2" w:space="0" w:color="E3E3E3"/>
                <w:right w:val="single" w:sz="2" w:space="0" w:color="E3E3E3"/>
              </w:divBdr>
              <w:divsChild>
                <w:div w:id="1223953201">
                  <w:marLeft w:val="0"/>
                  <w:marRight w:val="0"/>
                  <w:marTop w:val="0"/>
                  <w:marBottom w:val="0"/>
                  <w:divBdr>
                    <w:top w:val="single" w:sz="2" w:space="0" w:color="E3E3E3"/>
                    <w:left w:val="single" w:sz="2" w:space="0" w:color="E3E3E3"/>
                    <w:bottom w:val="single" w:sz="2" w:space="0" w:color="E3E3E3"/>
                    <w:right w:val="single" w:sz="2" w:space="0" w:color="E3E3E3"/>
                  </w:divBdr>
                  <w:divsChild>
                    <w:div w:id="1984044670">
                      <w:marLeft w:val="0"/>
                      <w:marRight w:val="0"/>
                      <w:marTop w:val="0"/>
                      <w:marBottom w:val="0"/>
                      <w:divBdr>
                        <w:top w:val="single" w:sz="2" w:space="0" w:color="E3E3E3"/>
                        <w:left w:val="single" w:sz="2" w:space="0" w:color="E3E3E3"/>
                        <w:bottom w:val="single" w:sz="2" w:space="0" w:color="E3E3E3"/>
                        <w:right w:val="single" w:sz="2" w:space="0" w:color="E3E3E3"/>
                      </w:divBdr>
                      <w:divsChild>
                        <w:div w:id="1881360355">
                          <w:marLeft w:val="0"/>
                          <w:marRight w:val="0"/>
                          <w:marTop w:val="0"/>
                          <w:marBottom w:val="0"/>
                          <w:divBdr>
                            <w:top w:val="single" w:sz="2" w:space="0" w:color="E3E3E3"/>
                            <w:left w:val="single" w:sz="2" w:space="0" w:color="E3E3E3"/>
                            <w:bottom w:val="single" w:sz="2" w:space="0" w:color="E3E3E3"/>
                            <w:right w:val="single" w:sz="2" w:space="0" w:color="E3E3E3"/>
                          </w:divBdr>
                          <w:divsChild>
                            <w:div w:id="304553879">
                              <w:marLeft w:val="0"/>
                              <w:marRight w:val="0"/>
                              <w:marTop w:val="0"/>
                              <w:marBottom w:val="0"/>
                              <w:divBdr>
                                <w:top w:val="single" w:sz="2" w:space="0" w:color="E3E3E3"/>
                                <w:left w:val="single" w:sz="2" w:space="0" w:color="E3E3E3"/>
                                <w:bottom w:val="single" w:sz="2" w:space="0" w:color="E3E3E3"/>
                                <w:right w:val="single" w:sz="2" w:space="0" w:color="E3E3E3"/>
                              </w:divBdr>
                              <w:divsChild>
                                <w:div w:id="1502618834">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59689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243">
                                          <w:marLeft w:val="0"/>
                                          <w:marRight w:val="0"/>
                                          <w:marTop w:val="0"/>
                                          <w:marBottom w:val="0"/>
                                          <w:divBdr>
                                            <w:top w:val="single" w:sz="2" w:space="0" w:color="E3E3E3"/>
                                            <w:left w:val="single" w:sz="2" w:space="0" w:color="E3E3E3"/>
                                            <w:bottom w:val="single" w:sz="2" w:space="0" w:color="E3E3E3"/>
                                            <w:right w:val="single" w:sz="2" w:space="0" w:color="E3E3E3"/>
                                          </w:divBdr>
                                          <w:divsChild>
                                            <w:div w:id="991298877">
                                              <w:marLeft w:val="0"/>
                                              <w:marRight w:val="0"/>
                                              <w:marTop w:val="0"/>
                                              <w:marBottom w:val="0"/>
                                              <w:divBdr>
                                                <w:top w:val="single" w:sz="2" w:space="0" w:color="E3E3E3"/>
                                                <w:left w:val="single" w:sz="2" w:space="0" w:color="E3E3E3"/>
                                                <w:bottom w:val="single" w:sz="2" w:space="0" w:color="E3E3E3"/>
                                                <w:right w:val="single" w:sz="2" w:space="0" w:color="E3E3E3"/>
                                              </w:divBdr>
                                              <w:divsChild>
                                                <w:div w:id="2030373833">
                                                  <w:marLeft w:val="0"/>
                                                  <w:marRight w:val="0"/>
                                                  <w:marTop w:val="0"/>
                                                  <w:marBottom w:val="0"/>
                                                  <w:divBdr>
                                                    <w:top w:val="single" w:sz="2" w:space="0" w:color="E3E3E3"/>
                                                    <w:left w:val="single" w:sz="2" w:space="0" w:color="E3E3E3"/>
                                                    <w:bottom w:val="single" w:sz="2" w:space="0" w:color="E3E3E3"/>
                                                    <w:right w:val="single" w:sz="2" w:space="0" w:color="E3E3E3"/>
                                                  </w:divBdr>
                                                  <w:divsChild>
                                                    <w:div w:id="330135160">
                                                      <w:marLeft w:val="0"/>
                                                      <w:marRight w:val="0"/>
                                                      <w:marTop w:val="0"/>
                                                      <w:marBottom w:val="0"/>
                                                      <w:divBdr>
                                                        <w:top w:val="single" w:sz="2" w:space="0" w:color="E3E3E3"/>
                                                        <w:left w:val="single" w:sz="2" w:space="0" w:color="E3E3E3"/>
                                                        <w:bottom w:val="single" w:sz="2" w:space="0" w:color="E3E3E3"/>
                                                        <w:right w:val="single" w:sz="2" w:space="0" w:color="E3E3E3"/>
                                                      </w:divBdr>
                                                      <w:divsChild>
                                                        <w:div w:id="1922182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05718393">
          <w:marLeft w:val="0"/>
          <w:marRight w:val="0"/>
          <w:marTop w:val="0"/>
          <w:marBottom w:val="0"/>
          <w:divBdr>
            <w:top w:val="none" w:sz="0" w:space="0" w:color="auto"/>
            <w:left w:val="none" w:sz="0" w:space="0" w:color="auto"/>
            <w:bottom w:val="none" w:sz="0" w:space="0" w:color="auto"/>
            <w:right w:val="none" w:sz="0" w:space="0" w:color="auto"/>
          </w:divBdr>
        </w:div>
      </w:divsChild>
    </w:div>
    <w:div w:id="448933511">
      <w:bodyDiv w:val="1"/>
      <w:marLeft w:val="0"/>
      <w:marRight w:val="0"/>
      <w:marTop w:val="0"/>
      <w:marBottom w:val="0"/>
      <w:divBdr>
        <w:top w:val="none" w:sz="0" w:space="0" w:color="auto"/>
        <w:left w:val="none" w:sz="0" w:space="0" w:color="auto"/>
        <w:bottom w:val="none" w:sz="0" w:space="0" w:color="auto"/>
        <w:right w:val="none" w:sz="0" w:space="0" w:color="auto"/>
      </w:divBdr>
    </w:div>
    <w:div w:id="600456606">
      <w:bodyDiv w:val="1"/>
      <w:marLeft w:val="0"/>
      <w:marRight w:val="0"/>
      <w:marTop w:val="0"/>
      <w:marBottom w:val="0"/>
      <w:divBdr>
        <w:top w:val="none" w:sz="0" w:space="0" w:color="auto"/>
        <w:left w:val="none" w:sz="0" w:space="0" w:color="auto"/>
        <w:bottom w:val="none" w:sz="0" w:space="0" w:color="auto"/>
        <w:right w:val="none" w:sz="0" w:space="0" w:color="auto"/>
      </w:divBdr>
    </w:div>
    <w:div w:id="671106032">
      <w:bodyDiv w:val="1"/>
      <w:marLeft w:val="0"/>
      <w:marRight w:val="0"/>
      <w:marTop w:val="0"/>
      <w:marBottom w:val="0"/>
      <w:divBdr>
        <w:top w:val="none" w:sz="0" w:space="0" w:color="auto"/>
        <w:left w:val="none" w:sz="0" w:space="0" w:color="auto"/>
        <w:bottom w:val="none" w:sz="0" w:space="0" w:color="auto"/>
        <w:right w:val="none" w:sz="0" w:space="0" w:color="auto"/>
      </w:divBdr>
    </w:div>
    <w:div w:id="863903342">
      <w:bodyDiv w:val="1"/>
      <w:marLeft w:val="0"/>
      <w:marRight w:val="0"/>
      <w:marTop w:val="0"/>
      <w:marBottom w:val="0"/>
      <w:divBdr>
        <w:top w:val="none" w:sz="0" w:space="0" w:color="auto"/>
        <w:left w:val="none" w:sz="0" w:space="0" w:color="auto"/>
        <w:bottom w:val="none" w:sz="0" w:space="0" w:color="auto"/>
        <w:right w:val="none" w:sz="0" w:space="0" w:color="auto"/>
      </w:divBdr>
    </w:div>
    <w:div w:id="1004170570">
      <w:bodyDiv w:val="1"/>
      <w:marLeft w:val="0"/>
      <w:marRight w:val="0"/>
      <w:marTop w:val="0"/>
      <w:marBottom w:val="0"/>
      <w:divBdr>
        <w:top w:val="none" w:sz="0" w:space="0" w:color="auto"/>
        <w:left w:val="none" w:sz="0" w:space="0" w:color="auto"/>
        <w:bottom w:val="none" w:sz="0" w:space="0" w:color="auto"/>
        <w:right w:val="none" w:sz="0" w:space="0" w:color="auto"/>
      </w:divBdr>
    </w:div>
    <w:div w:id="1274942321">
      <w:bodyDiv w:val="1"/>
      <w:marLeft w:val="0"/>
      <w:marRight w:val="0"/>
      <w:marTop w:val="0"/>
      <w:marBottom w:val="0"/>
      <w:divBdr>
        <w:top w:val="none" w:sz="0" w:space="0" w:color="auto"/>
        <w:left w:val="none" w:sz="0" w:space="0" w:color="auto"/>
        <w:bottom w:val="none" w:sz="0" w:space="0" w:color="auto"/>
        <w:right w:val="none" w:sz="0" w:space="0" w:color="auto"/>
      </w:divBdr>
    </w:div>
    <w:div w:id="1419015562">
      <w:bodyDiv w:val="1"/>
      <w:marLeft w:val="0"/>
      <w:marRight w:val="0"/>
      <w:marTop w:val="0"/>
      <w:marBottom w:val="0"/>
      <w:divBdr>
        <w:top w:val="none" w:sz="0" w:space="0" w:color="auto"/>
        <w:left w:val="none" w:sz="0" w:space="0" w:color="auto"/>
        <w:bottom w:val="none" w:sz="0" w:space="0" w:color="auto"/>
        <w:right w:val="none" w:sz="0" w:space="0" w:color="auto"/>
      </w:divBdr>
    </w:div>
    <w:div w:id="1422682859">
      <w:bodyDiv w:val="1"/>
      <w:marLeft w:val="0"/>
      <w:marRight w:val="0"/>
      <w:marTop w:val="0"/>
      <w:marBottom w:val="0"/>
      <w:divBdr>
        <w:top w:val="none" w:sz="0" w:space="0" w:color="auto"/>
        <w:left w:val="none" w:sz="0" w:space="0" w:color="auto"/>
        <w:bottom w:val="none" w:sz="0" w:space="0" w:color="auto"/>
        <w:right w:val="none" w:sz="0" w:space="0" w:color="auto"/>
      </w:divBdr>
    </w:div>
    <w:div w:id="1490708858">
      <w:bodyDiv w:val="1"/>
      <w:marLeft w:val="0"/>
      <w:marRight w:val="0"/>
      <w:marTop w:val="0"/>
      <w:marBottom w:val="0"/>
      <w:divBdr>
        <w:top w:val="none" w:sz="0" w:space="0" w:color="auto"/>
        <w:left w:val="none" w:sz="0" w:space="0" w:color="auto"/>
        <w:bottom w:val="none" w:sz="0" w:space="0" w:color="auto"/>
        <w:right w:val="none" w:sz="0" w:space="0" w:color="auto"/>
      </w:divBdr>
    </w:div>
    <w:div w:id="1632520344">
      <w:bodyDiv w:val="1"/>
      <w:marLeft w:val="0"/>
      <w:marRight w:val="0"/>
      <w:marTop w:val="0"/>
      <w:marBottom w:val="0"/>
      <w:divBdr>
        <w:top w:val="none" w:sz="0" w:space="0" w:color="auto"/>
        <w:left w:val="none" w:sz="0" w:space="0" w:color="auto"/>
        <w:bottom w:val="none" w:sz="0" w:space="0" w:color="auto"/>
        <w:right w:val="none" w:sz="0" w:space="0" w:color="auto"/>
      </w:divBdr>
    </w:div>
    <w:div w:id="1650204758">
      <w:bodyDiv w:val="1"/>
      <w:marLeft w:val="0"/>
      <w:marRight w:val="0"/>
      <w:marTop w:val="0"/>
      <w:marBottom w:val="0"/>
      <w:divBdr>
        <w:top w:val="none" w:sz="0" w:space="0" w:color="auto"/>
        <w:left w:val="none" w:sz="0" w:space="0" w:color="auto"/>
        <w:bottom w:val="none" w:sz="0" w:space="0" w:color="auto"/>
        <w:right w:val="none" w:sz="0" w:space="0" w:color="auto"/>
      </w:divBdr>
    </w:div>
    <w:div w:id="1711106639">
      <w:bodyDiv w:val="1"/>
      <w:marLeft w:val="0"/>
      <w:marRight w:val="0"/>
      <w:marTop w:val="0"/>
      <w:marBottom w:val="0"/>
      <w:divBdr>
        <w:top w:val="none" w:sz="0" w:space="0" w:color="auto"/>
        <w:left w:val="none" w:sz="0" w:space="0" w:color="auto"/>
        <w:bottom w:val="none" w:sz="0" w:space="0" w:color="auto"/>
        <w:right w:val="none" w:sz="0" w:space="0" w:color="auto"/>
      </w:divBdr>
    </w:div>
    <w:div w:id="1947036012">
      <w:bodyDiv w:val="1"/>
      <w:marLeft w:val="0"/>
      <w:marRight w:val="0"/>
      <w:marTop w:val="0"/>
      <w:marBottom w:val="0"/>
      <w:divBdr>
        <w:top w:val="none" w:sz="0" w:space="0" w:color="auto"/>
        <w:left w:val="none" w:sz="0" w:space="0" w:color="auto"/>
        <w:bottom w:val="none" w:sz="0" w:space="0" w:color="auto"/>
        <w:right w:val="none" w:sz="0" w:space="0" w:color="auto"/>
      </w:divBdr>
    </w:div>
    <w:div w:id="1964656828">
      <w:bodyDiv w:val="1"/>
      <w:marLeft w:val="0"/>
      <w:marRight w:val="0"/>
      <w:marTop w:val="0"/>
      <w:marBottom w:val="0"/>
      <w:divBdr>
        <w:top w:val="none" w:sz="0" w:space="0" w:color="auto"/>
        <w:left w:val="none" w:sz="0" w:space="0" w:color="auto"/>
        <w:bottom w:val="none" w:sz="0" w:space="0" w:color="auto"/>
        <w:right w:val="none" w:sz="0" w:space="0" w:color="auto"/>
      </w:divBdr>
    </w:div>
    <w:div w:id="1977757136">
      <w:bodyDiv w:val="1"/>
      <w:marLeft w:val="0"/>
      <w:marRight w:val="0"/>
      <w:marTop w:val="0"/>
      <w:marBottom w:val="0"/>
      <w:divBdr>
        <w:top w:val="none" w:sz="0" w:space="0" w:color="auto"/>
        <w:left w:val="none" w:sz="0" w:space="0" w:color="auto"/>
        <w:bottom w:val="none" w:sz="0" w:space="0" w:color="auto"/>
        <w:right w:val="none" w:sz="0" w:space="0" w:color="auto"/>
      </w:divBdr>
    </w:div>
    <w:div w:id="203826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yperlink" Target="https://www.linkedin.com/company/iaho/" TargetMode="External"/><Relationship Id="rId7" Type="http://schemas.openxmlformats.org/officeDocument/2006/relationships/image" Target="media/image3.png"/><Relationship Id="rId12" Type="http://schemas.openxmlformats.org/officeDocument/2006/relationships/image" Target="media/image8.png"/><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mailto:iAHO@who.in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image" Target="media/image6.png"/><Relationship Id="rId19" Type="http://schemas.openxmlformats.org/officeDocument/2006/relationships/hyperlink" Target="https://aho.afro.who.int/country-profiles/a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2011</Words>
  <Characters>11480</Characters>
  <Application>Microsoft Office Word</Application>
  <DocSecurity>0</DocSecurity>
  <Lines>196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THANT, Wai Phyo</dc:creator>
  <cp:keywords/>
  <dc:description/>
  <cp:lastModifiedBy>Joseph Mung'atu</cp:lastModifiedBy>
  <cp:revision>5</cp:revision>
  <dcterms:created xsi:type="dcterms:W3CDTF">2024-04-28T14:36:00Z</dcterms:created>
  <dcterms:modified xsi:type="dcterms:W3CDTF">2024-04-28T15:03:00Z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25f44702708924ad49f3f3a76eaaed6b592c83de731b15815666cfb25ee44bec</vt:lpwstr>
  </property>
</Properties>
</file>
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22.xml" ContentType="application/vnd.openxmlformats-officedocument.drawingml.chart+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054319"/>
    <w:p w14:paraId="5E1C762D" w14:textId="77777777" w:rsidR="00EB4CF7" w:rsidRDefault="00EB4CF7" w:rsidP="0034020A">
      <w:pPr>
        <w:pStyle w:val="Heading1"/>
        <w:rPr>
          <w:rFonts w:ascii="Book Antiqua" w:hAnsi="Book Antiqua"/>
          <w:sz w:val="40"/>
        </w:rPr>
      </w:pPr>
      <w:r>
        <w:rPr>
          <w:noProof/>
        </w:rPr>
        <mc:AlternateContent>
          <mc:Choice Requires="wpg">
            <w:drawing>
              <wp:anchor distT="0" distB="0" distL="114300" distR="114300" simplePos="0" relativeHeight="251659264" behindDoc="1" locked="0" layoutInCell="1" allowOverlap="1" wp14:anchorId="7F6752BD" wp14:editId="39DE1166">
                <wp:simplePos x="0" y="0"/>
                <wp:positionH relativeFrom="margin">
                  <wp:align>center</wp:align>
                </wp:positionH>
                <wp:positionV relativeFrom="paragraph">
                  <wp:posOffset>10795</wp:posOffset>
                </wp:positionV>
                <wp:extent cx="6146800" cy="1244600"/>
                <wp:effectExtent l="0" t="0" r="6350" b="0"/>
                <wp:wrapNone/>
                <wp:docPr id="196" name="Groupe 196"/>
                <wp:cNvGraphicFramePr/>
                <a:graphic xmlns:a="http://schemas.openxmlformats.org/drawingml/2006/main">
                  <a:graphicData uri="http://schemas.microsoft.com/office/word/2010/wordprocessingGroup">
                    <wpg:wgp>
                      <wpg:cNvGrpSpPr/>
                      <wpg:grpSpPr>
                        <a:xfrm>
                          <a:off x="0" y="0"/>
                          <a:ext cx="6146165" cy="1244600"/>
                          <a:chOff x="0" y="0"/>
                          <a:chExt cx="7450667" cy="1413933"/>
                        </a:xfrm>
                      </wpg:grpSpPr>
                      <pic:pic xmlns:pic="http://schemas.openxmlformats.org/drawingml/2006/picture">
                        <pic:nvPicPr>
                          <pic:cNvPr id="45"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3217334" y="194733"/>
                            <a:ext cx="2683933" cy="1185333"/>
                          </a:xfrm>
                          <a:prstGeom prst="rect">
                            <a:avLst/>
                          </a:prstGeom>
                        </pic:spPr>
                      </pic:pic>
                      <pic:pic xmlns:pic="http://schemas.openxmlformats.org/drawingml/2006/picture">
                        <pic:nvPicPr>
                          <pic:cNvPr id="46" name="Image 4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262466"/>
                            <a:ext cx="3429000" cy="931334"/>
                          </a:xfrm>
                          <a:prstGeom prst="rect">
                            <a:avLst/>
                          </a:prstGeom>
                          <a:noFill/>
                          <a:ln>
                            <a:noFill/>
                          </a:ln>
                        </pic:spPr>
                      </pic:pic>
                      <pic:pic xmlns:pic="http://schemas.openxmlformats.org/drawingml/2006/picture">
                        <pic:nvPicPr>
                          <pic:cNvPr id="47" name="Image 47" descr="http://t0.gstatic.com/images?q=tbn:ANd9GcSSj7uKJX9oMxVT33DObUjwKValbdOfNEWM4rHOWS3KdYBloC7Uv23ugSCy3A"/>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5943600" y="0"/>
                            <a:ext cx="1507067" cy="141393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0A4F6E3" id="Groupe 196" o:spid="_x0000_s1026" style="position:absolute;margin-left:0;margin-top:.85pt;width:484pt;height:98pt;z-index:-251657216;mso-position-horizontal:center;mso-position-horizontal-relative:margin;mso-width-relative:margin;mso-height-relative:margin" coordsize="74506,1413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2173;top:1947;width:26839;height:118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97hh/FAAAA2wAAAA8AAABkcnMvZG93bnJldi54bWxEj0FrAjEUhO8F/0N4hd5qtlKlrkYRQbR6&#10;sW4VvD02z83i5mXZpLr+eyMIPQ4z8w0znra2EhdqfOlYwUc3AUGcO11yoeA3W7x/gfABWWPlmBTc&#10;yMN00nkZY6rdlX/osguFiBD2KSowIdSplD43ZNF3XU0cvZNrLIYom0LqBq8RbivZS5KBtFhyXDBY&#10;09xQft79WQXfq+1huMyO7TE73xKzWczW++FWqbfXdjYCEagN/+Fne6UVfPbh8SX+ADm5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ve4YfxQAAANsAAAAPAAAAAAAAAAAAAAAA&#10;AJ8CAABkcnMvZG93bnJldi54bWxQSwUGAAAAAAQABAD3AAAAkQMAAAAA&#10;">
                  <v:imagedata r:id="rId11" o:title=""/>
                  <v:path arrowok="t"/>
                </v:shape>
                <v:shape id="Image 46" o:spid="_x0000_s1028" type="#_x0000_t75" style="position:absolute;top:2624;width:34290;height:93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6qHrFAAAA2wAAAA8AAABkcnMvZG93bnJldi54bWxEj0FrwkAUhO8F/8PyhF5K3ViKLambIKK0&#10;nkLVg94e2WcSuvs2ZNck/vuuUOhxmJlvmGU+WiN66nzjWMF8loAgLp1uuFJwPGyf30H4gKzROCYF&#10;N/KQZ5OHJabaDfxN/T5UIkLYp6igDqFNpfRlTRb9zLXE0bu4zmKIsquk7nCIcGvkS5IspMWG40KN&#10;La1rKn/2V6ugaG9Pb0Zqsys+zye3vsjNHAulHqfj6gNEoDH8h//aX1rB6wLuX+IPkNk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auqh6xQAAANsAAAAPAAAAAAAAAAAAAAAA&#10;AJ8CAABkcnMvZG93bnJldi54bWxQSwUGAAAAAAQABAD3AAAAkQMAAAAA&#10;">
                  <v:imagedata r:id="rId12" o:title=""/>
                  <v:path arrowok="t"/>
                </v:shape>
                <v:shape id="Image 47" o:spid="_x0000_s1029" type="#_x0000_t75" alt="http://t0.gstatic.com/images?q=tbn:ANd9GcSSj7uKJX9oMxVT33DObUjwKValbdOfNEWM4rHOWS3KdYBloC7Uv23ugSCy3A" style="position:absolute;left:59436;width:15070;height:141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kOnbDAAAA2wAAAA8AAABkcnMvZG93bnJldi54bWxEj0+LwjAUxO+C3yE8YW+auqiVahTprrKe&#10;in/A66N5tsXmpTRZ7X77jSB4HGbmN8xy3Zla3Kl1lWUF41EEgji3uuJCwfm0Hc5BOI+ssbZMCv7I&#10;wXrV7y0x0fbBB7offSEChF2CCkrvm0RKl5dk0I1sQxy8q20N+iDbQuoWHwFuavkZRTNpsOKwUGJD&#10;aUn57fhrFEzTw9cu+9ZZXKfb0/6WXdLLhJX6GHSbBQhPnX+HX+0frWASw/NL+AFy9Q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qQ6dsMAAADbAAAADwAAAAAAAAAAAAAAAACf&#10;AgAAZHJzL2Rvd25yZXYueG1sUEsFBgAAAAAEAAQA9wAAAI8DAAAAAA==&#10;">
                  <v:imagedata r:id="rId13" o:title="ANd9GcSSj7uKJX9oMxVT33DObUjwKValbdOfNEWM4rHOWS3KdYBloC7Uv23ugSCy3A"/>
                  <v:path arrowok="t"/>
                </v:shape>
                <w10:wrap anchorx="margin"/>
              </v:group>
            </w:pict>
          </mc:Fallback>
        </mc:AlternateContent>
      </w:r>
      <w:bookmarkEnd w:id="0"/>
    </w:p>
    <w:p w14:paraId="04EE96C9" w14:textId="77777777" w:rsidR="00EB4CF7" w:rsidRDefault="00EB4CF7" w:rsidP="0034020A">
      <w:pPr>
        <w:spacing w:line="360" w:lineRule="auto"/>
        <w:jc w:val="center"/>
        <w:rPr>
          <w:rFonts w:ascii="Book Antiqua" w:hAnsi="Book Antiqua"/>
          <w:b/>
          <w:sz w:val="40"/>
        </w:rPr>
      </w:pPr>
    </w:p>
    <w:p w14:paraId="501B48DA" w14:textId="77777777" w:rsidR="00EB4CF7" w:rsidRDefault="00EB4CF7" w:rsidP="0034020A">
      <w:pPr>
        <w:spacing w:line="360" w:lineRule="auto"/>
        <w:jc w:val="center"/>
        <w:rPr>
          <w:rFonts w:ascii="Book Antiqua" w:hAnsi="Book Antiqua"/>
          <w:b/>
          <w:sz w:val="40"/>
        </w:rPr>
      </w:pPr>
    </w:p>
    <w:p w14:paraId="41C6B700" w14:textId="77777777" w:rsidR="00EB4CF7" w:rsidRDefault="00EB4CF7" w:rsidP="0034020A">
      <w:pPr>
        <w:spacing w:line="360" w:lineRule="auto"/>
        <w:jc w:val="center"/>
        <w:rPr>
          <w:rFonts w:ascii="Book Antiqua" w:hAnsi="Book Antiqua"/>
          <w:b/>
          <w:sz w:val="40"/>
        </w:rPr>
      </w:pPr>
    </w:p>
    <w:p w14:paraId="690CC8A5" w14:textId="77777777" w:rsidR="00A72FFE" w:rsidRDefault="00A72FFE" w:rsidP="0034020A">
      <w:pPr>
        <w:spacing w:line="360" w:lineRule="auto"/>
        <w:jc w:val="center"/>
        <w:rPr>
          <w:rFonts w:ascii="Book Antiqua" w:hAnsi="Book Antiqua"/>
          <w:b/>
          <w:sz w:val="40"/>
        </w:rPr>
      </w:pPr>
    </w:p>
    <w:p w14:paraId="2A7A5748" w14:textId="77777777" w:rsidR="00A72FFE" w:rsidRDefault="00A72FFE" w:rsidP="0034020A">
      <w:pPr>
        <w:spacing w:line="360" w:lineRule="auto"/>
        <w:jc w:val="center"/>
        <w:rPr>
          <w:rFonts w:ascii="Book Antiqua" w:hAnsi="Book Antiqua"/>
          <w:b/>
          <w:sz w:val="40"/>
        </w:rPr>
      </w:pPr>
    </w:p>
    <w:p w14:paraId="327329DE" w14:textId="77777777" w:rsidR="00A72FFE" w:rsidRPr="00EB4CF7" w:rsidRDefault="00A72FFE" w:rsidP="0034020A">
      <w:pPr>
        <w:spacing w:line="360" w:lineRule="auto"/>
        <w:jc w:val="center"/>
        <w:rPr>
          <w:rFonts w:ascii="Book Antiqua" w:hAnsi="Book Antiqua"/>
          <w:b/>
          <w:sz w:val="40"/>
          <w:szCs w:val="40"/>
          <w:u w:val="single"/>
        </w:rPr>
      </w:pPr>
      <w:r w:rsidRPr="00EB4CF7">
        <w:rPr>
          <w:rFonts w:ascii="Book Antiqua" w:hAnsi="Book Antiqua"/>
          <w:b/>
          <w:sz w:val="40"/>
        </w:rPr>
        <w:t>ETUDE DU MARCHE DU TRAVAIL DES RESSOURCES HUMAINES EN SANTE (RHS) AU BENIN</w:t>
      </w:r>
    </w:p>
    <w:p w14:paraId="0719F2C8" w14:textId="77777777" w:rsidR="00A72FFE" w:rsidRPr="00EB4CF7" w:rsidRDefault="00A72FFE" w:rsidP="0034020A">
      <w:pPr>
        <w:pBdr>
          <w:bottom w:val="single" w:sz="4" w:space="1" w:color="auto"/>
        </w:pBdr>
        <w:spacing w:line="360" w:lineRule="auto"/>
        <w:jc w:val="center"/>
      </w:pPr>
    </w:p>
    <w:p w14:paraId="0983A0ED" w14:textId="77777777" w:rsidR="00A72FFE" w:rsidRPr="00EB4CF7" w:rsidRDefault="00A72FFE" w:rsidP="0034020A">
      <w:pPr>
        <w:spacing w:line="360" w:lineRule="auto"/>
        <w:jc w:val="center"/>
        <w:rPr>
          <w:b/>
          <w:sz w:val="56"/>
          <w:szCs w:val="56"/>
        </w:rPr>
      </w:pPr>
    </w:p>
    <w:p w14:paraId="19C15567" w14:textId="77777777" w:rsidR="00A72FFE" w:rsidRPr="00EB4CF7" w:rsidRDefault="00A72FFE" w:rsidP="0034020A">
      <w:pPr>
        <w:spacing w:line="360" w:lineRule="auto"/>
        <w:jc w:val="center"/>
        <w:rPr>
          <w:b/>
          <w:sz w:val="56"/>
          <w:szCs w:val="56"/>
        </w:rPr>
      </w:pPr>
    </w:p>
    <w:p w14:paraId="28F617D4" w14:textId="77777777" w:rsidR="00A72FFE" w:rsidRPr="00EB4CF7" w:rsidRDefault="00A72FFE" w:rsidP="0034020A">
      <w:pPr>
        <w:spacing w:line="360" w:lineRule="auto"/>
        <w:jc w:val="center"/>
        <w:rPr>
          <w:b/>
          <w:sz w:val="56"/>
          <w:szCs w:val="56"/>
        </w:rPr>
      </w:pPr>
    </w:p>
    <w:p w14:paraId="03FCD777" w14:textId="77777777" w:rsidR="00A72FFE" w:rsidRPr="00EB4CF7" w:rsidRDefault="00A72FFE" w:rsidP="0034020A">
      <w:pPr>
        <w:spacing w:line="360" w:lineRule="auto"/>
        <w:jc w:val="center"/>
        <w:rPr>
          <w:b/>
          <w:sz w:val="56"/>
          <w:szCs w:val="56"/>
        </w:rPr>
      </w:pPr>
    </w:p>
    <w:p w14:paraId="595869FC" w14:textId="71C265E3" w:rsidR="00EB4CF7" w:rsidRPr="00EB4CF7" w:rsidRDefault="001A2B5F" w:rsidP="0034020A">
      <w:pPr>
        <w:spacing w:line="360" w:lineRule="auto"/>
        <w:jc w:val="center"/>
        <w:rPr>
          <w:b/>
        </w:rPr>
      </w:pPr>
      <w:r>
        <w:rPr>
          <w:b/>
        </w:rPr>
        <w:t>Février 2019</w:t>
      </w:r>
    </w:p>
    <w:p w14:paraId="35108D02" w14:textId="77777777" w:rsidR="00A72FFE" w:rsidRPr="00EB4CF7" w:rsidRDefault="00A72FFE" w:rsidP="0034020A">
      <w:pPr>
        <w:spacing w:line="360" w:lineRule="auto"/>
        <w:jc w:val="center"/>
      </w:pPr>
    </w:p>
    <w:p w14:paraId="56FE67CE" w14:textId="77777777" w:rsidR="00A72FFE" w:rsidRPr="00EB4CF7" w:rsidRDefault="00A72FFE" w:rsidP="0034020A">
      <w:pPr>
        <w:spacing w:line="360" w:lineRule="auto"/>
        <w:jc w:val="center"/>
      </w:pPr>
    </w:p>
    <w:p w14:paraId="78E1411E" w14:textId="77777777" w:rsidR="00C06702" w:rsidRPr="00EB4CF7" w:rsidRDefault="00C06702" w:rsidP="0034020A">
      <w:pPr>
        <w:spacing w:after="160" w:line="360" w:lineRule="auto"/>
        <w:jc w:val="center"/>
        <w:rPr>
          <w:b/>
          <w:sz w:val="36"/>
          <w:szCs w:val="36"/>
        </w:rPr>
      </w:pPr>
    </w:p>
    <w:p w14:paraId="748C22B1" w14:textId="77777777" w:rsidR="00C06702" w:rsidRPr="00EB4CF7" w:rsidRDefault="00C06702" w:rsidP="0034020A">
      <w:pPr>
        <w:spacing w:after="160" w:line="360" w:lineRule="auto"/>
        <w:jc w:val="center"/>
        <w:rPr>
          <w:b/>
          <w:sz w:val="36"/>
          <w:szCs w:val="36"/>
        </w:rPr>
      </w:pPr>
    </w:p>
    <w:p w14:paraId="3F1BD7D0" w14:textId="77777777" w:rsidR="00C06702" w:rsidRPr="00EB4CF7" w:rsidRDefault="00C06702" w:rsidP="0034020A">
      <w:pPr>
        <w:spacing w:after="160" w:line="360" w:lineRule="auto"/>
        <w:jc w:val="center"/>
        <w:rPr>
          <w:b/>
          <w:sz w:val="36"/>
          <w:szCs w:val="36"/>
        </w:rPr>
      </w:pPr>
    </w:p>
    <w:p w14:paraId="2A33159D" w14:textId="77777777" w:rsidR="00A72FFE" w:rsidRPr="00EB4CF7" w:rsidRDefault="00A72FFE" w:rsidP="0034020A">
      <w:pPr>
        <w:spacing w:after="160" w:line="360" w:lineRule="auto"/>
        <w:jc w:val="center"/>
        <w:rPr>
          <w:b/>
          <w:sz w:val="36"/>
          <w:szCs w:val="36"/>
        </w:rPr>
      </w:pPr>
      <w:r w:rsidRPr="00EB4CF7">
        <w:rPr>
          <w:b/>
          <w:sz w:val="36"/>
          <w:szCs w:val="36"/>
        </w:rPr>
        <w:lastRenderedPageBreak/>
        <w:t>Remerciements</w:t>
      </w:r>
    </w:p>
    <w:p w14:paraId="04D0F3B7" w14:textId="77777777" w:rsidR="00A72FFE" w:rsidRPr="00EB4CF7" w:rsidRDefault="00A72FFE" w:rsidP="0034020A">
      <w:pPr>
        <w:spacing w:after="160" w:line="360" w:lineRule="auto"/>
        <w:jc w:val="both"/>
      </w:pPr>
    </w:p>
    <w:p w14:paraId="5F22787D" w14:textId="77777777" w:rsidR="00A72FFE" w:rsidRPr="00EB4CF7" w:rsidRDefault="00A72FFE" w:rsidP="0034020A">
      <w:pPr>
        <w:spacing w:after="160" w:line="360" w:lineRule="auto"/>
        <w:jc w:val="both"/>
      </w:pPr>
    </w:p>
    <w:p w14:paraId="4875386A" w14:textId="77777777" w:rsidR="00A72FFE" w:rsidRPr="00EB4CF7" w:rsidRDefault="00A72FFE" w:rsidP="0034020A">
      <w:pPr>
        <w:spacing w:after="160" w:line="360" w:lineRule="auto"/>
        <w:jc w:val="both"/>
      </w:pPr>
      <w:r w:rsidRPr="00EB4CF7">
        <w:t xml:space="preserve">Nous tenons à remercier l’Organisation Mondiale de la Santé (OMS)  pour son appui technique à la présente étude du marché du travail des ressources humaines en santé et le Ministère Français de l’Europe et des Affaires Etrangères  grâce  auquel cette étude a été financée par  le Fonds Français MUSKOKA. </w:t>
      </w:r>
    </w:p>
    <w:p w14:paraId="6AA4443B" w14:textId="77777777" w:rsidR="00B018BF" w:rsidRDefault="00A72FFE" w:rsidP="0034020A">
      <w:pPr>
        <w:spacing w:after="160" w:line="360" w:lineRule="auto"/>
        <w:jc w:val="both"/>
      </w:pPr>
      <w:r w:rsidRPr="00EB4CF7">
        <w:t>Nos remerciements vont également</w:t>
      </w:r>
      <w:r w:rsidR="00B018BF">
        <w:t> :</w:t>
      </w:r>
    </w:p>
    <w:p w14:paraId="54020EA7" w14:textId="6BA5B695" w:rsidR="00A72FFE" w:rsidRPr="00EB4CF7" w:rsidRDefault="00A72FFE" w:rsidP="0034020A">
      <w:pPr>
        <w:pStyle w:val="ListParagraph"/>
        <w:numPr>
          <w:ilvl w:val="0"/>
          <w:numId w:val="54"/>
        </w:numPr>
        <w:spacing w:after="160" w:line="360" w:lineRule="auto"/>
        <w:ind w:left="0" w:firstLine="0"/>
        <w:jc w:val="both"/>
      </w:pPr>
      <w:r w:rsidRPr="00EB4CF7">
        <w:t xml:space="preserve"> à l’endroit des Partenaires </w:t>
      </w:r>
      <w:r w:rsidR="0026639F" w:rsidRPr="00EB4CF7">
        <w:t xml:space="preserve">Techniques </w:t>
      </w:r>
      <w:r w:rsidRPr="00EB4CF7">
        <w:t>et Financiers (PTF) qui ont manifesté leur disponibilité pour appuyer la réalis</w:t>
      </w:r>
      <w:r w:rsidR="0026639F" w:rsidRPr="00EB4CF7">
        <w:t>ation</w:t>
      </w:r>
      <w:r w:rsidRPr="00EB4CF7">
        <w:t xml:space="preserve"> de l’étude par leurs conseils techniques.</w:t>
      </w:r>
    </w:p>
    <w:p w14:paraId="55093B46" w14:textId="3D7021E8" w:rsidR="0026639F" w:rsidRDefault="0026639F" w:rsidP="0034020A">
      <w:pPr>
        <w:pStyle w:val="ListParagraph"/>
        <w:numPr>
          <w:ilvl w:val="0"/>
          <w:numId w:val="54"/>
        </w:numPr>
        <w:spacing w:after="160" w:line="360" w:lineRule="auto"/>
        <w:ind w:left="0" w:firstLine="0"/>
        <w:jc w:val="both"/>
      </w:pPr>
      <w:r w:rsidRPr="00EB4CF7">
        <w:t>à toute l’équipe du Ministère de la Santé qui s’est mobilisé</w:t>
      </w:r>
      <w:r w:rsidR="00B018BF">
        <w:t>e</w:t>
      </w:r>
      <w:r w:rsidRPr="00EB4CF7">
        <w:t xml:space="preserve"> et qui continue de se mobiliser pour appuyer techniquement cette étude de marché particulièrement le Secrétariat Général du Ministère et le Service des Ressources Humaines</w:t>
      </w:r>
      <w:r w:rsidR="00B018BF">
        <w:t xml:space="preserve"> et du Dialogue Social</w:t>
      </w:r>
      <w:r w:rsidRPr="00EB4CF7">
        <w:t>.</w:t>
      </w:r>
    </w:p>
    <w:p w14:paraId="756AB738" w14:textId="440EEE82" w:rsidR="001A2B5F" w:rsidRDefault="001A2B5F" w:rsidP="0034020A">
      <w:pPr>
        <w:spacing w:after="160" w:line="259" w:lineRule="auto"/>
      </w:pPr>
      <w:r>
        <w:br w:type="page"/>
      </w:r>
    </w:p>
    <w:p w14:paraId="43EDE52C" w14:textId="2907115E" w:rsidR="001A2B5F" w:rsidRPr="00E23E2E" w:rsidRDefault="001A2B5F" w:rsidP="0034020A">
      <w:pPr>
        <w:spacing w:line="276" w:lineRule="auto"/>
        <w:jc w:val="both"/>
        <w:rPr>
          <w:b/>
        </w:rPr>
      </w:pPr>
      <w:r w:rsidRPr="00E23E2E">
        <w:rPr>
          <w:b/>
        </w:rPr>
        <w:lastRenderedPageBreak/>
        <w:t xml:space="preserve">Résumé </w:t>
      </w:r>
    </w:p>
    <w:p w14:paraId="187DB14A" w14:textId="77777777" w:rsidR="001A2B5F" w:rsidRDefault="001A2B5F" w:rsidP="0034020A">
      <w:pPr>
        <w:spacing w:line="276" w:lineRule="auto"/>
        <w:jc w:val="both"/>
        <w:rPr>
          <w:sz w:val="22"/>
          <w:szCs w:val="22"/>
        </w:rPr>
      </w:pPr>
    </w:p>
    <w:p w14:paraId="47099D4F" w14:textId="77777777" w:rsidR="001A2B5F" w:rsidRPr="00553D3D" w:rsidRDefault="001A2B5F" w:rsidP="0034020A">
      <w:pPr>
        <w:spacing w:line="276" w:lineRule="auto"/>
        <w:jc w:val="both"/>
        <w:rPr>
          <w:sz w:val="22"/>
          <w:szCs w:val="22"/>
        </w:rPr>
      </w:pPr>
      <w:r w:rsidRPr="00553D3D">
        <w:rPr>
          <w:sz w:val="22"/>
          <w:szCs w:val="22"/>
        </w:rPr>
        <w:t>Les ressources humaines en santé constituent une préoccupation importance dans les politiques sanitaires des pays en général et du Bénin en particulier. Il en est ainsi parce que la santé non seulement permet d’améliorer la productivité des individus, mais aussi les investissements en santé ont d’importants retours sur investissement. Dans le but de fournir les bases d’un plan d’investissement du secteur de la santé au Bénin, une étude du marché du travail des ressources humaines en santé a été initiée sur demande du ministère de la santé. L’objectif de cette étude est d’analyser la dynamique du marché du travail des ressources humaines en santé au Bénin afin de fournir les bases d’une plus grande efficacité des politiques de gestion des ressources humaines en santé. Spécifiquement, l’étude analyse la production des RHS, le recrutement des RHS, leur déploiement et leur fidélisation au poste.</w:t>
      </w:r>
    </w:p>
    <w:p w14:paraId="56E4B7AA" w14:textId="77777777" w:rsidR="001A2B5F" w:rsidRPr="00553D3D" w:rsidRDefault="001A2B5F" w:rsidP="0034020A">
      <w:pPr>
        <w:spacing w:line="276" w:lineRule="auto"/>
        <w:jc w:val="both"/>
        <w:rPr>
          <w:sz w:val="22"/>
          <w:szCs w:val="22"/>
        </w:rPr>
      </w:pPr>
      <w:r w:rsidRPr="00553D3D">
        <w:rPr>
          <w:sz w:val="22"/>
          <w:szCs w:val="22"/>
        </w:rPr>
        <w:t>La démarche méthodologique utilisée est axée sur le cadre analytique global d’étude du marché des RHS adopté par l’OMS ; à cet effet, l’étude couvre cinq cibles à savoir les formations sanitaires, le personnel de santé, les institutions de formation sanitaires, les étudiants en dernière année de formation et les diplômés des institutions de formation.</w:t>
      </w:r>
    </w:p>
    <w:p w14:paraId="1F66D80A" w14:textId="77777777" w:rsidR="001A2B5F" w:rsidRPr="00553D3D" w:rsidRDefault="001A2B5F" w:rsidP="0034020A">
      <w:pPr>
        <w:spacing w:line="276" w:lineRule="auto"/>
        <w:jc w:val="both"/>
        <w:rPr>
          <w:sz w:val="22"/>
          <w:szCs w:val="22"/>
        </w:rPr>
      </w:pPr>
      <w:r w:rsidRPr="00553D3D">
        <w:rPr>
          <w:sz w:val="22"/>
          <w:szCs w:val="22"/>
        </w:rPr>
        <w:t>Les analyses effectuées sur les données collectées auprès des différentes cibles fournissent un ensemble de résultats qui se résument comme suit :</w:t>
      </w:r>
    </w:p>
    <w:p w14:paraId="477AC4F5" w14:textId="77777777" w:rsidR="001A2B5F" w:rsidRPr="00553D3D" w:rsidRDefault="001A2B5F" w:rsidP="0034020A">
      <w:pPr>
        <w:spacing w:line="276" w:lineRule="auto"/>
        <w:jc w:val="both"/>
        <w:rPr>
          <w:sz w:val="22"/>
          <w:szCs w:val="22"/>
        </w:rPr>
      </w:pPr>
      <w:r w:rsidRPr="00553D3D">
        <w:rPr>
          <w:sz w:val="22"/>
          <w:szCs w:val="22"/>
        </w:rPr>
        <w:t>Par rapport à la production des RHS :</w:t>
      </w:r>
    </w:p>
    <w:p w14:paraId="4BE2D63A" w14:textId="77777777" w:rsidR="001A2B5F" w:rsidRPr="00553D3D" w:rsidRDefault="001A2B5F" w:rsidP="0034020A">
      <w:pPr>
        <w:pStyle w:val="ListParagraph"/>
        <w:numPr>
          <w:ilvl w:val="0"/>
          <w:numId w:val="55"/>
        </w:numPr>
        <w:spacing w:after="160" w:line="276" w:lineRule="auto"/>
        <w:ind w:left="0" w:firstLine="0"/>
        <w:jc w:val="both"/>
        <w:rPr>
          <w:sz w:val="22"/>
          <w:szCs w:val="22"/>
        </w:rPr>
      </w:pPr>
      <w:r w:rsidRPr="00553D3D">
        <w:rPr>
          <w:sz w:val="22"/>
          <w:szCs w:val="22"/>
        </w:rPr>
        <w:t>Une faible progression du nombre de candidats réussissant au baccalauréat scientifique, un faible taux d’admission dans les filières de formation infirmerie et sages-femmes, des capacités d’accueil en premières années de formation largement au-dessus de celles en dernières années, un coût de formation très élevé en médecine, de faibles taux d’attrition en premières années de formations, des taux de succès en dernière années très élevés, des déperditions importantes au cours de la formation. On note également des taux d’absorption potentielle des diplômés faibles en général, des taux de sortie du secteur sanitaire faibles dans les diplômés, une forte concentration des professionnels de santé en zone urbaine, une forte présence de professionnels de santé dans le secteur sanitaire privé.</w:t>
      </w:r>
    </w:p>
    <w:p w14:paraId="58414623" w14:textId="77777777" w:rsidR="001A2B5F" w:rsidRPr="00553D3D" w:rsidRDefault="001A2B5F" w:rsidP="0034020A">
      <w:pPr>
        <w:spacing w:line="276" w:lineRule="auto"/>
        <w:jc w:val="both"/>
        <w:rPr>
          <w:sz w:val="22"/>
          <w:szCs w:val="22"/>
        </w:rPr>
      </w:pPr>
      <w:r w:rsidRPr="00553D3D">
        <w:rPr>
          <w:sz w:val="22"/>
          <w:szCs w:val="22"/>
        </w:rPr>
        <w:t>Par rapport au recrutement des RHS et au déploiement des RHS :</w:t>
      </w:r>
    </w:p>
    <w:p w14:paraId="5B2C891A" w14:textId="77777777" w:rsidR="001A2B5F" w:rsidRPr="00553D3D" w:rsidRDefault="001A2B5F" w:rsidP="0034020A">
      <w:pPr>
        <w:spacing w:line="276" w:lineRule="auto"/>
        <w:jc w:val="both"/>
        <w:rPr>
          <w:sz w:val="22"/>
          <w:szCs w:val="22"/>
        </w:rPr>
      </w:pPr>
      <w:r w:rsidRPr="00553D3D">
        <w:rPr>
          <w:sz w:val="22"/>
          <w:szCs w:val="22"/>
        </w:rPr>
        <w:t>Une tendance baissière du nombre de postes ouverts à recrutement, une tendance baissière des vacances de postes, un secteur sanitaire attractif particulièrement dans le public, Une répartition très inégalitaire des RHS dans les formations sanitaires, et une proportion très faible  de diplômés disposés à exercer dans le secteur sanitaire privé.</w:t>
      </w:r>
    </w:p>
    <w:p w14:paraId="569482DC" w14:textId="77777777" w:rsidR="001A2B5F" w:rsidRPr="00553D3D" w:rsidRDefault="001A2B5F" w:rsidP="0034020A">
      <w:pPr>
        <w:spacing w:line="276" w:lineRule="auto"/>
        <w:jc w:val="both"/>
        <w:rPr>
          <w:sz w:val="22"/>
          <w:szCs w:val="22"/>
        </w:rPr>
      </w:pPr>
      <w:r w:rsidRPr="00553D3D">
        <w:rPr>
          <w:sz w:val="22"/>
          <w:szCs w:val="22"/>
        </w:rPr>
        <w:t>Au regard de ces faits observés, un ensemble de recommandations ont été faites. Il s’agit d’abord en ce qui concerne la production des RHS, de rendre plus attractives les séries scientifiques de l’enseignement secondaire, de travailler à équilibrer les capacités d’accueil à l’entrée et à la sortie des formations et de renforcer le financement public de la formation. Ensuite, en ce qui est du recrutement, il urge d’augmenter les ouvertures de postes, de réglementer davantage le secteur sanitaire privé pour le rendre plus attractif. Enfin, par rapport au déploiement des RHS, travailler à réduire les inégalités spatiales en matière de répartition des personnels de santé, de prendre des mesures incitatives de rétention des personnels de santé dans les milieux ruraux et mal couverts, et de réglementer davantage la dual pratice.</w:t>
      </w:r>
    </w:p>
    <w:p w14:paraId="1A6D18A7" w14:textId="77777777" w:rsidR="001A2B5F" w:rsidRPr="00553D3D" w:rsidRDefault="001A2B5F" w:rsidP="0034020A">
      <w:pPr>
        <w:spacing w:line="276" w:lineRule="auto"/>
        <w:jc w:val="both"/>
        <w:rPr>
          <w:sz w:val="22"/>
          <w:szCs w:val="22"/>
        </w:rPr>
      </w:pPr>
      <w:r w:rsidRPr="00553D3D">
        <w:rPr>
          <w:sz w:val="22"/>
          <w:szCs w:val="22"/>
        </w:rPr>
        <w:t>L’étude ne s’est pas déroulé sans difficultés ; en effet, la non disponibilité des données et l’absence de système d’informations spécifiques sur les RHS, l’absence de culture d’archivage et l’indisponibilité des interlocuteurs par endroit n’ont pas permis de mobiliser le maximum d’informations par rapport à certains aspects de l’étude.</w:t>
      </w:r>
    </w:p>
    <w:p w14:paraId="66577344" w14:textId="77777777" w:rsidR="001A2B5F" w:rsidRPr="00EB4CF7" w:rsidRDefault="001A2B5F" w:rsidP="0034020A">
      <w:pPr>
        <w:spacing w:after="160" w:line="360" w:lineRule="auto"/>
        <w:jc w:val="both"/>
      </w:pPr>
    </w:p>
    <w:p w14:paraId="3EA32CB6" w14:textId="77777777" w:rsidR="00B441AE" w:rsidRDefault="00B441AE" w:rsidP="0034020A">
      <w:pPr>
        <w:rPr>
          <w:b/>
          <w:sz w:val="32"/>
          <w:szCs w:val="32"/>
        </w:rPr>
      </w:pPr>
    </w:p>
    <w:p w14:paraId="6586F854" w14:textId="77777777" w:rsidR="00B441AE" w:rsidRDefault="00B441AE" w:rsidP="0034020A">
      <w:pPr>
        <w:rPr>
          <w:b/>
          <w:sz w:val="32"/>
          <w:szCs w:val="32"/>
        </w:rPr>
      </w:pPr>
    </w:p>
    <w:p w14:paraId="7369769C" w14:textId="14F71255" w:rsidR="00BD30DB" w:rsidRDefault="00BD30DB" w:rsidP="0034020A">
      <w:pPr>
        <w:rPr>
          <w:b/>
          <w:sz w:val="32"/>
          <w:szCs w:val="32"/>
        </w:rPr>
      </w:pPr>
      <w:r w:rsidRPr="00D66BA9">
        <w:rPr>
          <w:b/>
          <w:sz w:val="32"/>
          <w:szCs w:val="32"/>
        </w:rPr>
        <w:lastRenderedPageBreak/>
        <w:t xml:space="preserve">Sigles et acronymes </w:t>
      </w:r>
    </w:p>
    <w:p w14:paraId="2FF83177" w14:textId="77777777" w:rsidR="00BD30DB" w:rsidRPr="00D66BA9" w:rsidRDefault="00BD30DB" w:rsidP="0034020A">
      <w:pPr>
        <w:rPr>
          <w:b/>
          <w:sz w:val="32"/>
          <w:szCs w:val="32"/>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513"/>
      </w:tblGrid>
      <w:tr w:rsidR="00BD30DB" w:rsidRPr="0070397A" w14:paraId="3B6961AE" w14:textId="77777777" w:rsidTr="00B00E9B">
        <w:tc>
          <w:tcPr>
            <w:tcW w:w="1696" w:type="dxa"/>
          </w:tcPr>
          <w:p w14:paraId="5F8E6032" w14:textId="77777777" w:rsidR="00BD30DB" w:rsidRPr="0070397A" w:rsidRDefault="00BD30DB" w:rsidP="0034020A">
            <w:pPr>
              <w:spacing w:line="360" w:lineRule="auto"/>
            </w:pPr>
            <w:r w:rsidRPr="0070397A">
              <w:t>ACE</w:t>
            </w:r>
            <w:r>
              <w:t> :</w:t>
            </w:r>
          </w:p>
        </w:tc>
        <w:tc>
          <w:tcPr>
            <w:tcW w:w="7513" w:type="dxa"/>
          </w:tcPr>
          <w:p w14:paraId="740D4051" w14:textId="77777777" w:rsidR="00BD30DB" w:rsidRPr="0070397A" w:rsidRDefault="00BD30DB" w:rsidP="0034020A">
            <w:pPr>
              <w:spacing w:line="360" w:lineRule="auto"/>
            </w:pPr>
            <w:r w:rsidRPr="0070397A">
              <w:rPr>
                <w:bCs/>
              </w:rPr>
              <w:t xml:space="preserve">Agents Contractuels de l’Etat </w:t>
            </w:r>
          </w:p>
        </w:tc>
      </w:tr>
      <w:tr w:rsidR="00BD30DB" w:rsidRPr="0070397A" w14:paraId="174B3A5E" w14:textId="77777777" w:rsidTr="00B00E9B">
        <w:tc>
          <w:tcPr>
            <w:tcW w:w="1696" w:type="dxa"/>
          </w:tcPr>
          <w:p w14:paraId="54D52C99" w14:textId="77777777" w:rsidR="00BD30DB" w:rsidRPr="0070397A" w:rsidRDefault="00BD30DB" w:rsidP="0034020A">
            <w:pPr>
              <w:spacing w:line="360" w:lineRule="auto"/>
            </w:pPr>
            <w:r w:rsidRPr="0070397A">
              <w:t>APE</w:t>
            </w:r>
            <w:r>
              <w:t> :</w:t>
            </w:r>
          </w:p>
        </w:tc>
        <w:tc>
          <w:tcPr>
            <w:tcW w:w="7513" w:type="dxa"/>
          </w:tcPr>
          <w:p w14:paraId="111CC200" w14:textId="77777777" w:rsidR="00BD30DB" w:rsidRPr="0070397A" w:rsidRDefault="00BD30DB" w:rsidP="0034020A">
            <w:pPr>
              <w:spacing w:line="360" w:lineRule="auto"/>
              <w:rPr>
                <w:bCs/>
              </w:rPr>
            </w:pPr>
            <w:r w:rsidRPr="0070397A">
              <w:rPr>
                <w:bCs/>
              </w:rPr>
              <w:t>Agents Permanents de l’Etat</w:t>
            </w:r>
          </w:p>
        </w:tc>
      </w:tr>
      <w:tr w:rsidR="00BD30DB" w:rsidRPr="0070397A" w14:paraId="710051DB" w14:textId="77777777" w:rsidTr="00B00E9B">
        <w:tc>
          <w:tcPr>
            <w:tcW w:w="1696" w:type="dxa"/>
          </w:tcPr>
          <w:p w14:paraId="3C0ADCC0" w14:textId="77777777" w:rsidR="00BD30DB" w:rsidRPr="0070397A" w:rsidRDefault="00BD30DB" w:rsidP="0034020A">
            <w:pPr>
              <w:spacing w:line="360" w:lineRule="auto"/>
            </w:pPr>
            <w:r w:rsidRPr="0070397A">
              <w:t>AHUI</w:t>
            </w:r>
            <w:r>
              <w:t> :</w:t>
            </w:r>
          </w:p>
        </w:tc>
        <w:tc>
          <w:tcPr>
            <w:tcW w:w="7513" w:type="dxa"/>
          </w:tcPr>
          <w:p w14:paraId="07C378DC" w14:textId="77777777" w:rsidR="00BD30DB" w:rsidRPr="0070397A" w:rsidRDefault="00BD30DB" w:rsidP="0034020A">
            <w:pPr>
              <w:spacing w:line="360" w:lineRule="auto"/>
            </w:pPr>
            <w:r w:rsidRPr="0070397A">
              <w:t>Administration Hospitalière, Universitaire et d’Intendance</w:t>
            </w:r>
          </w:p>
        </w:tc>
      </w:tr>
      <w:tr w:rsidR="00BD30DB" w:rsidRPr="0070397A" w14:paraId="1173939A" w14:textId="77777777" w:rsidTr="00B00E9B">
        <w:tc>
          <w:tcPr>
            <w:tcW w:w="1696" w:type="dxa"/>
          </w:tcPr>
          <w:p w14:paraId="345138C5" w14:textId="77777777" w:rsidR="00BD30DB" w:rsidRPr="0070397A" w:rsidRDefault="00BD30DB" w:rsidP="0034020A">
            <w:pPr>
              <w:spacing w:line="360" w:lineRule="auto"/>
            </w:pPr>
            <w:r w:rsidRPr="0070397A">
              <w:t>ARCH</w:t>
            </w:r>
            <w:r>
              <w:t> :</w:t>
            </w:r>
          </w:p>
        </w:tc>
        <w:tc>
          <w:tcPr>
            <w:tcW w:w="7513" w:type="dxa"/>
          </w:tcPr>
          <w:p w14:paraId="2AFB9AEF" w14:textId="77777777" w:rsidR="00BD30DB" w:rsidRPr="0070397A" w:rsidRDefault="00BD30DB" w:rsidP="0034020A">
            <w:pPr>
              <w:spacing w:line="360" w:lineRule="auto"/>
            </w:pPr>
            <w:r w:rsidRPr="0070397A">
              <w:t>Assurance pour la Revalorisation du Capital Humain</w:t>
            </w:r>
          </w:p>
        </w:tc>
      </w:tr>
      <w:tr w:rsidR="00BD30DB" w:rsidRPr="0070397A" w14:paraId="08E03264" w14:textId="77777777" w:rsidTr="00B00E9B">
        <w:tc>
          <w:tcPr>
            <w:tcW w:w="1696" w:type="dxa"/>
          </w:tcPr>
          <w:p w14:paraId="19F22715" w14:textId="77777777" w:rsidR="00BD30DB" w:rsidRPr="0070397A" w:rsidRDefault="00BD30DB" w:rsidP="0034020A">
            <w:pPr>
              <w:spacing w:line="360" w:lineRule="auto"/>
            </w:pPr>
            <w:r w:rsidRPr="0070397A">
              <w:t>CAR</w:t>
            </w:r>
            <w:r>
              <w:t> :</w:t>
            </w:r>
          </w:p>
        </w:tc>
        <w:tc>
          <w:tcPr>
            <w:tcW w:w="7513" w:type="dxa"/>
          </w:tcPr>
          <w:p w14:paraId="79D20394" w14:textId="77777777" w:rsidR="00BD30DB" w:rsidRPr="0070397A" w:rsidRDefault="00BD30DB" w:rsidP="0034020A">
            <w:pPr>
              <w:spacing w:line="360" w:lineRule="auto"/>
            </w:pPr>
            <w:r w:rsidRPr="0070397A">
              <w:t>Chargé de l’Administration et des Ressources</w:t>
            </w:r>
          </w:p>
        </w:tc>
      </w:tr>
      <w:tr w:rsidR="00BD30DB" w:rsidRPr="0070397A" w14:paraId="6D310C0C" w14:textId="77777777" w:rsidTr="00B00E9B">
        <w:tc>
          <w:tcPr>
            <w:tcW w:w="1696" w:type="dxa"/>
          </w:tcPr>
          <w:p w14:paraId="1BF9CFEA" w14:textId="77777777" w:rsidR="00BD30DB" w:rsidRPr="0070397A" w:rsidRDefault="00BD30DB" w:rsidP="0034020A">
            <w:pPr>
              <w:spacing w:line="360" w:lineRule="auto"/>
            </w:pPr>
            <w:r w:rsidRPr="0070397A">
              <w:t>CFA</w:t>
            </w:r>
            <w:r>
              <w:t> :</w:t>
            </w:r>
          </w:p>
        </w:tc>
        <w:tc>
          <w:tcPr>
            <w:tcW w:w="7513" w:type="dxa"/>
          </w:tcPr>
          <w:p w14:paraId="59AA1694" w14:textId="77777777" w:rsidR="00BD30DB" w:rsidRPr="0070397A" w:rsidRDefault="00BD30DB" w:rsidP="0034020A">
            <w:pPr>
              <w:spacing w:line="360" w:lineRule="auto"/>
            </w:pPr>
            <w:r w:rsidRPr="0070397A">
              <w:t>Communauté Financière Africaine</w:t>
            </w:r>
          </w:p>
        </w:tc>
      </w:tr>
      <w:tr w:rsidR="00BD30DB" w:rsidRPr="0070397A" w14:paraId="42E76111" w14:textId="77777777" w:rsidTr="00B00E9B">
        <w:tc>
          <w:tcPr>
            <w:tcW w:w="1696" w:type="dxa"/>
          </w:tcPr>
          <w:p w14:paraId="0DA811DD" w14:textId="77777777" w:rsidR="00BD30DB" w:rsidRPr="0070397A" w:rsidRDefault="00BD30DB" w:rsidP="0034020A">
            <w:pPr>
              <w:spacing w:line="360" w:lineRule="auto"/>
            </w:pPr>
            <w:r w:rsidRPr="0070397A">
              <w:t>CHD</w:t>
            </w:r>
            <w:r>
              <w:t> :</w:t>
            </w:r>
          </w:p>
        </w:tc>
        <w:tc>
          <w:tcPr>
            <w:tcW w:w="7513" w:type="dxa"/>
          </w:tcPr>
          <w:p w14:paraId="03C1F52D" w14:textId="77777777" w:rsidR="00BD30DB" w:rsidRPr="0070397A" w:rsidRDefault="00BD30DB" w:rsidP="0034020A">
            <w:pPr>
              <w:spacing w:line="360" w:lineRule="auto"/>
            </w:pPr>
            <w:r w:rsidRPr="0070397A">
              <w:t>Centre Hospitalier Départemental</w:t>
            </w:r>
          </w:p>
        </w:tc>
      </w:tr>
      <w:tr w:rsidR="00BD30DB" w:rsidRPr="0070397A" w14:paraId="70AA11AA" w14:textId="77777777" w:rsidTr="00B00E9B">
        <w:tc>
          <w:tcPr>
            <w:tcW w:w="1696" w:type="dxa"/>
          </w:tcPr>
          <w:p w14:paraId="418398FA" w14:textId="77777777" w:rsidR="00BD30DB" w:rsidRPr="0070397A" w:rsidRDefault="00BD30DB" w:rsidP="0034020A">
            <w:pPr>
              <w:spacing w:line="360" w:lineRule="auto"/>
            </w:pPr>
            <w:r w:rsidRPr="0070397A">
              <w:t>CHUMEL</w:t>
            </w:r>
            <w:r>
              <w:t> :</w:t>
            </w:r>
          </w:p>
        </w:tc>
        <w:tc>
          <w:tcPr>
            <w:tcW w:w="7513" w:type="dxa"/>
          </w:tcPr>
          <w:p w14:paraId="70907374" w14:textId="77777777" w:rsidR="00BD30DB" w:rsidRPr="0070397A" w:rsidRDefault="00BD30DB" w:rsidP="0034020A">
            <w:pPr>
              <w:spacing w:line="360" w:lineRule="auto"/>
            </w:pPr>
            <w:r w:rsidRPr="0070397A">
              <w:t>Centre Hospitalier et Universitaire de la Mère et de l’Enfant Lagune</w:t>
            </w:r>
          </w:p>
        </w:tc>
      </w:tr>
      <w:tr w:rsidR="00BD30DB" w:rsidRPr="0070397A" w14:paraId="096B1402" w14:textId="77777777" w:rsidTr="00B00E9B">
        <w:tc>
          <w:tcPr>
            <w:tcW w:w="1696" w:type="dxa"/>
          </w:tcPr>
          <w:p w14:paraId="47748F95" w14:textId="77777777" w:rsidR="00BD30DB" w:rsidRPr="0070397A" w:rsidRDefault="00BD30DB" w:rsidP="0034020A">
            <w:pPr>
              <w:spacing w:line="360" w:lineRule="auto"/>
            </w:pPr>
            <w:r w:rsidRPr="0070397A">
              <w:t>CNHU-HKM</w:t>
            </w:r>
            <w:r>
              <w:t> :</w:t>
            </w:r>
          </w:p>
        </w:tc>
        <w:tc>
          <w:tcPr>
            <w:tcW w:w="7513" w:type="dxa"/>
          </w:tcPr>
          <w:p w14:paraId="5DB52576" w14:textId="77777777" w:rsidR="00BD30DB" w:rsidRPr="0070397A" w:rsidRDefault="00BD30DB" w:rsidP="0034020A">
            <w:pPr>
              <w:spacing w:line="360" w:lineRule="auto"/>
            </w:pPr>
            <w:r w:rsidRPr="0070397A">
              <w:t>Centre National Hospitalier et Universitaire –Hubert Koutoukou Maga</w:t>
            </w:r>
          </w:p>
        </w:tc>
      </w:tr>
      <w:tr w:rsidR="00BD30DB" w:rsidRPr="0070397A" w14:paraId="6A2A7B4E" w14:textId="77777777" w:rsidTr="00B00E9B">
        <w:tc>
          <w:tcPr>
            <w:tcW w:w="1696" w:type="dxa"/>
          </w:tcPr>
          <w:p w14:paraId="6BEB5908" w14:textId="77777777" w:rsidR="00BD30DB" w:rsidRPr="0070397A" w:rsidRDefault="00BD30DB" w:rsidP="0034020A">
            <w:pPr>
              <w:spacing w:line="360" w:lineRule="auto"/>
            </w:pPr>
            <w:r w:rsidRPr="0070397A">
              <w:t>CNPERS</w:t>
            </w:r>
            <w:r>
              <w:t> :</w:t>
            </w:r>
          </w:p>
        </w:tc>
        <w:tc>
          <w:tcPr>
            <w:tcW w:w="7513" w:type="dxa"/>
          </w:tcPr>
          <w:p w14:paraId="3EC36C9C" w14:textId="77777777" w:rsidR="00BD30DB" w:rsidRPr="0070397A" w:rsidRDefault="00BD30DB" w:rsidP="0034020A">
            <w:pPr>
              <w:spacing w:line="360" w:lineRule="auto"/>
            </w:pPr>
            <w:r w:rsidRPr="0070397A">
              <w:t>Comité national provisoire d’éthique pour la recherche en santé</w:t>
            </w:r>
          </w:p>
        </w:tc>
      </w:tr>
      <w:tr w:rsidR="00BD30DB" w:rsidRPr="0070397A" w14:paraId="3AA4F136" w14:textId="77777777" w:rsidTr="00B00E9B">
        <w:tc>
          <w:tcPr>
            <w:tcW w:w="1696" w:type="dxa"/>
          </w:tcPr>
          <w:p w14:paraId="7AC948FB" w14:textId="77777777" w:rsidR="00BD30DB" w:rsidRPr="0070397A" w:rsidRDefault="00BD30DB" w:rsidP="0034020A">
            <w:pPr>
              <w:spacing w:line="360" w:lineRule="auto"/>
            </w:pPr>
            <w:r w:rsidRPr="0070397A">
              <w:t>COGECS</w:t>
            </w:r>
            <w:r>
              <w:t> :</w:t>
            </w:r>
          </w:p>
        </w:tc>
        <w:tc>
          <w:tcPr>
            <w:tcW w:w="7513" w:type="dxa"/>
          </w:tcPr>
          <w:p w14:paraId="1701C9BC" w14:textId="77777777" w:rsidR="00BD30DB" w:rsidRPr="0070397A" w:rsidRDefault="00BD30DB" w:rsidP="0034020A">
            <w:pPr>
              <w:spacing w:line="360" w:lineRule="auto"/>
            </w:pPr>
            <w:r w:rsidRPr="0070397A">
              <w:t>Comités de Gestion des Centres de Santé</w:t>
            </w:r>
          </w:p>
        </w:tc>
      </w:tr>
      <w:tr w:rsidR="00BD30DB" w:rsidRPr="0070397A" w14:paraId="48CE6520" w14:textId="77777777" w:rsidTr="00B00E9B">
        <w:tc>
          <w:tcPr>
            <w:tcW w:w="1696" w:type="dxa"/>
          </w:tcPr>
          <w:p w14:paraId="64C67C22" w14:textId="77777777" w:rsidR="00BD30DB" w:rsidRPr="0070397A" w:rsidRDefault="00BD30DB" w:rsidP="0034020A">
            <w:pPr>
              <w:spacing w:line="360" w:lineRule="auto"/>
            </w:pPr>
            <w:r w:rsidRPr="0070397A">
              <w:t>CS</w:t>
            </w:r>
            <w:r>
              <w:t> :</w:t>
            </w:r>
          </w:p>
        </w:tc>
        <w:tc>
          <w:tcPr>
            <w:tcW w:w="7513" w:type="dxa"/>
          </w:tcPr>
          <w:p w14:paraId="2D950430" w14:textId="77777777" w:rsidR="00BD30DB" w:rsidRPr="0070397A" w:rsidRDefault="00BD30DB" w:rsidP="0034020A">
            <w:pPr>
              <w:spacing w:line="360" w:lineRule="auto"/>
            </w:pPr>
            <w:r w:rsidRPr="0070397A">
              <w:t>Centre de Santé</w:t>
            </w:r>
          </w:p>
        </w:tc>
      </w:tr>
      <w:tr w:rsidR="00BD30DB" w:rsidRPr="0070397A" w14:paraId="5220D938" w14:textId="77777777" w:rsidTr="00B00E9B">
        <w:tc>
          <w:tcPr>
            <w:tcW w:w="1696" w:type="dxa"/>
          </w:tcPr>
          <w:p w14:paraId="310A659A" w14:textId="77777777" w:rsidR="00BD30DB" w:rsidRPr="0070397A" w:rsidRDefault="00BD30DB" w:rsidP="0034020A">
            <w:pPr>
              <w:spacing w:line="360" w:lineRule="auto"/>
            </w:pPr>
            <w:r w:rsidRPr="0070397A">
              <w:t>C/SAF</w:t>
            </w:r>
            <w:r>
              <w:t> :</w:t>
            </w:r>
          </w:p>
        </w:tc>
        <w:tc>
          <w:tcPr>
            <w:tcW w:w="7513" w:type="dxa"/>
          </w:tcPr>
          <w:p w14:paraId="76E88AC7" w14:textId="77777777" w:rsidR="00BD30DB" w:rsidRPr="0070397A" w:rsidRDefault="00BD30DB" w:rsidP="0034020A">
            <w:pPr>
              <w:spacing w:line="360" w:lineRule="auto"/>
            </w:pPr>
            <w:r w:rsidRPr="0070397A">
              <w:t>Chef Service Affaire Financières</w:t>
            </w:r>
          </w:p>
        </w:tc>
      </w:tr>
      <w:tr w:rsidR="00BD30DB" w:rsidRPr="0070397A" w14:paraId="66469A2A" w14:textId="77777777" w:rsidTr="00B00E9B">
        <w:tc>
          <w:tcPr>
            <w:tcW w:w="1696" w:type="dxa"/>
          </w:tcPr>
          <w:p w14:paraId="513A2CF5" w14:textId="77777777" w:rsidR="00BD30DB" w:rsidRPr="0070397A" w:rsidRDefault="00BD30DB" w:rsidP="0034020A">
            <w:pPr>
              <w:spacing w:line="360" w:lineRule="auto"/>
            </w:pPr>
            <w:r w:rsidRPr="0070397A">
              <w:t>CSU</w:t>
            </w:r>
            <w:r>
              <w:t> :</w:t>
            </w:r>
          </w:p>
        </w:tc>
        <w:tc>
          <w:tcPr>
            <w:tcW w:w="7513" w:type="dxa"/>
          </w:tcPr>
          <w:p w14:paraId="3FDB9742" w14:textId="77777777" w:rsidR="00BD30DB" w:rsidRPr="0070397A" w:rsidRDefault="00BD30DB" w:rsidP="0034020A">
            <w:pPr>
              <w:spacing w:line="360" w:lineRule="auto"/>
            </w:pPr>
            <w:r w:rsidRPr="0070397A">
              <w:t xml:space="preserve">Couverture Sanitaire Universelle </w:t>
            </w:r>
          </w:p>
        </w:tc>
      </w:tr>
      <w:tr w:rsidR="00BD30DB" w:rsidRPr="0070397A" w14:paraId="78922354" w14:textId="77777777" w:rsidTr="00B00E9B">
        <w:tc>
          <w:tcPr>
            <w:tcW w:w="1696" w:type="dxa"/>
          </w:tcPr>
          <w:p w14:paraId="3D951945" w14:textId="77777777" w:rsidR="00BD30DB" w:rsidRPr="0070397A" w:rsidRDefault="00BD30DB" w:rsidP="0034020A">
            <w:pPr>
              <w:spacing w:line="360" w:lineRule="auto"/>
            </w:pPr>
            <w:r w:rsidRPr="0070397A">
              <w:rPr>
                <w:bCs/>
                <w:color w:val="000000"/>
              </w:rPr>
              <w:t>CTF</w:t>
            </w:r>
            <w:r>
              <w:rPr>
                <w:bCs/>
                <w:color w:val="000000"/>
              </w:rPr>
              <w:t> :</w:t>
            </w:r>
          </w:p>
        </w:tc>
        <w:tc>
          <w:tcPr>
            <w:tcW w:w="7513" w:type="dxa"/>
          </w:tcPr>
          <w:p w14:paraId="1BF74802" w14:textId="77777777" w:rsidR="00BD30DB" w:rsidRPr="0070397A" w:rsidRDefault="00BD30DB" w:rsidP="0034020A">
            <w:pPr>
              <w:spacing w:line="360" w:lineRule="auto"/>
            </w:pPr>
            <w:r>
              <w:t>Coût Total de la Formation</w:t>
            </w:r>
          </w:p>
        </w:tc>
      </w:tr>
      <w:tr w:rsidR="00BD30DB" w:rsidRPr="0070397A" w14:paraId="1CEF274F" w14:textId="77777777" w:rsidTr="00B00E9B">
        <w:tc>
          <w:tcPr>
            <w:tcW w:w="1696" w:type="dxa"/>
          </w:tcPr>
          <w:p w14:paraId="19624CF9" w14:textId="77777777" w:rsidR="00BD30DB" w:rsidRPr="0070397A" w:rsidRDefault="00BD30DB" w:rsidP="0034020A">
            <w:pPr>
              <w:spacing w:line="360" w:lineRule="auto"/>
            </w:pPr>
            <w:r w:rsidRPr="0070397A">
              <w:t>CTJ</w:t>
            </w:r>
            <w:r>
              <w:t> :</w:t>
            </w:r>
          </w:p>
        </w:tc>
        <w:tc>
          <w:tcPr>
            <w:tcW w:w="7513" w:type="dxa"/>
          </w:tcPr>
          <w:p w14:paraId="6B2F9EE2" w14:textId="77777777" w:rsidR="00BD30DB" w:rsidRPr="0070397A" w:rsidRDefault="00BD30DB" w:rsidP="0034020A">
            <w:pPr>
              <w:spacing w:line="360" w:lineRule="auto"/>
            </w:pPr>
            <w:r w:rsidRPr="0070397A">
              <w:t>Conseiller Technique et Juridique</w:t>
            </w:r>
          </w:p>
        </w:tc>
      </w:tr>
      <w:tr w:rsidR="00BD30DB" w:rsidRPr="0070397A" w14:paraId="4C2342A7" w14:textId="77777777" w:rsidTr="00B00E9B">
        <w:tc>
          <w:tcPr>
            <w:tcW w:w="1696" w:type="dxa"/>
          </w:tcPr>
          <w:p w14:paraId="1DC3C80F" w14:textId="77777777" w:rsidR="00BD30DB" w:rsidRPr="0070397A" w:rsidRDefault="00BD30DB" w:rsidP="0034020A">
            <w:pPr>
              <w:spacing w:line="360" w:lineRule="auto"/>
            </w:pPr>
            <w:r w:rsidRPr="0070397A">
              <w:rPr>
                <w:bCs/>
                <w:color w:val="000000"/>
              </w:rPr>
              <w:t>CUF</w:t>
            </w:r>
          </w:p>
        </w:tc>
        <w:tc>
          <w:tcPr>
            <w:tcW w:w="7513" w:type="dxa"/>
          </w:tcPr>
          <w:p w14:paraId="7ADEB06D" w14:textId="77777777" w:rsidR="00BD30DB" w:rsidRPr="0070397A" w:rsidRDefault="00BD30DB" w:rsidP="0034020A">
            <w:pPr>
              <w:spacing w:line="360" w:lineRule="auto"/>
            </w:pPr>
            <w:r w:rsidRPr="0070397A">
              <w:t>Coût Unitaire de la Formation</w:t>
            </w:r>
          </w:p>
        </w:tc>
      </w:tr>
      <w:tr w:rsidR="00BD30DB" w:rsidRPr="0070397A" w14:paraId="691E01FA" w14:textId="77777777" w:rsidTr="00B00E9B">
        <w:tc>
          <w:tcPr>
            <w:tcW w:w="1696" w:type="dxa"/>
          </w:tcPr>
          <w:p w14:paraId="7FC0E0A6" w14:textId="77777777" w:rsidR="00BD30DB" w:rsidRPr="0070397A" w:rsidRDefault="00BD30DB" w:rsidP="0034020A">
            <w:pPr>
              <w:spacing w:line="360" w:lineRule="auto"/>
            </w:pPr>
            <w:r w:rsidRPr="0070397A">
              <w:t>DC</w:t>
            </w:r>
            <w:r>
              <w:t> :</w:t>
            </w:r>
          </w:p>
        </w:tc>
        <w:tc>
          <w:tcPr>
            <w:tcW w:w="7513" w:type="dxa"/>
          </w:tcPr>
          <w:p w14:paraId="2577344C" w14:textId="77777777" w:rsidR="00BD30DB" w:rsidRPr="0070397A" w:rsidRDefault="00BD30DB" w:rsidP="0034020A">
            <w:pPr>
              <w:spacing w:line="360" w:lineRule="auto"/>
            </w:pPr>
            <w:r w:rsidRPr="0070397A">
              <w:t>Directeur de Cabinet</w:t>
            </w:r>
          </w:p>
        </w:tc>
      </w:tr>
      <w:tr w:rsidR="00BD30DB" w:rsidRPr="0070397A" w14:paraId="7A7B25AE" w14:textId="77777777" w:rsidTr="00B00E9B">
        <w:tc>
          <w:tcPr>
            <w:tcW w:w="1696" w:type="dxa"/>
          </w:tcPr>
          <w:p w14:paraId="3F3EC0C4" w14:textId="77777777" w:rsidR="00BD30DB" w:rsidRPr="0070397A" w:rsidRDefault="00BD30DB" w:rsidP="0034020A">
            <w:pPr>
              <w:spacing w:line="360" w:lineRule="auto"/>
            </w:pPr>
            <w:r w:rsidRPr="0070397A">
              <w:rPr>
                <w:bCs/>
              </w:rPr>
              <w:t>DDS</w:t>
            </w:r>
            <w:r>
              <w:rPr>
                <w:bCs/>
              </w:rPr>
              <w:t> :</w:t>
            </w:r>
          </w:p>
        </w:tc>
        <w:tc>
          <w:tcPr>
            <w:tcW w:w="7513" w:type="dxa"/>
          </w:tcPr>
          <w:p w14:paraId="6575FD16" w14:textId="77777777" w:rsidR="00BD30DB" w:rsidRPr="0070397A" w:rsidRDefault="00BD30DB" w:rsidP="0034020A">
            <w:pPr>
              <w:spacing w:line="360" w:lineRule="auto"/>
            </w:pPr>
            <w:r w:rsidRPr="0070397A">
              <w:t>Directeur Départemental de la Santé / Direction Départementale de la Santé</w:t>
            </w:r>
          </w:p>
        </w:tc>
      </w:tr>
      <w:tr w:rsidR="00BD30DB" w:rsidRPr="0070397A" w14:paraId="01A85B7B" w14:textId="77777777" w:rsidTr="00B00E9B">
        <w:tc>
          <w:tcPr>
            <w:tcW w:w="1696" w:type="dxa"/>
          </w:tcPr>
          <w:p w14:paraId="61618B9B" w14:textId="77777777" w:rsidR="00BD30DB" w:rsidRPr="0070397A" w:rsidRDefault="00BD30DB" w:rsidP="0034020A">
            <w:pPr>
              <w:spacing w:line="360" w:lineRule="auto"/>
            </w:pPr>
            <w:r w:rsidRPr="0070397A">
              <w:t>DRS</w:t>
            </w:r>
            <w:r>
              <w:t> :</w:t>
            </w:r>
          </w:p>
        </w:tc>
        <w:tc>
          <w:tcPr>
            <w:tcW w:w="7513" w:type="dxa"/>
          </w:tcPr>
          <w:p w14:paraId="76359BD6" w14:textId="77777777" w:rsidR="00BD30DB" w:rsidRPr="0070397A" w:rsidRDefault="00BD30DB" w:rsidP="0034020A">
            <w:pPr>
              <w:spacing w:line="360" w:lineRule="auto"/>
            </w:pPr>
            <w:r w:rsidRPr="0070397A">
              <w:t>Direction de la Recherche en Santé</w:t>
            </w:r>
          </w:p>
        </w:tc>
      </w:tr>
      <w:tr w:rsidR="00BD30DB" w:rsidRPr="0070397A" w14:paraId="157430CF" w14:textId="77777777" w:rsidTr="00B00E9B">
        <w:tc>
          <w:tcPr>
            <w:tcW w:w="1696" w:type="dxa"/>
          </w:tcPr>
          <w:p w14:paraId="32CA1F2D" w14:textId="77777777" w:rsidR="00BD30DB" w:rsidRPr="0070397A" w:rsidRDefault="00BD30DB" w:rsidP="0034020A">
            <w:pPr>
              <w:spacing w:line="360" w:lineRule="auto"/>
            </w:pPr>
            <w:r w:rsidRPr="0070397A">
              <w:t>DRH</w:t>
            </w:r>
            <w:r>
              <w:t> :</w:t>
            </w:r>
          </w:p>
        </w:tc>
        <w:tc>
          <w:tcPr>
            <w:tcW w:w="7513" w:type="dxa"/>
          </w:tcPr>
          <w:p w14:paraId="0F1AE29C" w14:textId="77777777" w:rsidR="00BD30DB" w:rsidRPr="0070397A" w:rsidRDefault="00BD30DB" w:rsidP="0034020A">
            <w:pPr>
              <w:spacing w:line="360" w:lineRule="auto"/>
            </w:pPr>
            <w:r w:rsidRPr="0070397A">
              <w:t>Direction des Ressources Humaines</w:t>
            </w:r>
          </w:p>
        </w:tc>
      </w:tr>
      <w:tr w:rsidR="00BD30DB" w:rsidRPr="0070397A" w14:paraId="0BE6F18B" w14:textId="77777777" w:rsidTr="00B00E9B">
        <w:tc>
          <w:tcPr>
            <w:tcW w:w="1696" w:type="dxa"/>
          </w:tcPr>
          <w:p w14:paraId="258144E3" w14:textId="77777777" w:rsidR="00BD30DB" w:rsidRPr="0070397A" w:rsidRDefault="00BD30DB" w:rsidP="0034020A">
            <w:pPr>
              <w:spacing w:line="360" w:lineRule="auto"/>
            </w:pPr>
            <w:r w:rsidRPr="0070397A">
              <w:t>EDSB</w:t>
            </w:r>
            <w:r>
              <w:t> :</w:t>
            </w:r>
          </w:p>
        </w:tc>
        <w:tc>
          <w:tcPr>
            <w:tcW w:w="7513" w:type="dxa"/>
          </w:tcPr>
          <w:p w14:paraId="6B3C85D3" w14:textId="77777777" w:rsidR="00BD30DB" w:rsidRPr="0070397A" w:rsidRDefault="00BD30DB" w:rsidP="0034020A">
            <w:pPr>
              <w:spacing w:line="360" w:lineRule="auto"/>
            </w:pPr>
            <w:r w:rsidRPr="0070397A">
              <w:t>Enquête Démographique de Santé</w:t>
            </w:r>
          </w:p>
        </w:tc>
      </w:tr>
      <w:tr w:rsidR="00BD30DB" w:rsidRPr="0070397A" w14:paraId="33EC4463" w14:textId="77777777" w:rsidTr="00B00E9B">
        <w:tc>
          <w:tcPr>
            <w:tcW w:w="1696" w:type="dxa"/>
          </w:tcPr>
          <w:p w14:paraId="35CD235C" w14:textId="77777777" w:rsidR="00BD30DB" w:rsidRPr="0070397A" w:rsidRDefault="00BD30DB" w:rsidP="0034020A">
            <w:pPr>
              <w:spacing w:line="360" w:lineRule="auto"/>
            </w:pPr>
            <w:r w:rsidRPr="0070397A">
              <w:t>EFMS</w:t>
            </w:r>
            <w:r>
              <w:t> :</w:t>
            </w:r>
          </w:p>
        </w:tc>
        <w:tc>
          <w:tcPr>
            <w:tcW w:w="7513" w:type="dxa"/>
          </w:tcPr>
          <w:p w14:paraId="19D24D4D" w14:textId="77777777" w:rsidR="00BD30DB" w:rsidRPr="0070397A" w:rsidRDefault="00BD30DB" w:rsidP="0034020A">
            <w:pPr>
              <w:spacing w:line="360" w:lineRule="auto"/>
            </w:pPr>
            <w:r w:rsidRPr="0070397A">
              <w:t xml:space="preserve"> Ecole de Formation Médico-Sociale de Parakou</w:t>
            </w:r>
          </w:p>
        </w:tc>
      </w:tr>
      <w:tr w:rsidR="00BD30DB" w:rsidRPr="0070397A" w14:paraId="0E8F6990" w14:textId="77777777" w:rsidTr="00B00E9B">
        <w:tc>
          <w:tcPr>
            <w:tcW w:w="1696" w:type="dxa"/>
          </w:tcPr>
          <w:p w14:paraId="0A085366" w14:textId="77777777" w:rsidR="00BD30DB" w:rsidRPr="0070397A" w:rsidRDefault="00BD30DB" w:rsidP="0034020A">
            <w:pPr>
              <w:spacing w:line="360" w:lineRule="auto"/>
            </w:pPr>
            <w:r w:rsidRPr="0070397A">
              <w:t>ENAM</w:t>
            </w:r>
            <w:r>
              <w:t> :</w:t>
            </w:r>
          </w:p>
        </w:tc>
        <w:tc>
          <w:tcPr>
            <w:tcW w:w="7513" w:type="dxa"/>
          </w:tcPr>
          <w:p w14:paraId="7C7423D4" w14:textId="77777777" w:rsidR="00BD30DB" w:rsidRPr="0070397A" w:rsidRDefault="00BD30DB" w:rsidP="0034020A">
            <w:pPr>
              <w:spacing w:line="360" w:lineRule="auto"/>
            </w:pPr>
            <w:r w:rsidRPr="0070397A">
              <w:t>Ecole Nationale de L’Administration et de la Magistrature</w:t>
            </w:r>
          </w:p>
        </w:tc>
      </w:tr>
      <w:tr w:rsidR="00BD30DB" w:rsidRPr="0070397A" w14:paraId="618139FC" w14:textId="77777777" w:rsidTr="00B00E9B">
        <w:tc>
          <w:tcPr>
            <w:tcW w:w="1696" w:type="dxa"/>
          </w:tcPr>
          <w:p w14:paraId="2ED1825E" w14:textId="77777777" w:rsidR="00BD30DB" w:rsidRPr="0070397A" w:rsidRDefault="00BD30DB" w:rsidP="0034020A">
            <w:pPr>
              <w:spacing w:line="360" w:lineRule="auto"/>
            </w:pPr>
            <w:r w:rsidRPr="0070397A">
              <w:t>EPAC</w:t>
            </w:r>
            <w:r>
              <w:t> :</w:t>
            </w:r>
          </w:p>
        </w:tc>
        <w:tc>
          <w:tcPr>
            <w:tcW w:w="7513" w:type="dxa"/>
          </w:tcPr>
          <w:p w14:paraId="36832DCF" w14:textId="77777777" w:rsidR="00BD30DB" w:rsidRPr="0070397A" w:rsidRDefault="00BD30DB" w:rsidP="0034020A">
            <w:pPr>
              <w:spacing w:line="360" w:lineRule="auto"/>
            </w:pPr>
            <w:r w:rsidRPr="0070397A">
              <w:t xml:space="preserve">Ecole  Polytechnique  d’Abomey-Calavi  </w:t>
            </w:r>
          </w:p>
        </w:tc>
      </w:tr>
      <w:tr w:rsidR="00BD30DB" w:rsidRPr="0070397A" w14:paraId="2F794912" w14:textId="77777777" w:rsidTr="00B00E9B">
        <w:tc>
          <w:tcPr>
            <w:tcW w:w="1696" w:type="dxa"/>
          </w:tcPr>
          <w:p w14:paraId="359A65F1" w14:textId="77777777" w:rsidR="00BD30DB" w:rsidRPr="0070397A" w:rsidRDefault="00BD30DB" w:rsidP="0034020A">
            <w:pPr>
              <w:spacing w:line="360" w:lineRule="auto"/>
            </w:pPr>
            <w:r w:rsidRPr="0070397A">
              <w:t>ETP</w:t>
            </w:r>
            <w:r>
              <w:t> :</w:t>
            </w:r>
          </w:p>
        </w:tc>
        <w:tc>
          <w:tcPr>
            <w:tcW w:w="7513" w:type="dxa"/>
          </w:tcPr>
          <w:p w14:paraId="7F45AFE1" w14:textId="77777777" w:rsidR="00BD30DB" w:rsidRPr="0070397A" w:rsidRDefault="00BD30DB" w:rsidP="0034020A">
            <w:pPr>
              <w:spacing w:line="360" w:lineRule="auto"/>
            </w:pPr>
            <w:r w:rsidRPr="0070397A">
              <w:t>Equivalent Temps Plein</w:t>
            </w:r>
          </w:p>
        </w:tc>
      </w:tr>
      <w:tr w:rsidR="00BD30DB" w:rsidRPr="0070397A" w14:paraId="20D3F906" w14:textId="77777777" w:rsidTr="00B00E9B">
        <w:tc>
          <w:tcPr>
            <w:tcW w:w="1696" w:type="dxa"/>
          </w:tcPr>
          <w:p w14:paraId="5AF4F49B" w14:textId="77777777" w:rsidR="00BD30DB" w:rsidRPr="0070397A" w:rsidRDefault="00BD30DB" w:rsidP="0034020A">
            <w:pPr>
              <w:spacing w:line="360" w:lineRule="auto"/>
            </w:pPr>
            <w:r w:rsidRPr="0070397A">
              <w:t>FNUAP</w:t>
            </w:r>
            <w:r>
              <w:t> :</w:t>
            </w:r>
          </w:p>
        </w:tc>
        <w:tc>
          <w:tcPr>
            <w:tcW w:w="7513" w:type="dxa"/>
          </w:tcPr>
          <w:p w14:paraId="0258B993" w14:textId="77777777" w:rsidR="00BD30DB" w:rsidRPr="0070397A" w:rsidRDefault="00BD30DB" w:rsidP="0034020A">
            <w:pPr>
              <w:spacing w:line="360" w:lineRule="auto"/>
            </w:pPr>
            <w:r w:rsidRPr="0070397A">
              <w:t>Fonds des Nations-Unies pour la Population</w:t>
            </w:r>
          </w:p>
        </w:tc>
      </w:tr>
      <w:tr w:rsidR="00BD30DB" w:rsidRPr="0070397A" w14:paraId="65FC642D" w14:textId="77777777" w:rsidTr="00B00E9B">
        <w:tc>
          <w:tcPr>
            <w:tcW w:w="1696" w:type="dxa"/>
          </w:tcPr>
          <w:p w14:paraId="7F050CA2" w14:textId="77777777" w:rsidR="00BD30DB" w:rsidRPr="0070397A" w:rsidRDefault="00BD30DB" w:rsidP="0034020A">
            <w:pPr>
              <w:spacing w:line="360" w:lineRule="auto"/>
            </w:pPr>
            <w:r w:rsidRPr="0070397A">
              <w:t>FM</w:t>
            </w:r>
            <w:r>
              <w:t> :</w:t>
            </w:r>
          </w:p>
        </w:tc>
        <w:tc>
          <w:tcPr>
            <w:tcW w:w="7513" w:type="dxa"/>
          </w:tcPr>
          <w:p w14:paraId="7FC28F32" w14:textId="77777777" w:rsidR="00BD30DB" w:rsidRPr="0070397A" w:rsidRDefault="00BD30DB" w:rsidP="0034020A">
            <w:pPr>
              <w:spacing w:line="360" w:lineRule="auto"/>
            </w:pPr>
            <w:r w:rsidRPr="0070397A">
              <w:t>Faculté de Médecine</w:t>
            </w:r>
          </w:p>
        </w:tc>
      </w:tr>
      <w:tr w:rsidR="00BD30DB" w:rsidRPr="0070397A" w14:paraId="0EF628A5" w14:textId="77777777" w:rsidTr="00B00E9B">
        <w:tc>
          <w:tcPr>
            <w:tcW w:w="1696" w:type="dxa"/>
          </w:tcPr>
          <w:p w14:paraId="1E9C0BA9" w14:textId="77777777" w:rsidR="00BD30DB" w:rsidRPr="0070397A" w:rsidRDefault="00BD30DB" w:rsidP="0034020A">
            <w:pPr>
              <w:spacing w:line="360" w:lineRule="auto"/>
            </w:pPr>
            <w:r w:rsidRPr="0070397A">
              <w:t>FSS</w:t>
            </w:r>
            <w:r>
              <w:t> :</w:t>
            </w:r>
          </w:p>
        </w:tc>
        <w:tc>
          <w:tcPr>
            <w:tcW w:w="7513" w:type="dxa"/>
          </w:tcPr>
          <w:p w14:paraId="637808CA" w14:textId="77777777" w:rsidR="00BD30DB" w:rsidRPr="0070397A" w:rsidRDefault="00BD30DB" w:rsidP="0034020A">
            <w:pPr>
              <w:spacing w:line="360" w:lineRule="auto"/>
            </w:pPr>
            <w:r w:rsidRPr="0070397A">
              <w:t>Faculté des Sciences de la Santé</w:t>
            </w:r>
          </w:p>
        </w:tc>
      </w:tr>
      <w:tr w:rsidR="00BD30DB" w:rsidRPr="0070397A" w14:paraId="358EA226" w14:textId="77777777" w:rsidTr="00B00E9B">
        <w:tc>
          <w:tcPr>
            <w:tcW w:w="1696" w:type="dxa"/>
          </w:tcPr>
          <w:p w14:paraId="1481EDB4" w14:textId="77777777" w:rsidR="00BD30DB" w:rsidRPr="0070397A" w:rsidRDefault="00BD30DB" w:rsidP="0034020A">
            <w:pPr>
              <w:spacing w:line="360" w:lineRule="auto"/>
            </w:pPr>
            <w:r w:rsidRPr="0070397A">
              <w:t>GRH</w:t>
            </w:r>
            <w:r>
              <w:t> :</w:t>
            </w:r>
          </w:p>
        </w:tc>
        <w:tc>
          <w:tcPr>
            <w:tcW w:w="7513" w:type="dxa"/>
          </w:tcPr>
          <w:p w14:paraId="5788C8DD" w14:textId="77777777" w:rsidR="00BD30DB" w:rsidRPr="0070397A" w:rsidRDefault="00BD30DB" w:rsidP="0034020A">
            <w:pPr>
              <w:spacing w:line="360" w:lineRule="auto"/>
            </w:pPr>
            <w:r w:rsidRPr="0070397A">
              <w:t>Gestion des Ressources Humaines</w:t>
            </w:r>
          </w:p>
        </w:tc>
      </w:tr>
      <w:tr w:rsidR="00BD30DB" w:rsidRPr="0070397A" w14:paraId="227BD1B4" w14:textId="77777777" w:rsidTr="00B00E9B">
        <w:tc>
          <w:tcPr>
            <w:tcW w:w="1696" w:type="dxa"/>
          </w:tcPr>
          <w:p w14:paraId="3BEF59CE" w14:textId="77777777" w:rsidR="00BD30DB" w:rsidRPr="0070397A" w:rsidRDefault="00BD30DB" w:rsidP="0034020A">
            <w:pPr>
              <w:spacing w:line="360" w:lineRule="auto"/>
            </w:pPr>
            <w:r w:rsidRPr="0070397A">
              <w:t>GYN</w:t>
            </w:r>
            <w:r>
              <w:t> :</w:t>
            </w:r>
          </w:p>
        </w:tc>
        <w:tc>
          <w:tcPr>
            <w:tcW w:w="7513" w:type="dxa"/>
          </w:tcPr>
          <w:p w14:paraId="6855110B" w14:textId="77777777" w:rsidR="00BD30DB" w:rsidRPr="0070397A" w:rsidRDefault="00BD30DB" w:rsidP="0034020A">
            <w:pPr>
              <w:spacing w:line="360" w:lineRule="auto"/>
            </w:pPr>
            <w:r w:rsidRPr="0070397A">
              <w:t>Gynécologue</w:t>
            </w:r>
          </w:p>
        </w:tc>
      </w:tr>
      <w:tr w:rsidR="00BD30DB" w:rsidRPr="0070397A" w14:paraId="74AAEF8A" w14:textId="77777777" w:rsidTr="00B00E9B">
        <w:tc>
          <w:tcPr>
            <w:tcW w:w="1696" w:type="dxa"/>
          </w:tcPr>
          <w:p w14:paraId="03289FCA" w14:textId="77777777" w:rsidR="00BD30DB" w:rsidRPr="0070397A" w:rsidRDefault="00BD30DB" w:rsidP="0034020A">
            <w:pPr>
              <w:spacing w:line="360" w:lineRule="auto"/>
            </w:pPr>
            <w:r w:rsidRPr="0070397A">
              <w:t>HOMEL</w:t>
            </w:r>
            <w:r>
              <w:t> :</w:t>
            </w:r>
          </w:p>
        </w:tc>
        <w:tc>
          <w:tcPr>
            <w:tcW w:w="7513" w:type="dxa"/>
          </w:tcPr>
          <w:p w14:paraId="4886C11A" w14:textId="77777777" w:rsidR="00BD30DB" w:rsidRPr="0070397A" w:rsidRDefault="00BD30DB" w:rsidP="0034020A">
            <w:pPr>
              <w:spacing w:line="360" w:lineRule="auto"/>
            </w:pPr>
            <w:r w:rsidRPr="0070397A">
              <w:t>Hôpital de la Mère et de l’Enfant-Lagune</w:t>
            </w:r>
          </w:p>
        </w:tc>
      </w:tr>
      <w:tr w:rsidR="00BD30DB" w:rsidRPr="0070397A" w14:paraId="23DAD150" w14:textId="77777777" w:rsidTr="00B00E9B">
        <w:tc>
          <w:tcPr>
            <w:tcW w:w="1696" w:type="dxa"/>
          </w:tcPr>
          <w:p w14:paraId="5CB483F5" w14:textId="77777777" w:rsidR="00BD30DB" w:rsidRPr="0070397A" w:rsidRDefault="00BD30DB" w:rsidP="0034020A">
            <w:pPr>
              <w:spacing w:line="360" w:lineRule="auto"/>
            </w:pPr>
            <w:r w:rsidRPr="0070397A">
              <w:lastRenderedPageBreak/>
              <w:t>HZ</w:t>
            </w:r>
            <w:r>
              <w:t> :</w:t>
            </w:r>
          </w:p>
        </w:tc>
        <w:tc>
          <w:tcPr>
            <w:tcW w:w="7513" w:type="dxa"/>
          </w:tcPr>
          <w:p w14:paraId="14372D8A" w14:textId="77777777" w:rsidR="00BD30DB" w:rsidRPr="0070397A" w:rsidRDefault="00BD30DB" w:rsidP="0034020A">
            <w:pPr>
              <w:spacing w:line="360" w:lineRule="auto"/>
            </w:pPr>
            <w:r w:rsidRPr="0070397A">
              <w:t>Hôpital de Zone</w:t>
            </w:r>
          </w:p>
        </w:tc>
      </w:tr>
      <w:tr w:rsidR="00BD30DB" w:rsidRPr="0070397A" w14:paraId="7123AE15" w14:textId="77777777" w:rsidTr="00B00E9B">
        <w:tc>
          <w:tcPr>
            <w:tcW w:w="1696" w:type="dxa"/>
          </w:tcPr>
          <w:p w14:paraId="1C9CBD29" w14:textId="77777777" w:rsidR="00BD30DB" w:rsidRPr="0070397A" w:rsidRDefault="00BD30DB" w:rsidP="0034020A">
            <w:pPr>
              <w:spacing w:line="360" w:lineRule="auto"/>
            </w:pPr>
            <w:r w:rsidRPr="0070397A">
              <w:t>IDE</w:t>
            </w:r>
            <w:r>
              <w:t> :</w:t>
            </w:r>
          </w:p>
        </w:tc>
        <w:tc>
          <w:tcPr>
            <w:tcW w:w="7513" w:type="dxa"/>
          </w:tcPr>
          <w:p w14:paraId="4411923B" w14:textId="77777777" w:rsidR="00BD30DB" w:rsidRPr="0070397A" w:rsidRDefault="00BD30DB" w:rsidP="0034020A">
            <w:pPr>
              <w:spacing w:line="360" w:lineRule="auto"/>
            </w:pPr>
            <w:r w:rsidRPr="0070397A">
              <w:t>Infirmier Diplômé d’Etat</w:t>
            </w:r>
          </w:p>
        </w:tc>
      </w:tr>
      <w:tr w:rsidR="00BD30DB" w:rsidRPr="0070397A" w14:paraId="546F3006" w14:textId="77777777" w:rsidTr="00B00E9B">
        <w:tc>
          <w:tcPr>
            <w:tcW w:w="1696" w:type="dxa"/>
          </w:tcPr>
          <w:p w14:paraId="00DA54DE" w14:textId="77777777" w:rsidR="00BD30DB" w:rsidRPr="0070397A" w:rsidRDefault="00BD30DB" w:rsidP="0034020A">
            <w:pPr>
              <w:spacing w:line="360" w:lineRule="auto"/>
            </w:pPr>
            <w:r w:rsidRPr="0070397A">
              <w:t>IFS</w:t>
            </w:r>
            <w:r>
              <w:t> :</w:t>
            </w:r>
          </w:p>
        </w:tc>
        <w:tc>
          <w:tcPr>
            <w:tcW w:w="7513" w:type="dxa"/>
          </w:tcPr>
          <w:p w14:paraId="52F6783A" w14:textId="77777777" w:rsidR="00BD30DB" w:rsidRPr="0070397A" w:rsidRDefault="00BD30DB" w:rsidP="0034020A">
            <w:pPr>
              <w:spacing w:line="360" w:lineRule="auto"/>
            </w:pPr>
            <w:r w:rsidRPr="0070397A">
              <w:t>Institut de Formation en Santé</w:t>
            </w:r>
          </w:p>
        </w:tc>
      </w:tr>
      <w:tr w:rsidR="00BD30DB" w:rsidRPr="0070397A" w14:paraId="2AEA0EE8" w14:textId="77777777" w:rsidTr="00B00E9B">
        <w:tc>
          <w:tcPr>
            <w:tcW w:w="1696" w:type="dxa"/>
          </w:tcPr>
          <w:p w14:paraId="48922B26" w14:textId="77777777" w:rsidR="00BD30DB" w:rsidRPr="0070397A" w:rsidRDefault="00BD30DB" w:rsidP="0034020A">
            <w:pPr>
              <w:spacing w:line="360" w:lineRule="auto"/>
            </w:pPr>
            <w:r w:rsidRPr="0070397A">
              <w:t>INMeS</w:t>
            </w:r>
            <w:r>
              <w:t> :</w:t>
            </w:r>
          </w:p>
        </w:tc>
        <w:tc>
          <w:tcPr>
            <w:tcW w:w="7513" w:type="dxa"/>
          </w:tcPr>
          <w:p w14:paraId="2A8E29E5" w14:textId="77777777" w:rsidR="00BD30DB" w:rsidRPr="0070397A" w:rsidRDefault="00BD30DB" w:rsidP="0034020A">
            <w:pPr>
              <w:spacing w:line="360" w:lineRule="auto"/>
            </w:pPr>
            <w:r w:rsidRPr="0070397A">
              <w:t>Institut National Medico-Sanitaire</w:t>
            </w:r>
          </w:p>
        </w:tc>
      </w:tr>
      <w:tr w:rsidR="00BD30DB" w:rsidRPr="0070397A" w14:paraId="6E6518DD" w14:textId="77777777" w:rsidTr="00B00E9B">
        <w:tc>
          <w:tcPr>
            <w:tcW w:w="1696" w:type="dxa"/>
          </w:tcPr>
          <w:p w14:paraId="704AB684" w14:textId="77777777" w:rsidR="00BD30DB" w:rsidRPr="0070397A" w:rsidRDefault="00BD30DB" w:rsidP="0034020A">
            <w:pPr>
              <w:spacing w:line="360" w:lineRule="auto"/>
            </w:pPr>
            <w:r w:rsidRPr="0070397A">
              <w:t>INSAE</w:t>
            </w:r>
            <w:r>
              <w:t> :</w:t>
            </w:r>
          </w:p>
        </w:tc>
        <w:tc>
          <w:tcPr>
            <w:tcW w:w="7513" w:type="dxa"/>
          </w:tcPr>
          <w:p w14:paraId="7D48D6CB" w14:textId="77777777" w:rsidR="00BD30DB" w:rsidRPr="0070397A" w:rsidRDefault="00BD30DB" w:rsidP="0034020A">
            <w:pPr>
              <w:spacing w:line="360" w:lineRule="auto"/>
            </w:pPr>
            <w:r w:rsidRPr="0070397A">
              <w:t>Institut National de la Statistique et de l’Analyse Economique</w:t>
            </w:r>
          </w:p>
        </w:tc>
      </w:tr>
      <w:tr w:rsidR="00BD30DB" w:rsidRPr="0070397A" w14:paraId="7C87C0E0" w14:textId="77777777" w:rsidTr="00B00E9B">
        <w:tc>
          <w:tcPr>
            <w:tcW w:w="1696" w:type="dxa"/>
          </w:tcPr>
          <w:p w14:paraId="3777BE83" w14:textId="77777777" w:rsidR="00BD30DB" w:rsidRPr="0070397A" w:rsidRDefault="00BD30DB" w:rsidP="0034020A">
            <w:pPr>
              <w:spacing w:line="360" w:lineRule="auto"/>
            </w:pPr>
            <w:r w:rsidRPr="0070397A">
              <w:t>MCZS</w:t>
            </w:r>
            <w:r>
              <w:t> :</w:t>
            </w:r>
          </w:p>
        </w:tc>
        <w:tc>
          <w:tcPr>
            <w:tcW w:w="7513" w:type="dxa"/>
          </w:tcPr>
          <w:p w14:paraId="07D4748C" w14:textId="77777777" w:rsidR="00BD30DB" w:rsidRPr="0070397A" w:rsidRDefault="00BD30DB" w:rsidP="0034020A">
            <w:pPr>
              <w:spacing w:line="360" w:lineRule="auto"/>
            </w:pPr>
            <w:r w:rsidRPr="0070397A">
              <w:t>Médecin Coordonnateur de la Zone Sanitaire</w:t>
            </w:r>
          </w:p>
        </w:tc>
      </w:tr>
      <w:tr w:rsidR="00BD30DB" w:rsidRPr="0070397A" w14:paraId="459767FB" w14:textId="77777777" w:rsidTr="00B00E9B">
        <w:tc>
          <w:tcPr>
            <w:tcW w:w="1696" w:type="dxa"/>
          </w:tcPr>
          <w:p w14:paraId="7EFF3D0B" w14:textId="77777777" w:rsidR="00BD30DB" w:rsidRPr="0070397A" w:rsidRDefault="00BD30DB" w:rsidP="0034020A">
            <w:pPr>
              <w:spacing w:line="360" w:lineRule="auto"/>
            </w:pPr>
            <w:r w:rsidRPr="0070397A">
              <w:t>MICS</w:t>
            </w:r>
            <w:r>
              <w:t> :</w:t>
            </w:r>
          </w:p>
        </w:tc>
        <w:tc>
          <w:tcPr>
            <w:tcW w:w="7513" w:type="dxa"/>
          </w:tcPr>
          <w:p w14:paraId="20D5CFF3" w14:textId="77777777" w:rsidR="00BD30DB" w:rsidRPr="0070397A" w:rsidRDefault="00BD30DB" w:rsidP="0034020A">
            <w:pPr>
              <w:spacing w:line="360" w:lineRule="auto"/>
            </w:pPr>
            <w:r w:rsidRPr="0070397A">
              <w:t>Enquête à Indicateurs Multiples</w:t>
            </w:r>
          </w:p>
        </w:tc>
      </w:tr>
      <w:tr w:rsidR="00BD30DB" w:rsidRPr="0070397A" w14:paraId="02B4B63B" w14:textId="77777777" w:rsidTr="00B00E9B">
        <w:tc>
          <w:tcPr>
            <w:tcW w:w="1696" w:type="dxa"/>
          </w:tcPr>
          <w:p w14:paraId="5C7CE5B1" w14:textId="77777777" w:rsidR="00BD30DB" w:rsidRPr="0070397A" w:rsidRDefault="00BD30DB" w:rsidP="0034020A">
            <w:pPr>
              <w:spacing w:line="360" w:lineRule="auto"/>
            </w:pPr>
            <w:r w:rsidRPr="0070397A">
              <w:t>MG</w:t>
            </w:r>
            <w:r>
              <w:t> :</w:t>
            </w:r>
          </w:p>
        </w:tc>
        <w:tc>
          <w:tcPr>
            <w:tcW w:w="7513" w:type="dxa"/>
          </w:tcPr>
          <w:p w14:paraId="3E84AB84" w14:textId="77777777" w:rsidR="00BD30DB" w:rsidRPr="0070397A" w:rsidRDefault="00BD30DB" w:rsidP="0034020A">
            <w:pPr>
              <w:spacing w:line="360" w:lineRule="auto"/>
            </w:pPr>
            <w:r w:rsidRPr="0070397A">
              <w:t xml:space="preserve">Médecin Généraliste </w:t>
            </w:r>
          </w:p>
        </w:tc>
      </w:tr>
      <w:tr w:rsidR="00BD30DB" w:rsidRPr="0070397A" w14:paraId="349C81FB" w14:textId="77777777" w:rsidTr="00B00E9B">
        <w:tc>
          <w:tcPr>
            <w:tcW w:w="1696" w:type="dxa"/>
          </w:tcPr>
          <w:p w14:paraId="69BFAFA7" w14:textId="77777777" w:rsidR="00BD30DB" w:rsidRPr="0070397A" w:rsidRDefault="00BD30DB" w:rsidP="0034020A">
            <w:pPr>
              <w:spacing w:line="360" w:lineRule="auto"/>
            </w:pPr>
            <w:r w:rsidRPr="0070397A">
              <w:t>MS</w:t>
            </w:r>
            <w:r>
              <w:t> :</w:t>
            </w:r>
          </w:p>
        </w:tc>
        <w:tc>
          <w:tcPr>
            <w:tcW w:w="7513" w:type="dxa"/>
          </w:tcPr>
          <w:p w14:paraId="79C278AD" w14:textId="77777777" w:rsidR="00BD30DB" w:rsidRPr="0070397A" w:rsidRDefault="00BD30DB" w:rsidP="0034020A">
            <w:pPr>
              <w:spacing w:line="360" w:lineRule="auto"/>
            </w:pPr>
            <w:r w:rsidRPr="0070397A">
              <w:t>Ministère de la Santé</w:t>
            </w:r>
          </w:p>
        </w:tc>
      </w:tr>
      <w:tr w:rsidR="00BD30DB" w:rsidRPr="0070397A" w14:paraId="4038F879" w14:textId="77777777" w:rsidTr="00B00E9B">
        <w:tc>
          <w:tcPr>
            <w:tcW w:w="1696" w:type="dxa"/>
          </w:tcPr>
          <w:p w14:paraId="73333AD8" w14:textId="77777777" w:rsidR="00BD30DB" w:rsidRPr="0070397A" w:rsidRDefault="00BD30DB" w:rsidP="0034020A">
            <w:pPr>
              <w:spacing w:line="360" w:lineRule="auto"/>
            </w:pPr>
            <w:r w:rsidRPr="0070397A">
              <w:t>MTFP</w:t>
            </w:r>
            <w:r>
              <w:t> :</w:t>
            </w:r>
          </w:p>
        </w:tc>
        <w:tc>
          <w:tcPr>
            <w:tcW w:w="7513" w:type="dxa"/>
          </w:tcPr>
          <w:p w14:paraId="0F65674F" w14:textId="77777777" w:rsidR="00BD30DB" w:rsidRPr="0070397A" w:rsidRDefault="00BD30DB" w:rsidP="0034020A">
            <w:pPr>
              <w:spacing w:line="360" w:lineRule="auto"/>
            </w:pPr>
            <w:r w:rsidRPr="0070397A">
              <w:t>Ministère du Travail et de la Fonction Publique</w:t>
            </w:r>
          </w:p>
        </w:tc>
      </w:tr>
      <w:tr w:rsidR="00BD30DB" w:rsidRPr="0070397A" w14:paraId="5809F666" w14:textId="77777777" w:rsidTr="00B00E9B">
        <w:tc>
          <w:tcPr>
            <w:tcW w:w="1696" w:type="dxa"/>
          </w:tcPr>
          <w:p w14:paraId="64A10B54" w14:textId="77777777" w:rsidR="00BD30DB" w:rsidRPr="0070397A" w:rsidRDefault="00BD30DB" w:rsidP="0034020A">
            <w:pPr>
              <w:spacing w:line="360" w:lineRule="auto"/>
            </w:pPr>
            <w:r w:rsidRPr="0070397A">
              <w:t>OCDE</w:t>
            </w:r>
            <w:r>
              <w:t> :</w:t>
            </w:r>
          </w:p>
        </w:tc>
        <w:tc>
          <w:tcPr>
            <w:tcW w:w="7513" w:type="dxa"/>
          </w:tcPr>
          <w:p w14:paraId="113C7966" w14:textId="77777777" w:rsidR="00BD30DB" w:rsidRPr="0070397A" w:rsidRDefault="00BD30DB" w:rsidP="0034020A">
            <w:pPr>
              <w:spacing w:line="360" w:lineRule="auto"/>
            </w:pPr>
            <w:r w:rsidRPr="0070397A">
              <w:t>Organisation de Coopération et de Développement Economiques</w:t>
            </w:r>
          </w:p>
        </w:tc>
      </w:tr>
      <w:tr w:rsidR="00BD30DB" w:rsidRPr="0070397A" w14:paraId="1C899070" w14:textId="77777777" w:rsidTr="00B00E9B">
        <w:tc>
          <w:tcPr>
            <w:tcW w:w="1696" w:type="dxa"/>
          </w:tcPr>
          <w:p w14:paraId="113E97AD" w14:textId="77777777" w:rsidR="00BD30DB" w:rsidRPr="0070397A" w:rsidRDefault="00BD30DB" w:rsidP="0034020A">
            <w:pPr>
              <w:spacing w:line="360" w:lineRule="auto"/>
            </w:pPr>
            <w:r w:rsidRPr="0070397A">
              <w:t>OMS</w:t>
            </w:r>
            <w:r>
              <w:t> :</w:t>
            </w:r>
          </w:p>
        </w:tc>
        <w:tc>
          <w:tcPr>
            <w:tcW w:w="7513" w:type="dxa"/>
          </w:tcPr>
          <w:p w14:paraId="294D7B8D" w14:textId="77777777" w:rsidR="00BD30DB" w:rsidRPr="0070397A" w:rsidRDefault="00BD30DB" w:rsidP="0034020A">
            <w:pPr>
              <w:spacing w:line="360" w:lineRule="auto"/>
            </w:pPr>
            <w:r w:rsidRPr="0070397A">
              <w:t>Organisation Mondiale de la Santé</w:t>
            </w:r>
          </w:p>
        </w:tc>
      </w:tr>
      <w:tr w:rsidR="00BD30DB" w:rsidRPr="0070397A" w14:paraId="74F6E890" w14:textId="77777777" w:rsidTr="00B00E9B">
        <w:tc>
          <w:tcPr>
            <w:tcW w:w="1696" w:type="dxa"/>
          </w:tcPr>
          <w:p w14:paraId="6476E5B6" w14:textId="77777777" w:rsidR="00BD30DB" w:rsidRPr="0070397A" w:rsidRDefault="00BD30DB" w:rsidP="0034020A">
            <w:pPr>
              <w:spacing w:line="360" w:lineRule="auto"/>
            </w:pPr>
            <w:r w:rsidRPr="0070397A">
              <w:t>PAG</w:t>
            </w:r>
          </w:p>
        </w:tc>
        <w:tc>
          <w:tcPr>
            <w:tcW w:w="7513" w:type="dxa"/>
          </w:tcPr>
          <w:p w14:paraId="40576CD4" w14:textId="77777777" w:rsidR="00BD30DB" w:rsidRPr="0070397A" w:rsidRDefault="00BD30DB" w:rsidP="0034020A">
            <w:pPr>
              <w:spacing w:line="360" w:lineRule="auto"/>
            </w:pPr>
            <w:r w:rsidRPr="0070397A">
              <w:t>Programme d’Action du Gouvernement</w:t>
            </w:r>
          </w:p>
        </w:tc>
      </w:tr>
      <w:tr w:rsidR="00BD30DB" w:rsidRPr="0070397A" w14:paraId="7C0BCEDA" w14:textId="77777777" w:rsidTr="00B00E9B">
        <w:tc>
          <w:tcPr>
            <w:tcW w:w="1696" w:type="dxa"/>
          </w:tcPr>
          <w:p w14:paraId="3F44DD90" w14:textId="77777777" w:rsidR="00BD30DB" w:rsidRPr="0070397A" w:rsidRDefault="00BD30DB" w:rsidP="0034020A">
            <w:pPr>
              <w:spacing w:line="360" w:lineRule="auto"/>
            </w:pPr>
            <w:r w:rsidRPr="0070397A">
              <w:t>PED</w:t>
            </w:r>
            <w:r>
              <w:t> :</w:t>
            </w:r>
          </w:p>
        </w:tc>
        <w:tc>
          <w:tcPr>
            <w:tcW w:w="7513" w:type="dxa"/>
          </w:tcPr>
          <w:p w14:paraId="4FF4C3E4" w14:textId="77777777" w:rsidR="00BD30DB" w:rsidRPr="0070397A" w:rsidRDefault="00BD30DB" w:rsidP="0034020A">
            <w:pPr>
              <w:spacing w:line="360" w:lineRule="auto"/>
            </w:pPr>
            <w:r w:rsidRPr="0070397A">
              <w:t>Pédiatre</w:t>
            </w:r>
          </w:p>
        </w:tc>
      </w:tr>
      <w:tr w:rsidR="00BD30DB" w:rsidRPr="0070397A" w14:paraId="64006B36" w14:textId="77777777" w:rsidTr="00B00E9B">
        <w:tc>
          <w:tcPr>
            <w:tcW w:w="1696" w:type="dxa"/>
          </w:tcPr>
          <w:p w14:paraId="6C0B76E8" w14:textId="77777777" w:rsidR="00BD30DB" w:rsidRPr="0070397A" w:rsidRDefault="00BD30DB" w:rsidP="0034020A">
            <w:pPr>
              <w:spacing w:line="360" w:lineRule="auto"/>
              <w:rPr>
                <w:color w:val="000000"/>
              </w:rPr>
            </w:pPr>
            <w:r w:rsidRPr="0070397A">
              <w:t>PIB</w:t>
            </w:r>
            <w:r>
              <w:t> :</w:t>
            </w:r>
          </w:p>
        </w:tc>
        <w:tc>
          <w:tcPr>
            <w:tcW w:w="7513" w:type="dxa"/>
          </w:tcPr>
          <w:p w14:paraId="0EDD89E9" w14:textId="77777777" w:rsidR="00BD30DB" w:rsidRPr="0070397A" w:rsidRDefault="00BD30DB" w:rsidP="0034020A">
            <w:pPr>
              <w:spacing w:line="360" w:lineRule="auto"/>
            </w:pPr>
            <w:r w:rsidRPr="0070397A">
              <w:t>Produit Intérieur Brut</w:t>
            </w:r>
          </w:p>
        </w:tc>
      </w:tr>
      <w:tr w:rsidR="00BD30DB" w:rsidRPr="0070397A" w14:paraId="225E392E" w14:textId="77777777" w:rsidTr="00B00E9B">
        <w:tc>
          <w:tcPr>
            <w:tcW w:w="1696" w:type="dxa"/>
          </w:tcPr>
          <w:p w14:paraId="7F1DDFF6" w14:textId="77777777" w:rsidR="00BD30DB" w:rsidRPr="0070397A" w:rsidRDefault="00BD30DB" w:rsidP="0034020A">
            <w:pPr>
              <w:spacing w:line="360" w:lineRule="auto"/>
            </w:pPr>
            <w:r w:rsidRPr="0070397A">
              <w:t>PPTE</w:t>
            </w:r>
            <w:r>
              <w:t> :</w:t>
            </w:r>
          </w:p>
        </w:tc>
        <w:tc>
          <w:tcPr>
            <w:tcW w:w="7513" w:type="dxa"/>
          </w:tcPr>
          <w:p w14:paraId="3825EF68" w14:textId="77777777" w:rsidR="00BD30DB" w:rsidRPr="0070397A" w:rsidRDefault="00BD30DB" w:rsidP="0034020A">
            <w:pPr>
              <w:spacing w:line="360" w:lineRule="auto"/>
            </w:pPr>
            <w:r w:rsidRPr="0070397A">
              <w:t xml:space="preserve">Pays Pauvres Très Endettés </w:t>
            </w:r>
          </w:p>
        </w:tc>
      </w:tr>
      <w:tr w:rsidR="00BD30DB" w:rsidRPr="0070397A" w14:paraId="638E4728" w14:textId="77777777" w:rsidTr="00B00E9B">
        <w:tc>
          <w:tcPr>
            <w:tcW w:w="1696" w:type="dxa"/>
          </w:tcPr>
          <w:p w14:paraId="13C46FBB" w14:textId="77777777" w:rsidR="00BD30DB" w:rsidRPr="0070397A" w:rsidRDefault="00BD30DB" w:rsidP="0034020A">
            <w:pPr>
              <w:spacing w:line="360" w:lineRule="auto"/>
            </w:pPr>
            <w:r w:rsidRPr="0070397A">
              <w:t>PSDRHS</w:t>
            </w:r>
            <w:r>
              <w:t> :</w:t>
            </w:r>
          </w:p>
        </w:tc>
        <w:tc>
          <w:tcPr>
            <w:tcW w:w="7513" w:type="dxa"/>
          </w:tcPr>
          <w:p w14:paraId="71FF207D" w14:textId="77777777" w:rsidR="00BD30DB" w:rsidRPr="0070397A" w:rsidRDefault="00BD30DB" w:rsidP="0034020A">
            <w:pPr>
              <w:spacing w:line="360" w:lineRule="auto"/>
            </w:pPr>
            <w:r w:rsidRPr="0070397A">
              <w:t>Plan Stratégique de Développement des Ressources Humaines en Santé</w:t>
            </w:r>
          </w:p>
        </w:tc>
      </w:tr>
      <w:tr w:rsidR="00BD30DB" w:rsidRPr="0070397A" w14:paraId="3619FA18" w14:textId="77777777" w:rsidTr="00B00E9B">
        <w:tc>
          <w:tcPr>
            <w:tcW w:w="1696" w:type="dxa"/>
          </w:tcPr>
          <w:p w14:paraId="644CAB29" w14:textId="77777777" w:rsidR="00BD30DB" w:rsidRPr="0070397A" w:rsidRDefault="00BD30DB" w:rsidP="0034020A">
            <w:pPr>
              <w:spacing w:line="360" w:lineRule="auto"/>
              <w:rPr>
                <w:color w:val="000000"/>
              </w:rPr>
            </w:pPr>
            <w:r w:rsidRPr="0070397A">
              <w:t>PSSP</w:t>
            </w:r>
            <w:r>
              <w:t> :</w:t>
            </w:r>
          </w:p>
        </w:tc>
        <w:tc>
          <w:tcPr>
            <w:tcW w:w="7513" w:type="dxa"/>
          </w:tcPr>
          <w:p w14:paraId="6C4F37BB" w14:textId="77777777" w:rsidR="00BD30DB" w:rsidRPr="0070397A" w:rsidRDefault="00BD30DB" w:rsidP="0034020A">
            <w:pPr>
              <w:spacing w:line="360" w:lineRule="auto"/>
            </w:pPr>
            <w:r w:rsidRPr="0070397A">
              <w:t>Plateforme du Secteur Sanitaire Privé</w:t>
            </w:r>
          </w:p>
        </w:tc>
      </w:tr>
      <w:tr w:rsidR="00BD30DB" w:rsidRPr="0070397A" w14:paraId="01AC901E" w14:textId="77777777" w:rsidTr="00B00E9B">
        <w:tc>
          <w:tcPr>
            <w:tcW w:w="1696" w:type="dxa"/>
          </w:tcPr>
          <w:p w14:paraId="1D9C399F" w14:textId="77777777" w:rsidR="00BD30DB" w:rsidRPr="0070397A" w:rsidRDefault="00BD30DB" w:rsidP="0034020A">
            <w:pPr>
              <w:spacing w:line="360" w:lineRule="auto"/>
            </w:pPr>
            <w:r w:rsidRPr="0070397A">
              <w:t>PTF</w:t>
            </w:r>
            <w:r>
              <w:t> :</w:t>
            </w:r>
          </w:p>
        </w:tc>
        <w:tc>
          <w:tcPr>
            <w:tcW w:w="7513" w:type="dxa"/>
          </w:tcPr>
          <w:p w14:paraId="0D5B4682" w14:textId="77777777" w:rsidR="00BD30DB" w:rsidRPr="0070397A" w:rsidRDefault="00BD30DB" w:rsidP="0034020A">
            <w:pPr>
              <w:spacing w:line="360" w:lineRule="auto"/>
            </w:pPr>
            <w:r w:rsidRPr="0070397A">
              <w:t>Partenaire Technique et Financier</w:t>
            </w:r>
          </w:p>
        </w:tc>
      </w:tr>
      <w:tr w:rsidR="00BD30DB" w:rsidRPr="0070397A" w14:paraId="2740600E" w14:textId="77777777" w:rsidTr="00B00E9B">
        <w:tc>
          <w:tcPr>
            <w:tcW w:w="1696" w:type="dxa"/>
          </w:tcPr>
          <w:p w14:paraId="54218CCA" w14:textId="77777777" w:rsidR="00BD30DB" w:rsidRPr="0070397A" w:rsidRDefault="00BD30DB" w:rsidP="0034020A">
            <w:pPr>
              <w:spacing w:line="360" w:lineRule="auto"/>
            </w:pPr>
            <w:r w:rsidRPr="0070397A">
              <w:t>RAMU</w:t>
            </w:r>
            <w:r>
              <w:t> :</w:t>
            </w:r>
          </w:p>
        </w:tc>
        <w:tc>
          <w:tcPr>
            <w:tcW w:w="7513" w:type="dxa"/>
          </w:tcPr>
          <w:p w14:paraId="2622FC93" w14:textId="77777777" w:rsidR="00BD30DB" w:rsidRPr="0070397A" w:rsidRDefault="00BD30DB" w:rsidP="0034020A">
            <w:pPr>
              <w:spacing w:line="360" w:lineRule="auto"/>
            </w:pPr>
            <w:r w:rsidRPr="0070397A">
              <w:t>Régime d’Assurance Maladie Universelle</w:t>
            </w:r>
          </w:p>
        </w:tc>
      </w:tr>
      <w:tr w:rsidR="00BD30DB" w:rsidRPr="0070397A" w14:paraId="1D6AAA34" w14:textId="77777777" w:rsidTr="00B00E9B">
        <w:tc>
          <w:tcPr>
            <w:tcW w:w="1696" w:type="dxa"/>
          </w:tcPr>
          <w:p w14:paraId="6BB1CBF4" w14:textId="77777777" w:rsidR="00BD30DB" w:rsidRPr="0070397A" w:rsidRDefault="00BD30DB" w:rsidP="0034020A">
            <w:pPr>
              <w:spacing w:line="360" w:lineRule="auto"/>
            </w:pPr>
            <w:r w:rsidRPr="00451068">
              <w:t>RGPH</w:t>
            </w:r>
            <w:r>
              <w:t> :</w:t>
            </w:r>
          </w:p>
        </w:tc>
        <w:tc>
          <w:tcPr>
            <w:tcW w:w="7513" w:type="dxa"/>
          </w:tcPr>
          <w:p w14:paraId="1EEA4BCD" w14:textId="77777777" w:rsidR="00BD30DB" w:rsidRPr="0070397A" w:rsidRDefault="00BD30DB" w:rsidP="0034020A">
            <w:pPr>
              <w:spacing w:line="360" w:lineRule="auto"/>
            </w:pPr>
            <w:r w:rsidRPr="00451068">
              <w:t>Recensement Général de la Population et de l'Habitation</w:t>
            </w:r>
          </w:p>
        </w:tc>
      </w:tr>
      <w:tr w:rsidR="00BD30DB" w:rsidRPr="0070397A" w14:paraId="681E4851" w14:textId="77777777" w:rsidTr="00B00E9B">
        <w:tc>
          <w:tcPr>
            <w:tcW w:w="1696" w:type="dxa"/>
          </w:tcPr>
          <w:p w14:paraId="20103F3F" w14:textId="77777777" w:rsidR="00BD30DB" w:rsidRPr="0070397A" w:rsidRDefault="00BD30DB" w:rsidP="0034020A">
            <w:pPr>
              <w:spacing w:line="360" w:lineRule="auto"/>
            </w:pPr>
            <w:r w:rsidRPr="0070397A">
              <w:t>RH</w:t>
            </w:r>
            <w:r>
              <w:t> :</w:t>
            </w:r>
          </w:p>
        </w:tc>
        <w:tc>
          <w:tcPr>
            <w:tcW w:w="7513" w:type="dxa"/>
          </w:tcPr>
          <w:p w14:paraId="2A5709C3" w14:textId="77777777" w:rsidR="00BD30DB" w:rsidRPr="0070397A" w:rsidRDefault="00BD30DB" w:rsidP="0034020A">
            <w:pPr>
              <w:spacing w:line="360" w:lineRule="auto"/>
            </w:pPr>
            <w:r w:rsidRPr="0070397A">
              <w:t>Ressources Humaines</w:t>
            </w:r>
          </w:p>
        </w:tc>
      </w:tr>
      <w:tr w:rsidR="00BD30DB" w:rsidRPr="0070397A" w14:paraId="5B92A86E" w14:textId="77777777" w:rsidTr="00B00E9B">
        <w:tc>
          <w:tcPr>
            <w:tcW w:w="1696" w:type="dxa"/>
          </w:tcPr>
          <w:p w14:paraId="6CC93A64" w14:textId="77777777" w:rsidR="00BD30DB" w:rsidRPr="0070397A" w:rsidRDefault="00BD30DB" w:rsidP="0034020A">
            <w:pPr>
              <w:spacing w:line="360" w:lineRule="auto"/>
            </w:pPr>
            <w:r w:rsidRPr="0070397A">
              <w:t>RHS</w:t>
            </w:r>
            <w:r>
              <w:t> :</w:t>
            </w:r>
          </w:p>
        </w:tc>
        <w:tc>
          <w:tcPr>
            <w:tcW w:w="7513" w:type="dxa"/>
          </w:tcPr>
          <w:p w14:paraId="7ED20EE7" w14:textId="77777777" w:rsidR="00BD30DB" w:rsidRPr="0070397A" w:rsidRDefault="00BD30DB" w:rsidP="0034020A">
            <w:pPr>
              <w:spacing w:line="360" w:lineRule="auto"/>
            </w:pPr>
            <w:r w:rsidRPr="0070397A">
              <w:t>Ressources Humaines en Santé</w:t>
            </w:r>
          </w:p>
        </w:tc>
      </w:tr>
      <w:tr w:rsidR="00BD30DB" w:rsidRPr="0070397A" w14:paraId="12158278" w14:textId="77777777" w:rsidTr="00B00E9B">
        <w:tc>
          <w:tcPr>
            <w:tcW w:w="1696" w:type="dxa"/>
          </w:tcPr>
          <w:p w14:paraId="24546F2F" w14:textId="77777777" w:rsidR="00BD30DB" w:rsidRPr="0070397A" w:rsidRDefault="00BD30DB" w:rsidP="0034020A">
            <w:pPr>
              <w:spacing w:line="360" w:lineRule="auto"/>
            </w:pPr>
            <w:r w:rsidRPr="0070397A">
              <w:t>SFE</w:t>
            </w:r>
            <w:r>
              <w:t> :</w:t>
            </w:r>
          </w:p>
        </w:tc>
        <w:tc>
          <w:tcPr>
            <w:tcW w:w="7513" w:type="dxa"/>
          </w:tcPr>
          <w:p w14:paraId="563A3524" w14:textId="77777777" w:rsidR="00BD30DB" w:rsidRPr="0070397A" w:rsidRDefault="00BD30DB" w:rsidP="0034020A">
            <w:pPr>
              <w:spacing w:line="360" w:lineRule="auto"/>
            </w:pPr>
            <w:r w:rsidRPr="0070397A">
              <w:t>Sage-Femme d’Etat</w:t>
            </w:r>
          </w:p>
        </w:tc>
      </w:tr>
      <w:tr w:rsidR="00BD30DB" w:rsidRPr="0070397A" w14:paraId="5F5BFA15" w14:textId="77777777" w:rsidTr="00B00E9B">
        <w:tc>
          <w:tcPr>
            <w:tcW w:w="1696" w:type="dxa"/>
          </w:tcPr>
          <w:p w14:paraId="5E3AE7A5" w14:textId="77777777" w:rsidR="00BD30DB" w:rsidRPr="0070397A" w:rsidRDefault="00BD30DB" w:rsidP="0034020A">
            <w:pPr>
              <w:spacing w:line="360" w:lineRule="auto"/>
            </w:pPr>
            <w:r w:rsidRPr="0070397A">
              <w:t>SGM</w:t>
            </w:r>
            <w:r>
              <w:t> :</w:t>
            </w:r>
          </w:p>
        </w:tc>
        <w:tc>
          <w:tcPr>
            <w:tcW w:w="7513" w:type="dxa"/>
          </w:tcPr>
          <w:p w14:paraId="14D58BAC" w14:textId="77777777" w:rsidR="00BD30DB" w:rsidRPr="0070397A" w:rsidRDefault="00BD30DB" w:rsidP="0034020A">
            <w:pPr>
              <w:spacing w:line="360" w:lineRule="auto"/>
            </w:pPr>
            <w:r w:rsidRPr="0070397A">
              <w:t>Secrétariat Général du Ministère</w:t>
            </w:r>
          </w:p>
        </w:tc>
      </w:tr>
      <w:tr w:rsidR="00BD30DB" w:rsidRPr="0070397A" w14:paraId="79B3FB71" w14:textId="77777777" w:rsidTr="00B00E9B">
        <w:tc>
          <w:tcPr>
            <w:tcW w:w="1696" w:type="dxa"/>
          </w:tcPr>
          <w:p w14:paraId="6695E519" w14:textId="77777777" w:rsidR="00BD30DB" w:rsidRPr="0070397A" w:rsidRDefault="00BD30DB" w:rsidP="0034020A">
            <w:pPr>
              <w:spacing w:line="360" w:lineRule="auto"/>
            </w:pPr>
            <w:r w:rsidRPr="0070397A">
              <w:t>SNIGS</w:t>
            </w:r>
            <w:r>
              <w:t> :</w:t>
            </w:r>
          </w:p>
        </w:tc>
        <w:tc>
          <w:tcPr>
            <w:tcW w:w="7513" w:type="dxa"/>
          </w:tcPr>
          <w:p w14:paraId="1F82D862" w14:textId="77777777" w:rsidR="00BD30DB" w:rsidRPr="0070397A" w:rsidRDefault="00BD30DB" w:rsidP="0034020A">
            <w:pPr>
              <w:spacing w:line="360" w:lineRule="auto"/>
            </w:pPr>
            <w:r w:rsidRPr="0070397A">
              <w:t>Système National d’Information et de Gestion Sanitaire</w:t>
            </w:r>
          </w:p>
        </w:tc>
      </w:tr>
      <w:tr w:rsidR="00BD30DB" w:rsidRPr="0070397A" w14:paraId="4C213A54" w14:textId="77777777" w:rsidTr="00B00E9B">
        <w:tc>
          <w:tcPr>
            <w:tcW w:w="1696" w:type="dxa"/>
          </w:tcPr>
          <w:p w14:paraId="08C22813" w14:textId="77777777" w:rsidR="00BD30DB" w:rsidRPr="0070397A" w:rsidRDefault="00BD30DB" w:rsidP="0034020A">
            <w:pPr>
              <w:spacing w:line="360" w:lineRule="auto"/>
              <w:rPr>
                <w:color w:val="000000"/>
              </w:rPr>
            </w:pPr>
            <w:r w:rsidRPr="0070397A">
              <w:rPr>
                <w:color w:val="000000"/>
              </w:rPr>
              <w:t>TL</w:t>
            </w:r>
            <w:r>
              <w:rPr>
                <w:color w:val="000000"/>
              </w:rPr>
              <w:t> :</w:t>
            </w:r>
          </w:p>
        </w:tc>
        <w:tc>
          <w:tcPr>
            <w:tcW w:w="7513" w:type="dxa"/>
          </w:tcPr>
          <w:p w14:paraId="1B88047F" w14:textId="77777777" w:rsidR="00BD30DB" w:rsidRPr="0070397A" w:rsidRDefault="00BD30DB" w:rsidP="0034020A">
            <w:pPr>
              <w:spacing w:line="360" w:lineRule="auto"/>
            </w:pPr>
            <w:r w:rsidRPr="0070397A">
              <w:t>Technicien de Laboratoire</w:t>
            </w:r>
          </w:p>
        </w:tc>
      </w:tr>
      <w:tr w:rsidR="00BD30DB" w:rsidRPr="0070397A" w14:paraId="320D9EAA" w14:textId="77777777" w:rsidTr="00B00E9B">
        <w:tc>
          <w:tcPr>
            <w:tcW w:w="1696" w:type="dxa"/>
          </w:tcPr>
          <w:p w14:paraId="31C77937" w14:textId="77777777" w:rsidR="00BD30DB" w:rsidRPr="0070397A" w:rsidRDefault="00BD30DB" w:rsidP="0034020A">
            <w:pPr>
              <w:spacing w:line="360" w:lineRule="auto"/>
              <w:rPr>
                <w:color w:val="000000"/>
              </w:rPr>
            </w:pPr>
            <w:r w:rsidRPr="0070397A">
              <w:rPr>
                <w:color w:val="000000"/>
              </w:rPr>
              <w:t>TR</w:t>
            </w:r>
            <w:r>
              <w:rPr>
                <w:color w:val="000000"/>
              </w:rPr>
              <w:t> :</w:t>
            </w:r>
          </w:p>
        </w:tc>
        <w:tc>
          <w:tcPr>
            <w:tcW w:w="7513" w:type="dxa"/>
          </w:tcPr>
          <w:p w14:paraId="4C81FE82" w14:textId="77777777" w:rsidR="00BD30DB" w:rsidRPr="0070397A" w:rsidRDefault="00BD30DB" w:rsidP="0034020A">
            <w:pPr>
              <w:spacing w:line="360" w:lineRule="auto"/>
            </w:pPr>
            <w:r w:rsidRPr="0070397A">
              <w:t>Technicien en Radiologie</w:t>
            </w:r>
          </w:p>
        </w:tc>
      </w:tr>
      <w:tr w:rsidR="00BD30DB" w:rsidRPr="0070397A" w14:paraId="2AE894AB" w14:textId="77777777" w:rsidTr="00B00E9B">
        <w:tc>
          <w:tcPr>
            <w:tcW w:w="1696" w:type="dxa"/>
          </w:tcPr>
          <w:p w14:paraId="4F8CA6A4" w14:textId="77777777" w:rsidR="00BD30DB" w:rsidRPr="0070397A" w:rsidRDefault="00BD30DB" w:rsidP="0034020A">
            <w:pPr>
              <w:spacing w:line="360" w:lineRule="auto"/>
              <w:rPr>
                <w:color w:val="000000"/>
              </w:rPr>
            </w:pPr>
            <w:r w:rsidRPr="0070397A">
              <w:t>UAC</w:t>
            </w:r>
            <w:r>
              <w:t> :</w:t>
            </w:r>
          </w:p>
        </w:tc>
        <w:tc>
          <w:tcPr>
            <w:tcW w:w="7513" w:type="dxa"/>
          </w:tcPr>
          <w:p w14:paraId="61E1B4F9" w14:textId="77777777" w:rsidR="00BD30DB" w:rsidRPr="0070397A" w:rsidRDefault="00BD30DB" w:rsidP="0034020A">
            <w:pPr>
              <w:spacing w:line="360" w:lineRule="auto"/>
            </w:pPr>
            <w:r w:rsidRPr="0070397A">
              <w:t>Université d’Abomey-Calavi</w:t>
            </w:r>
          </w:p>
        </w:tc>
      </w:tr>
      <w:tr w:rsidR="00BD30DB" w:rsidRPr="0070397A" w14:paraId="4CDE0452" w14:textId="77777777" w:rsidTr="00B00E9B">
        <w:tc>
          <w:tcPr>
            <w:tcW w:w="1696" w:type="dxa"/>
          </w:tcPr>
          <w:p w14:paraId="379C204A" w14:textId="77777777" w:rsidR="00BD30DB" w:rsidRPr="0070397A" w:rsidRDefault="00BD30DB" w:rsidP="0034020A">
            <w:pPr>
              <w:spacing w:line="360" w:lineRule="auto"/>
            </w:pPr>
            <w:r w:rsidRPr="0070397A">
              <w:t>UEMOA</w:t>
            </w:r>
            <w:r>
              <w:t> :</w:t>
            </w:r>
          </w:p>
        </w:tc>
        <w:tc>
          <w:tcPr>
            <w:tcW w:w="7513" w:type="dxa"/>
          </w:tcPr>
          <w:p w14:paraId="7B8F8B40" w14:textId="77777777" w:rsidR="00BD30DB" w:rsidRPr="0070397A" w:rsidRDefault="00BD30DB" w:rsidP="0034020A">
            <w:pPr>
              <w:spacing w:line="360" w:lineRule="auto"/>
            </w:pPr>
            <w:r w:rsidRPr="0070397A">
              <w:t>Union Economique et Monétaire Ouest Africain</w:t>
            </w:r>
          </w:p>
        </w:tc>
      </w:tr>
      <w:tr w:rsidR="00BD30DB" w:rsidRPr="0070397A" w14:paraId="19CCE4B1" w14:textId="77777777" w:rsidTr="00B00E9B">
        <w:tc>
          <w:tcPr>
            <w:tcW w:w="1696" w:type="dxa"/>
          </w:tcPr>
          <w:p w14:paraId="7C58912E" w14:textId="77777777" w:rsidR="00BD30DB" w:rsidRPr="0070397A" w:rsidRDefault="00BD30DB" w:rsidP="0034020A">
            <w:pPr>
              <w:spacing w:line="360" w:lineRule="auto"/>
              <w:rPr>
                <w:color w:val="000000"/>
              </w:rPr>
            </w:pPr>
            <w:r w:rsidRPr="0070397A">
              <w:t>USAID</w:t>
            </w:r>
            <w:r>
              <w:t> :</w:t>
            </w:r>
          </w:p>
        </w:tc>
        <w:tc>
          <w:tcPr>
            <w:tcW w:w="7513" w:type="dxa"/>
          </w:tcPr>
          <w:p w14:paraId="6CC69848" w14:textId="77777777" w:rsidR="00BD30DB" w:rsidRPr="0070397A" w:rsidRDefault="00BD30DB" w:rsidP="0034020A">
            <w:pPr>
              <w:spacing w:line="360" w:lineRule="auto"/>
            </w:pPr>
            <w:r w:rsidRPr="0070397A">
              <w:t>Agence des Etats-Unis pour le Développement International</w:t>
            </w:r>
          </w:p>
        </w:tc>
      </w:tr>
      <w:tr w:rsidR="00BD30DB" w:rsidRPr="0070397A" w14:paraId="171480FF" w14:textId="77777777" w:rsidTr="00B00E9B">
        <w:tc>
          <w:tcPr>
            <w:tcW w:w="1696" w:type="dxa"/>
          </w:tcPr>
          <w:p w14:paraId="646E0861" w14:textId="77777777" w:rsidR="00BD30DB" w:rsidRPr="0070397A" w:rsidRDefault="00BD30DB" w:rsidP="0034020A">
            <w:pPr>
              <w:spacing w:line="360" w:lineRule="auto"/>
            </w:pPr>
            <w:r w:rsidRPr="0070397A">
              <w:rPr>
                <w:color w:val="000000"/>
              </w:rPr>
              <w:t>ZS</w:t>
            </w:r>
            <w:r>
              <w:rPr>
                <w:color w:val="000000"/>
              </w:rPr>
              <w:t> :</w:t>
            </w:r>
          </w:p>
        </w:tc>
        <w:tc>
          <w:tcPr>
            <w:tcW w:w="7513" w:type="dxa"/>
          </w:tcPr>
          <w:p w14:paraId="6C446646" w14:textId="77777777" w:rsidR="00BD30DB" w:rsidRPr="0070397A" w:rsidRDefault="00BD30DB" w:rsidP="0034020A">
            <w:pPr>
              <w:spacing w:line="360" w:lineRule="auto"/>
            </w:pPr>
            <w:r w:rsidRPr="0070397A">
              <w:t>Zone Sanitaire</w:t>
            </w:r>
          </w:p>
        </w:tc>
      </w:tr>
    </w:tbl>
    <w:p w14:paraId="08A569F7" w14:textId="77777777" w:rsidR="00BD30DB" w:rsidRDefault="00BD30DB" w:rsidP="0034020A">
      <w:pPr>
        <w:spacing w:line="360" w:lineRule="auto"/>
        <w:jc w:val="both"/>
      </w:pPr>
      <w:r>
        <w:t xml:space="preserve"> </w:t>
      </w:r>
    </w:p>
    <w:p w14:paraId="02FBCC11" w14:textId="095BC1E8" w:rsidR="00B441AE" w:rsidRDefault="00B441AE" w:rsidP="0034020A">
      <w:pPr>
        <w:spacing w:after="160" w:line="360" w:lineRule="auto"/>
        <w:jc w:val="both"/>
      </w:pPr>
    </w:p>
    <w:p w14:paraId="202A9908" w14:textId="429B8E71" w:rsidR="00B441AE" w:rsidRDefault="00B441AE" w:rsidP="0034020A">
      <w:pPr>
        <w:spacing w:after="160" w:line="360" w:lineRule="auto"/>
        <w:jc w:val="both"/>
      </w:pPr>
      <w:r>
        <w:lastRenderedPageBreak/>
        <w:t xml:space="preserve">Listes des tableaux </w:t>
      </w:r>
    </w:p>
    <w:p w14:paraId="0AD53DFF" w14:textId="4D174E79" w:rsidR="00A760AA" w:rsidRPr="000D3933" w:rsidRDefault="00A760AA">
      <w:pPr>
        <w:pStyle w:val="TableofFigures"/>
        <w:tabs>
          <w:tab w:val="right" w:leader="dot" w:pos="9062"/>
        </w:tabs>
        <w:rPr>
          <w:rFonts w:eastAsiaTheme="minorEastAsia" w:cstheme="minorBidi"/>
          <w:smallCaps w:val="0"/>
          <w:noProof/>
          <w:sz w:val="24"/>
          <w:szCs w:val="24"/>
        </w:rPr>
      </w:pPr>
      <w:r w:rsidRPr="000D3933">
        <w:rPr>
          <w:sz w:val="24"/>
          <w:szCs w:val="24"/>
        </w:rPr>
        <w:fldChar w:fldCharType="begin"/>
      </w:r>
      <w:r w:rsidRPr="000D3933">
        <w:rPr>
          <w:sz w:val="24"/>
          <w:szCs w:val="24"/>
        </w:rPr>
        <w:instrText xml:space="preserve"> TOC \f T \h \z \t "Style1tableau" \c </w:instrText>
      </w:r>
      <w:r w:rsidRPr="000D3933">
        <w:rPr>
          <w:sz w:val="24"/>
          <w:szCs w:val="24"/>
        </w:rPr>
        <w:fldChar w:fldCharType="separate"/>
      </w:r>
      <w:hyperlink w:anchor="_Toc1064285" w:history="1">
        <w:r w:rsidRPr="000D3933">
          <w:rPr>
            <w:rStyle w:val="Hyperlink"/>
            <w:rFonts w:eastAsiaTheme="majorEastAsia"/>
            <w:noProof/>
            <w:sz w:val="24"/>
            <w:szCs w:val="24"/>
          </w:rPr>
          <w:t>Tableau n°1 : Répartition des formations sanitaires au Bénin</w:t>
        </w:r>
        <w:r w:rsidRPr="000D3933">
          <w:rPr>
            <w:noProof/>
            <w:webHidden/>
            <w:sz w:val="24"/>
            <w:szCs w:val="24"/>
          </w:rPr>
          <w:tab/>
        </w:r>
        <w:r w:rsidRPr="000D3933">
          <w:rPr>
            <w:noProof/>
            <w:webHidden/>
            <w:sz w:val="24"/>
            <w:szCs w:val="24"/>
          </w:rPr>
          <w:fldChar w:fldCharType="begin"/>
        </w:r>
        <w:r w:rsidRPr="000D3933">
          <w:rPr>
            <w:noProof/>
            <w:webHidden/>
            <w:sz w:val="24"/>
            <w:szCs w:val="24"/>
          </w:rPr>
          <w:instrText xml:space="preserve"> PAGEREF _Toc1064285 \h </w:instrText>
        </w:r>
        <w:r w:rsidRPr="000D3933">
          <w:rPr>
            <w:noProof/>
            <w:webHidden/>
            <w:sz w:val="24"/>
            <w:szCs w:val="24"/>
          </w:rPr>
        </w:r>
        <w:r w:rsidRPr="000D3933">
          <w:rPr>
            <w:noProof/>
            <w:webHidden/>
            <w:sz w:val="24"/>
            <w:szCs w:val="24"/>
          </w:rPr>
          <w:fldChar w:fldCharType="separate"/>
        </w:r>
        <w:r w:rsidRPr="000D3933">
          <w:rPr>
            <w:noProof/>
            <w:webHidden/>
            <w:sz w:val="24"/>
            <w:szCs w:val="24"/>
          </w:rPr>
          <w:t>32</w:t>
        </w:r>
        <w:r w:rsidRPr="000D3933">
          <w:rPr>
            <w:noProof/>
            <w:webHidden/>
            <w:sz w:val="24"/>
            <w:szCs w:val="24"/>
          </w:rPr>
          <w:fldChar w:fldCharType="end"/>
        </w:r>
      </w:hyperlink>
    </w:p>
    <w:p w14:paraId="31B81510" w14:textId="410F2A8D"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86" w:history="1">
        <w:r w:rsidR="00A760AA" w:rsidRPr="000D3933">
          <w:rPr>
            <w:rStyle w:val="Hyperlink"/>
            <w:rFonts w:eastAsiaTheme="majorEastAsia"/>
            <w:noProof/>
            <w:sz w:val="24"/>
            <w:szCs w:val="24"/>
          </w:rPr>
          <w:t>Tableau n°2 Taille de l’échantillon des formations sanitaires et des institutions de formation</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_Toc1064286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34</w:t>
        </w:r>
        <w:r w:rsidR="00A760AA" w:rsidRPr="000D3933">
          <w:rPr>
            <w:noProof/>
            <w:webHidden/>
            <w:sz w:val="24"/>
            <w:szCs w:val="24"/>
          </w:rPr>
          <w:fldChar w:fldCharType="end"/>
        </w:r>
      </w:hyperlink>
    </w:p>
    <w:p w14:paraId="7E0CCDD7" w14:textId="508A0AEC"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87" w:history="1">
        <w:r w:rsidR="00A760AA" w:rsidRPr="000D3933">
          <w:rPr>
            <w:rStyle w:val="Hyperlink"/>
            <w:rFonts w:eastAsiaTheme="majorEastAsia"/>
            <w:noProof/>
            <w:sz w:val="24"/>
            <w:szCs w:val="24"/>
          </w:rPr>
          <w:t>Tableau 3 : Taux de complétude des données collectées par cible</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_Toc1064287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40</w:t>
        </w:r>
        <w:r w:rsidR="00A760AA" w:rsidRPr="000D3933">
          <w:rPr>
            <w:noProof/>
            <w:webHidden/>
            <w:sz w:val="24"/>
            <w:szCs w:val="24"/>
          </w:rPr>
          <w:fldChar w:fldCharType="end"/>
        </w:r>
      </w:hyperlink>
    </w:p>
    <w:p w14:paraId="4C41B8CD" w14:textId="7EB1EC13"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88" w:history="1">
        <w:r w:rsidR="00A760AA" w:rsidRPr="000D3933">
          <w:rPr>
            <w:rStyle w:val="Hyperlink"/>
            <w:rFonts w:eastAsiaTheme="majorEastAsia"/>
            <w:noProof/>
            <w:sz w:val="24"/>
            <w:szCs w:val="24"/>
          </w:rPr>
          <w:t>Tableau 5 : Capacité d’accueil et rapport entre la capacité d’accueil de la 1ère année et la capacité d’accueil de la dernière année de chaque filière de formation en santé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_Toc1064288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47</w:t>
        </w:r>
        <w:r w:rsidR="00A760AA" w:rsidRPr="000D3933">
          <w:rPr>
            <w:noProof/>
            <w:webHidden/>
            <w:sz w:val="24"/>
            <w:szCs w:val="24"/>
          </w:rPr>
          <w:fldChar w:fldCharType="end"/>
        </w:r>
      </w:hyperlink>
    </w:p>
    <w:p w14:paraId="105B6884" w14:textId="097DF623"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89" w:history="1">
        <w:r w:rsidR="00A760AA" w:rsidRPr="000D3933">
          <w:rPr>
            <w:rStyle w:val="Hyperlink"/>
            <w:rFonts w:eastAsiaTheme="majorEastAsia"/>
            <w:noProof/>
            <w:sz w:val="24"/>
            <w:szCs w:val="24"/>
          </w:rPr>
          <w:t>Tableau 6 : Rapport entre le nombre d’inscriptions et la capacité d’accueil de chaque filière de formation de 2011-2012 à 2015-2016</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_Toc1064289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53</w:t>
        </w:r>
        <w:r w:rsidR="00A760AA" w:rsidRPr="000D3933">
          <w:rPr>
            <w:noProof/>
            <w:webHidden/>
            <w:sz w:val="24"/>
            <w:szCs w:val="24"/>
          </w:rPr>
          <w:fldChar w:fldCharType="end"/>
        </w:r>
      </w:hyperlink>
    </w:p>
    <w:p w14:paraId="1DC553D7" w14:textId="542C9961"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0" w:history="1">
        <w:r w:rsidR="00A760AA" w:rsidRPr="000D3933">
          <w:rPr>
            <w:rStyle w:val="Hyperlink"/>
            <w:rFonts w:eastAsiaTheme="majorEastAsia"/>
            <w:noProof/>
            <w:sz w:val="24"/>
            <w:szCs w:val="24"/>
          </w:rPr>
          <w:t>Tableau 7 : Nombre d’étudiants par enseignant  suivant la filière de formation de 2011-2012 à 2015-2016</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_Toc1064290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53</w:t>
        </w:r>
        <w:r w:rsidR="00A760AA" w:rsidRPr="000D3933">
          <w:rPr>
            <w:noProof/>
            <w:webHidden/>
            <w:sz w:val="24"/>
            <w:szCs w:val="24"/>
          </w:rPr>
          <w:fldChar w:fldCharType="end"/>
        </w:r>
      </w:hyperlink>
    </w:p>
    <w:p w14:paraId="362E2850" w14:textId="1B0DDECB"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1" w:history="1">
        <w:r w:rsidR="00A760AA" w:rsidRPr="000D3933">
          <w:rPr>
            <w:rStyle w:val="Hyperlink"/>
            <w:rFonts w:eastAsiaTheme="majorEastAsia"/>
            <w:noProof/>
            <w:sz w:val="24"/>
            <w:szCs w:val="24"/>
          </w:rPr>
          <w:t>Tableau 8 : Coût total et coût unitaire (en francs CFA) de la formation en santé pour l’Etat suivant la filière de formation de 2011-2012 à 2015-2016</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_Toc1064291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55</w:t>
        </w:r>
        <w:r w:rsidR="00A760AA" w:rsidRPr="000D3933">
          <w:rPr>
            <w:noProof/>
            <w:webHidden/>
            <w:sz w:val="24"/>
            <w:szCs w:val="24"/>
          </w:rPr>
          <w:fldChar w:fldCharType="end"/>
        </w:r>
      </w:hyperlink>
    </w:p>
    <w:p w14:paraId="23CD4A4C" w14:textId="2A357B49"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2" w:history="1">
        <w:r w:rsidR="00A760AA" w:rsidRPr="000D3933">
          <w:rPr>
            <w:rStyle w:val="Hyperlink"/>
            <w:rFonts w:eastAsiaTheme="majorEastAsia"/>
            <w:noProof/>
            <w:sz w:val="24"/>
            <w:szCs w:val="24"/>
          </w:rPr>
          <w:t>Tableau 9 : Taux d’attrition des étudiants en 1ère année sur la période de 2012 à 2016 par filière de formation</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_Toc1064292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57</w:t>
        </w:r>
        <w:r w:rsidR="00A760AA" w:rsidRPr="000D3933">
          <w:rPr>
            <w:noProof/>
            <w:webHidden/>
            <w:sz w:val="24"/>
            <w:szCs w:val="24"/>
          </w:rPr>
          <w:fldChar w:fldCharType="end"/>
        </w:r>
      </w:hyperlink>
    </w:p>
    <w:p w14:paraId="15A81928" w14:textId="50CFECAB"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3" w:history="1">
        <w:r w:rsidR="00A760AA" w:rsidRPr="000D3933">
          <w:rPr>
            <w:rStyle w:val="Hyperlink"/>
            <w:rFonts w:eastAsiaTheme="majorEastAsia"/>
            <w:noProof/>
            <w:sz w:val="24"/>
            <w:szCs w:val="24"/>
          </w:rPr>
          <w:t>Tableau 10 : Taux de succès en dernière année des étudiants sur la période de 2012 à 2017 par filière de formation</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_Toc1064293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58</w:t>
        </w:r>
        <w:r w:rsidR="00A760AA" w:rsidRPr="000D3933">
          <w:rPr>
            <w:noProof/>
            <w:webHidden/>
            <w:sz w:val="24"/>
            <w:szCs w:val="24"/>
          </w:rPr>
          <w:fldChar w:fldCharType="end"/>
        </w:r>
      </w:hyperlink>
    </w:p>
    <w:p w14:paraId="6CD9DB4F" w14:textId="30034A13"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4" w:history="1">
        <w:r w:rsidR="00A760AA" w:rsidRPr="000D3933">
          <w:rPr>
            <w:rStyle w:val="Hyperlink"/>
            <w:rFonts w:eastAsiaTheme="majorEastAsia"/>
            <w:noProof/>
            <w:sz w:val="24"/>
            <w:szCs w:val="24"/>
          </w:rPr>
          <w:t>Tableau 11 : Rapport entre le nombre d'étudiants en 1ère année et celui de la dernière année sur la période de 2012 à 2016</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_Toc1064294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58</w:t>
        </w:r>
        <w:r w:rsidR="00A760AA" w:rsidRPr="000D3933">
          <w:rPr>
            <w:noProof/>
            <w:webHidden/>
            <w:sz w:val="24"/>
            <w:szCs w:val="24"/>
          </w:rPr>
          <w:fldChar w:fldCharType="end"/>
        </w:r>
      </w:hyperlink>
    </w:p>
    <w:p w14:paraId="7CBF6659" w14:textId="3C71A0FD"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5" w:history="1">
        <w:r w:rsidR="00A760AA" w:rsidRPr="000D3933">
          <w:rPr>
            <w:rStyle w:val="Hyperlink"/>
            <w:rFonts w:eastAsiaTheme="majorEastAsia"/>
            <w:noProof/>
            <w:sz w:val="24"/>
            <w:szCs w:val="24"/>
          </w:rPr>
          <w:t>Tableau 12 : Statistique de Khi-Deux entre le facteur Exercice dans un autre secteur et les caractéristiques du diplômé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_Toc1064295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66</w:t>
        </w:r>
        <w:r w:rsidR="00A760AA" w:rsidRPr="000D3933">
          <w:rPr>
            <w:noProof/>
            <w:webHidden/>
            <w:sz w:val="24"/>
            <w:szCs w:val="24"/>
          </w:rPr>
          <w:fldChar w:fldCharType="end"/>
        </w:r>
      </w:hyperlink>
    </w:p>
    <w:p w14:paraId="55C65FE3" w14:textId="5E382E20"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6" w:history="1">
        <w:r w:rsidR="00A760AA" w:rsidRPr="000D3933">
          <w:rPr>
            <w:rStyle w:val="Hyperlink"/>
            <w:rFonts w:eastAsiaTheme="majorEastAsia"/>
            <w:noProof/>
            <w:sz w:val="24"/>
            <w:szCs w:val="24"/>
          </w:rPr>
          <w:t>Tableau 13 : Statistique de Khi-Deux entre le facteur départ à l’étranger après l’obtention du diplôme et les caractéristiques du diplômé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_Toc1064296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68</w:t>
        </w:r>
        <w:r w:rsidR="00A760AA" w:rsidRPr="000D3933">
          <w:rPr>
            <w:noProof/>
            <w:webHidden/>
            <w:sz w:val="24"/>
            <w:szCs w:val="24"/>
          </w:rPr>
          <w:fldChar w:fldCharType="end"/>
        </w:r>
      </w:hyperlink>
    </w:p>
    <w:p w14:paraId="36597589" w14:textId="5E53C866"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7" w:history="1">
        <w:r w:rsidR="00A760AA" w:rsidRPr="000D3933">
          <w:rPr>
            <w:rStyle w:val="Hyperlink"/>
            <w:rFonts w:eastAsiaTheme="majorEastAsia"/>
            <w:noProof/>
            <w:sz w:val="24"/>
            <w:szCs w:val="24"/>
          </w:rPr>
          <w:t>Tableau 14 : résultats d’estimation de la probabilité d’insertion professionnelle en fonction des caractéristiques du diplômé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_Toc1064297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69</w:t>
        </w:r>
        <w:r w:rsidR="00A760AA" w:rsidRPr="000D3933">
          <w:rPr>
            <w:noProof/>
            <w:webHidden/>
            <w:sz w:val="24"/>
            <w:szCs w:val="24"/>
          </w:rPr>
          <w:fldChar w:fldCharType="end"/>
        </w:r>
      </w:hyperlink>
    </w:p>
    <w:p w14:paraId="20FEDC18" w14:textId="51CC2AD9"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8" w:history="1">
        <w:r w:rsidR="00A760AA" w:rsidRPr="000D3933">
          <w:rPr>
            <w:rStyle w:val="Hyperlink"/>
            <w:rFonts w:eastAsiaTheme="majorEastAsia"/>
            <w:noProof/>
            <w:sz w:val="24"/>
            <w:szCs w:val="24"/>
          </w:rPr>
          <w:t>Tableau 15 : modèle de durée de recherche d’emploi des diplômés</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_Toc1064298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70</w:t>
        </w:r>
        <w:r w:rsidR="00A760AA" w:rsidRPr="000D3933">
          <w:rPr>
            <w:noProof/>
            <w:webHidden/>
            <w:sz w:val="24"/>
            <w:szCs w:val="24"/>
          </w:rPr>
          <w:fldChar w:fldCharType="end"/>
        </w:r>
      </w:hyperlink>
    </w:p>
    <w:p w14:paraId="6C4E3798" w14:textId="43E5CF47" w:rsidR="00A760AA" w:rsidRPr="000D3933" w:rsidRDefault="00FD765D">
      <w:pPr>
        <w:pStyle w:val="TableofFigures"/>
        <w:tabs>
          <w:tab w:val="right" w:leader="dot" w:pos="9062"/>
        </w:tabs>
        <w:rPr>
          <w:rFonts w:eastAsiaTheme="minorEastAsia" w:cstheme="minorBidi"/>
          <w:smallCaps w:val="0"/>
          <w:noProof/>
          <w:sz w:val="24"/>
          <w:szCs w:val="24"/>
        </w:rPr>
      </w:pPr>
      <w:hyperlink w:anchor="_Toc1064299" w:history="1">
        <w:r w:rsidR="00A760AA" w:rsidRPr="000D3933">
          <w:rPr>
            <w:rStyle w:val="Hyperlink"/>
            <w:rFonts w:eastAsiaTheme="majorEastAsia"/>
            <w:noProof/>
            <w:sz w:val="24"/>
            <w:szCs w:val="24"/>
          </w:rPr>
          <w:t>Tableau 16: Taux de couverture actuel en personnels de santé des services sanitaires selon le type de personnel de santé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_Toc1064299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71</w:t>
        </w:r>
        <w:r w:rsidR="00A760AA" w:rsidRPr="000D3933">
          <w:rPr>
            <w:noProof/>
            <w:webHidden/>
            <w:sz w:val="24"/>
            <w:szCs w:val="24"/>
          </w:rPr>
          <w:fldChar w:fldCharType="end"/>
        </w:r>
      </w:hyperlink>
    </w:p>
    <w:p w14:paraId="0FB7A8E0" w14:textId="20528117" w:rsidR="00A760AA" w:rsidRPr="000D3933" w:rsidRDefault="00FD765D">
      <w:pPr>
        <w:pStyle w:val="TableofFigures"/>
        <w:tabs>
          <w:tab w:val="right" w:leader="dot" w:pos="9062"/>
        </w:tabs>
        <w:rPr>
          <w:rFonts w:eastAsiaTheme="minorEastAsia" w:cstheme="minorBidi"/>
          <w:smallCaps w:val="0"/>
          <w:noProof/>
          <w:sz w:val="24"/>
          <w:szCs w:val="24"/>
        </w:rPr>
      </w:pPr>
      <w:hyperlink w:anchor="_Toc1064300" w:history="1">
        <w:r w:rsidR="00A760AA" w:rsidRPr="000D3933">
          <w:rPr>
            <w:rStyle w:val="Hyperlink"/>
            <w:rFonts w:eastAsiaTheme="majorEastAsia"/>
            <w:noProof/>
            <w:sz w:val="24"/>
            <w:szCs w:val="24"/>
          </w:rPr>
          <w:t>Tableau 17 : Nombre de départs à la retraite des personnels de santé suivant le type de personnels</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_Toc1064300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75</w:t>
        </w:r>
        <w:r w:rsidR="00A760AA" w:rsidRPr="000D3933">
          <w:rPr>
            <w:noProof/>
            <w:webHidden/>
            <w:sz w:val="24"/>
            <w:szCs w:val="24"/>
          </w:rPr>
          <w:fldChar w:fldCharType="end"/>
        </w:r>
      </w:hyperlink>
    </w:p>
    <w:p w14:paraId="13D64729" w14:textId="6125E02C" w:rsidR="00A760AA" w:rsidRPr="000D3933" w:rsidRDefault="00FD765D">
      <w:pPr>
        <w:pStyle w:val="TableofFigures"/>
        <w:tabs>
          <w:tab w:val="right" w:leader="dot" w:pos="9062"/>
        </w:tabs>
        <w:rPr>
          <w:rFonts w:eastAsiaTheme="minorEastAsia" w:cstheme="minorBidi"/>
          <w:smallCaps w:val="0"/>
          <w:noProof/>
          <w:sz w:val="24"/>
          <w:szCs w:val="24"/>
        </w:rPr>
      </w:pPr>
      <w:hyperlink w:anchor="_Toc1064301" w:history="1">
        <w:r w:rsidR="00A760AA" w:rsidRPr="000D3933">
          <w:rPr>
            <w:rStyle w:val="Hyperlink"/>
            <w:rFonts w:eastAsiaTheme="majorEastAsia"/>
            <w:noProof/>
            <w:sz w:val="24"/>
            <w:szCs w:val="24"/>
          </w:rPr>
          <w:t>Tableau n°18     : les catégories de personnels de santé recrutées en 2008 et 2014</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_Toc1064301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79</w:t>
        </w:r>
        <w:r w:rsidR="00A760AA" w:rsidRPr="000D3933">
          <w:rPr>
            <w:noProof/>
            <w:webHidden/>
            <w:sz w:val="24"/>
            <w:szCs w:val="24"/>
          </w:rPr>
          <w:fldChar w:fldCharType="end"/>
        </w:r>
      </w:hyperlink>
    </w:p>
    <w:p w14:paraId="1E74A2B3" w14:textId="0CE12930" w:rsidR="00A760AA" w:rsidRPr="000D3933" w:rsidRDefault="00FD765D">
      <w:pPr>
        <w:pStyle w:val="TableofFigures"/>
        <w:tabs>
          <w:tab w:val="right" w:leader="dot" w:pos="9062"/>
        </w:tabs>
        <w:rPr>
          <w:rFonts w:eastAsiaTheme="minorEastAsia" w:cstheme="minorBidi"/>
          <w:smallCaps w:val="0"/>
          <w:noProof/>
          <w:sz w:val="24"/>
          <w:szCs w:val="24"/>
        </w:rPr>
      </w:pPr>
      <w:hyperlink w:anchor="_Toc1064302" w:history="1">
        <w:r w:rsidR="00A760AA" w:rsidRPr="000D3933">
          <w:rPr>
            <w:rStyle w:val="Hyperlink"/>
            <w:rFonts w:eastAsiaTheme="majorEastAsia"/>
            <w:noProof/>
            <w:sz w:val="24"/>
            <w:szCs w:val="24"/>
          </w:rPr>
          <w:t>Tableau 19 : Nombre de postes ouverts à recrutement selon  le type de personnel de santé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_Toc1064302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80</w:t>
        </w:r>
        <w:r w:rsidR="00A760AA" w:rsidRPr="000D3933">
          <w:rPr>
            <w:noProof/>
            <w:webHidden/>
            <w:sz w:val="24"/>
            <w:szCs w:val="24"/>
          </w:rPr>
          <w:fldChar w:fldCharType="end"/>
        </w:r>
      </w:hyperlink>
    </w:p>
    <w:p w14:paraId="7B926658" w14:textId="31662CA7" w:rsidR="00A760AA" w:rsidRPr="000D3933" w:rsidRDefault="00FD765D">
      <w:pPr>
        <w:pStyle w:val="TableofFigures"/>
        <w:tabs>
          <w:tab w:val="right" w:leader="dot" w:pos="9062"/>
        </w:tabs>
        <w:rPr>
          <w:rFonts w:eastAsiaTheme="minorEastAsia" w:cstheme="minorBidi"/>
          <w:smallCaps w:val="0"/>
          <w:noProof/>
          <w:sz w:val="24"/>
          <w:szCs w:val="24"/>
        </w:rPr>
      </w:pPr>
      <w:hyperlink w:anchor="_Toc1064303" w:history="1">
        <w:r w:rsidR="00A760AA" w:rsidRPr="000D3933">
          <w:rPr>
            <w:rStyle w:val="Hyperlink"/>
            <w:rFonts w:eastAsiaTheme="majorEastAsia"/>
            <w:noProof/>
            <w:sz w:val="24"/>
            <w:szCs w:val="24"/>
          </w:rPr>
          <w:t>Tableau 20 : Taux d’attractivité du secteur sanitaire vu par les diplômés</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_Toc1064303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85</w:t>
        </w:r>
        <w:r w:rsidR="00A760AA" w:rsidRPr="000D3933">
          <w:rPr>
            <w:noProof/>
            <w:webHidden/>
            <w:sz w:val="24"/>
            <w:szCs w:val="24"/>
          </w:rPr>
          <w:fldChar w:fldCharType="end"/>
        </w:r>
      </w:hyperlink>
    </w:p>
    <w:p w14:paraId="3A6D3C73" w14:textId="77040C84" w:rsidR="00A760AA" w:rsidRPr="000D3933" w:rsidRDefault="00FD765D">
      <w:pPr>
        <w:pStyle w:val="TableofFigures"/>
        <w:tabs>
          <w:tab w:val="right" w:leader="dot" w:pos="9062"/>
        </w:tabs>
        <w:rPr>
          <w:rFonts w:eastAsiaTheme="minorEastAsia" w:cstheme="minorBidi"/>
          <w:smallCaps w:val="0"/>
          <w:noProof/>
          <w:sz w:val="24"/>
          <w:szCs w:val="24"/>
        </w:rPr>
      </w:pPr>
      <w:hyperlink w:anchor="_Toc1064304" w:history="1">
        <w:r w:rsidR="00A760AA" w:rsidRPr="000D3933">
          <w:rPr>
            <w:rStyle w:val="Hyperlink"/>
            <w:rFonts w:eastAsiaTheme="majorEastAsia"/>
            <w:noProof/>
            <w:sz w:val="24"/>
            <w:szCs w:val="24"/>
          </w:rPr>
          <w:t>Tableau 21 ; Estimation de modèle économétrique logistique déterminant le choix du secteur d'exercice (public ou privé) du personnel de santé</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_Toc1064304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85</w:t>
        </w:r>
        <w:r w:rsidR="00A760AA" w:rsidRPr="000D3933">
          <w:rPr>
            <w:noProof/>
            <w:webHidden/>
            <w:sz w:val="24"/>
            <w:szCs w:val="24"/>
          </w:rPr>
          <w:fldChar w:fldCharType="end"/>
        </w:r>
      </w:hyperlink>
    </w:p>
    <w:p w14:paraId="0BB4D2A2" w14:textId="198896CD" w:rsidR="00A760AA" w:rsidRPr="000D3933" w:rsidRDefault="00FD765D">
      <w:pPr>
        <w:pStyle w:val="TableofFigures"/>
        <w:tabs>
          <w:tab w:val="right" w:leader="dot" w:pos="9062"/>
        </w:tabs>
        <w:rPr>
          <w:rFonts w:eastAsiaTheme="minorEastAsia" w:cstheme="minorBidi"/>
          <w:smallCaps w:val="0"/>
          <w:noProof/>
          <w:sz w:val="24"/>
          <w:szCs w:val="24"/>
        </w:rPr>
      </w:pPr>
      <w:hyperlink w:anchor="_Toc1064305" w:history="1">
        <w:r w:rsidR="00A760AA" w:rsidRPr="000D3933">
          <w:rPr>
            <w:rStyle w:val="Hyperlink"/>
            <w:rFonts w:eastAsiaTheme="majorEastAsia"/>
            <w:noProof/>
            <w:sz w:val="24"/>
            <w:szCs w:val="24"/>
          </w:rPr>
          <w:t>Annexe 1 : Tableau des difficultés rencontrées par les agents de collecte</w:t>
        </w:r>
        <w:r w:rsidR="00A760AA" w:rsidRPr="000D3933">
          <w:rPr>
            <w:noProof/>
            <w:webHidden/>
            <w:sz w:val="24"/>
            <w:szCs w:val="24"/>
          </w:rPr>
          <w:tab/>
        </w:r>
        <w:r w:rsidR="00A760AA" w:rsidRPr="000D3933">
          <w:rPr>
            <w:noProof/>
            <w:webHidden/>
            <w:sz w:val="24"/>
            <w:szCs w:val="24"/>
          </w:rPr>
          <w:fldChar w:fldCharType="begin"/>
        </w:r>
        <w:r w:rsidR="00A760AA" w:rsidRPr="000D3933">
          <w:rPr>
            <w:noProof/>
            <w:webHidden/>
            <w:sz w:val="24"/>
            <w:szCs w:val="24"/>
          </w:rPr>
          <w:instrText xml:space="preserve"> PAGEREF _Toc1064305 \h </w:instrText>
        </w:r>
        <w:r w:rsidR="00A760AA" w:rsidRPr="000D3933">
          <w:rPr>
            <w:noProof/>
            <w:webHidden/>
            <w:sz w:val="24"/>
            <w:szCs w:val="24"/>
          </w:rPr>
        </w:r>
        <w:r w:rsidR="00A760AA" w:rsidRPr="000D3933">
          <w:rPr>
            <w:noProof/>
            <w:webHidden/>
            <w:sz w:val="24"/>
            <w:szCs w:val="24"/>
          </w:rPr>
          <w:fldChar w:fldCharType="separate"/>
        </w:r>
        <w:r w:rsidR="00A760AA" w:rsidRPr="000D3933">
          <w:rPr>
            <w:noProof/>
            <w:webHidden/>
            <w:sz w:val="24"/>
            <w:szCs w:val="24"/>
          </w:rPr>
          <w:t>94</w:t>
        </w:r>
        <w:r w:rsidR="00A760AA" w:rsidRPr="000D3933">
          <w:rPr>
            <w:noProof/>
            <w:webHidden/>
            <w:sz w:val="24"/>
            <w:szCs w:val="24"/>
          </w:rPr>
          <w:fldChar w:fldCharType="end"/>
        </w:r>
      </w:hyperlink>
    </w:p>
    <w:p w14:paraId="64B46375" w14:textId="4396361C" w:rsidR="00B441AE" w:rsidRDefault="00A760AA" w:rsidP="00B441AE">
      <w:pPr>
        <w:pStyle w:val="Caption"/>
      </w:pPr>
      <w:r w:rsidRPr="000D3933">
        <w:rPr>
          <w:sz w:val="24"/>
          <w:szCs w:val="24"/>
        </w:rPr>
        <w:fldChar w:fldCharType="end"/>
      </w:r>
    </w:p>
    <w:p w14:paraId="70946AF4" w14:textId="08D80AC1" w:rsidR="00B441AE" w:rsidRDefault="00B441AE" w:rsidP="0034020A">
      <w:pPr>
        <w:spacing w:after="160" w:line="360" w:lineRule="auto"/>
        <w:jc w:val="both"/>
      </w:pPr>
    </w:p>
    <w:p w14:paraId="6321482E" w14:textId="0EDB0426" w:rsidR="00B441AE" w:rsidRDefault="00B441AE" w:rsidP="0034020A">
      <w:pPr>
        <w:spacing w:after="160" w:line="360" w:lineRule="auto"/>
        <w:jc w:val="both"/>
      </w:pPr>
    </w:p>
    <w:p w14:paraId="033AEDD1" w14:textId="06C20D66" w:rsidR="00B441AE" w:rsidRDefault="00B441AE" w:rsidP="0034020A">
      <w:pPr>
        <w:spacing w:after="160" w:line="360" w:lineRule="auto"/>
        <w:jc w:val="both"/>
      </w:pPr>
    </w:p>
    <w:p w14:paraId="5D88A473" w14:textId="5E19A88E" w:rsidR="00B441AE" w:rsidRDefault="00B441AE" w:rsidP="0034020A">
      <w:pPr>
        <w:spacing w:after="160" w:line="360" w:lineRule="auto"/>
        <w:jc w:val="both"/>
      </w:pPr>
    </w:p>
    <w:p w14:paraId="196449DF" w14:textId="3772B446" w:rsidR="00B441AE" w:rsidRDefault="00B441AE" w:rsidP="0034020A">
      <w:pPr>
        <w:spacing w:after="160" w:line="360" w:lineRule="auto"/>
        <w:jc w:val="both"/>
      </w:pPr>
    </w:p>
    <w:p w14:paraId="467AA71D" w14:textId="6A69DA86" w:rsidR="00B441AE" w:rsidRDefault="00B441AE" w:rsidP="0034020A">
      <w:pPr>
        <w:spacing w:after="160" w:line="360" w:lineRule="auto"/>
        <w:jc w:val="both"/>
      </w:pPr>
    </w:p>
    <w:p w14:paraId="79F14275" w14:textId="378F8568" w:rsidR="00B441AE" w:rsidRDefault="00B441AE" w:rsidP="0034020A">
      <w:pPr>
        <w:spacing w:after="160" w:line="360" w:lineRule="auto"/>
        <w:jc w:val="both"/>
      </w:pPr>
    </w:p>
    <w:p w14:paraId="17FDA6D9" w14:textId="4F29C678" w:rsidR="00B441AE" w:rsidRDefault="00B441AE" w:rsidP="0034020A">
      <w:pPr>
        <w:spacing w:after="160" w:line="360" w:lineRule="auto"/>
        <w:jc w:val="both"/>
      </w:pPr>
      <w:r>
        <w:t>Listes des graphiques</w:t>
      </w:r>
    </w:p>
    <w:p w14:paraId="5453FC5D" w14:textId="4D785116" w:rsidR="000D3933" w:rsidRPr="000D3933" w:rsidRDefault="000D3933">
      <w:pPr>
        <w:pStyle w:val="TableofFigures"/>
        <w:tabs>
          <w:tab w:val="right" w:leader="dot" w:pos="9062"/>
        </w:tabs>
        <w:rPr>
          <w:rFonts w:ascii="Corbel" w:eastAsiaTheme="minorEastAsia" w:hAnsi="Corbel" w:cstheme="minorBidi"/>
          <w:smallCaps w:val="0"/>
          <w:noProof/>
          <w:sz w:val="22"/>
          <w:szCs w:val="24"/>
        </w:rPr>
      </w:pPr>
      <w:r w:rsidRPr="000D3933">
        <w:rPr>
          <w:rFonts w:ascii="Corbel" w:hAnsi="Corbel"/>
          <w:sz w:val="22"/>
          <w:szCs w:val="24"/>
        </w:rPr>
        <w:fldChar w:fldCharType="begin"/>
      </w:r>
      <w:r w:rsidRPr="000D3933">
        <w:rPr>
          <w:rFonts w:ascii="Corbel" w:hAnsi="Corbel"/>
          <w:sz w:val="22"/>
          <w:szCs w:val="24"/>
        </w:rPr>
        <w:instrText xml:space="preserve"> TOC \h \z \t "Style1 graphiq" \c </w:instrText>
      </w:r>
      <w:r w:rsidRPr="000D3933">
        <w:rPr>
          <w:rFonts w:ascii="Corbel" w:hAnsi="Corbel"/>
          <w:sz w:val="22"/>
          <w:szCs w:val="24"/>
        </w:rPr>
        <w:fldChar w:fldCharType="separate"/>
      </w:r>
      <w:hyperlink w:anchor="_Toc1064410" w:history="1">
        <w:r w:rsidRPr="000D3933">
          <w:rPr>
            <w:rStyle w:val="Hyperlink"/>
            <w:rFonts w:ascii="Corbel" w:eastAsiaTheme="majorEastAsia" w:hAnsi="Corbel"/>
            <w:noProof/>
            <w:sz w:val="22"/>
            <w:szCs w:val="24"/>
          </w:rPr>
          <w:t>Graphique 1 : Nombre total de bacheliers de 2011-2012 à 2015-2016 suivant les séries du baccalauréat</w:t>
        </w:r>
        <w:r w:rsidRPr="000D3933">
          <w:rPr>
            <w:rFonts w:ascii="Corbel" w:hAnsi="Corbel"/>
            <w:noProof/>
            <w:webHidden/>
            <w:sz w:val="22"/>
            <w:szCs w:val="24"/>
          </w:rPr>
          <w:tab/>
        </w:r>
        <w:r w:rsidRPr="000D3933">
          <w:rPr>
            <w:rFonts w:ascii="Corbel" w:hAnsi="Corbel"/>
            <w:noProof/>
            <w:webHidden/>
            <w:sz w:val="22"/>
            <w:szCs w:val="24"/>
          </w:rPr>
          <w:fldChar w:fldCharType="begin"/>
        </w:r>
        <w:r w:rsidRPr="000D3933">
          <w:rPr>
            <w:rFonts w:ascii="Corbel" w:hAnsi="Corbel"/>
            <w:noProof/>
            <w:webHidden/>
            <w:sz w:val="22"/>
            <w:szCs w:val="24"/>
          </w:rPr>
          <w:instrText xml:space="preserve"> PAGEREF _Toc1064410 \h </w:instrText>
        </w:r>
        <w:r w:rsidRPr="000D3933">
          <w:rPr>
            <w:rFonts w:ascii="Corbel" w:hAnsi="Corbel"/>
            <w:noProof/>
            <w:webHidden/>
            <w:sz w:val="22"/>
            <w:szCs w:val="24"/>
          </w:rPr>
        </w:r>
        <w:r w:rsidRPr="000D3933">
          <w:rPr>
            <w:rFonts w:ascii="Corbel" w:hAnsi="Corbel"/>
            <w:noProof/>
            <w:webHidden/>
            <w:sz w:val="22"/>
            <w:szCs w:val="24"/>
          </w:rPr>
          <w:fldChar w:fldCharType="separate"/>
        </w:r>
        <w:r w:rsidRPr="000D3933">
          <w:rPr>
            <w:rFonts w:ascii="Corbel" w:hAnsi="Corbel"/>
            <w:noProof/>
            <w:webHidden/>
            <w:sz w:val="22"/>
            <w:szCs w:val="24"/>
          </w:rPr>
          <w:t>44</w:t>
        </w:r>
        <w:r w:rsidRPr="000D3933">
          <w:rPr>
            <w:rFonts w:ascii="Corbel" w:hAnsi="Corbel"/>
            <w:noProof/>
            <w:webHidden/>
            <w:sz w:val="22"/>
            <w:szCs w:val="24"/>
          </w:rPr>
          <w:fldChar w:fldCharType="end"/>
        </w:r>
      </w:hyperlink>
    </w:p>
    <w:p w14:paraId="3505521B" w14:textId="3C6B7138"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1" w:history="1">
        <w:r w:rsidR="000D3933" w:rsidRPr="000D3933">
          <w:rPr>
            <w:rStyle w:val="Hyperlink"/>
            <w:rFonts w:ascii="Corbel" w:eastAsiaTheme="majorEastAsia" w:hAnsi="Corbel"/>
            <w:noProof/>
            <w:sz w:val="22"/>
            <w:szCs w:val="24"/>
          </w:rPr>
          <w:t>Graphique 2 : Nombre total de bacheliers de 2011-2012 à 2015-2016 selon le genre</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_Toc1064411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45</w:t>
        </w:r>
        <w:r w:rsidR="000D3933" w:rsidRPr="000D3933">
          <w:rPr>
            <w:rFonts w:ascii="Corbel" w:hAnsi="Corbel"/>
            <w:noProof/>
            <w:webHidden/>
            <w:sz w:val="22"/>
            <w:szCs w:val="24"/>
          </w:rPr>
          <w:fldChar w:fldCharType="end"/>
        </w:r>
      </w:hyperlink>
    </w:p>
    <w:p w14:paraId="282B92E0" w14:textId="1028058C"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2" w:history="1">
        <w:r w:rsidR="000D3933" w:rsidRPr="000D3933">
          <w:rPr>
            <w:rStyle w:val="Hyperlink"/>
            <w:rFonts w:ascii="Corbel" w:eastAsiaTheme="majorEastAsia" w:hAnsi="Corbel"/>
            <w:noProof/>
            <w:sz w:val="22"/>
            <w:szCs w:val="24"/>
          </w:rPr>
          <w:t>Graphique 3 : Nombre de candidatures retenues/présélectionnées de 2011-2012 à 2015-2016 par filière de formation en santé</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_Toc1064412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46</w:t>
        </w:r>
        <w:r w:rsidR="000D3933" w:rsidRPr="000D3933">
          <w:rPr>
            <w:rFonts w:ascii="Corbel" w:hAnsi="Corbel"/>
            <w:noProof/>
            <w:webHidden/>
            <w:sz w:val="22"/>
            <w:szCs w:val="24"/>
          </w:rPr>
          <w:fldChar w:fldCharType="end"/>
        </w:r>
      </w:hyperlink>
    </w:p>
    <w:p w14:paraId="2AAE76A4" w14:textId="06307057"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3" w:history="1">
        <w:r w:rsidR="000D3933" w:rsidRPr="000D3933">
          <w:rPr>
            <w:rStyle w:val="Hyperlink"/>
            <w:rFonts w:ascii="Corbel" w:eastAsiaTheme="majorEastAsia" w:hAnsi="Corbel"/>
            <w:noProof/>
            <w:sz w:val="22"/>
            <w:szCs w:val="24"/>
          </w:rPr>
          <w:t>Graphique 4 : Nombre de candidatures admises de 2011-2012 à 2015-2016 dans les filières de formation en santé</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_Toc1064413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46</w:t>
        </w:r>
        <w:r w:rsidR="000D3933" w:rsidRPr="000D3933">
          <w:rPr>
            <w:rFonts w:ascii="Corbel" w:hAnsi="Corbel"/>
            <w:noProof/>
            <w:webHidden/>
            <w:sz w:val="22"/>
            <w:szCs w:val="24"/>
          </w:rPr>
          <w:fldChar w:fldCharType="end"/>
        </w:r>
      </w:hyperlink>
    </w:p>
    <w:p w14:paraId="020A2E33" w14:textId="753F6E6F"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4" w:history="1">
        <w:r w:rsidR="000D3933" w:rsidRPr="000D3933">
          <w:rPr>
            <w:rStyle w:val="Hyperlink"/>
            <w:rFonts w:ascii="Corbel" w:eastAsiaTheme="majorEastAsia" w:hAnsi="Corbel"/>
            <w:noProof/>
            <w:sz w:val="22"/>
            <w:szCs w:val="24"/>
          </w:rPr>
          <w:t>Graphique 5 : Taux d’admission en 1</w:t>
        </w:r>
        <w:r w:rsidR="000D3933" w:rsidRPr="000D3933">
          <w:rPr>
            <w:rStyle w:val="Hyperlink"/>
            <w:rFonts w:ascii="Corbel" w:eastAsiaTheme="majorEastAsia" w:hAnsi="Corbel"/>
            <w:noProof/>
            <w:sz w:val="22"/>
            <w:szCs w:val="24"/>
            <w:vertAlign w:val="superscript"/>
          </w:rPr>
          <w:t>ère</w:t>
        </w:r>
        <w:r w:rsidR="000D3933" w:rsidRPr="000D3933">
          <w:rPr>
            <w:rStyle w:val="Hyperlink"/>
            <w:rFonts w:ascii="Corbel" w:eastAsiaTheme="majorEastAsia" w:hAnsi="Corbel"/>
            <w:noProof/>
            <w:sz w:val="22"/>
            <w:szCs w:val="24"/>
          </w:rPr>
          <w:t xml:space="preserve"> année de 2011-2012 à 2015-2016 par filière de formation</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_Toc1064414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47</w:t>
        </w:r>
        <w:r w:rsidR="000D3933" w:rsidRPr="000D3933">
          <w:rPr>
            <w:rFonts w:ascii="Corbel" w:hAnsi="Corbel"/>
            <w:noProof/>
            <w:webHidden/>
            <w:sz w:val="22"/>
            <w:szCs w:val="24"/>
          </w:rPr>
          <w:fldChar w:fldCharType="end"/>
        </w:r>
      </w:hyperlink>
    </w:p>
    <w:p w14:paraId="5B9B0BFB" w14:textId="774BAEF2"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5" w:history="1">
        <w:r w:rsidR="000D3933" w:rsidRPr="000D3933">
          <w:rPr>
            <w:rStyle w:val="Hyperlink"/>
            <w:rFonts w:ascii="Corbel" w:eastAsiaTheme="majorEastAsia" w:hAnsi="Corbel"/>
            <w:noProof/>
            <w:sz w:val="22"/>
            <w:szCs w:val="24"/>
          </w:rPr>
          <w:t>Graphique 6 : Effectifs du personnel enseignant en médecine de 2012 à 2016 selon le grade d’enseignement</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_Toc1064415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49</w:t>
        </w:r>
        <w:r w:rsidR="000D3933" w:rsidRPr="000D3933">
          <w:rPr>
            <w:rFonts w:ascii="Corbel" w:hAnsi="Corbel"/>
            <w:noProof/>
            <w:webHidden/>
            <w:sz w:val="22"/>
            <w:szCs w:val="24"/>
          </w:rPr>
          <w:fldChar w:fldCharType="end"/>
        </w:r>
      </w:hyperlink>
    </w:p>
    <w:p w14:paraId="66277187" w14:textId="3635FE04"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6" w:history="1">
        <w:r w:rsidR="000D3933" w:rsidRPr="000D3933">
          <w:rPr>
            <w:rStyle w:val="Hyperlink"/>
            <w:rFonts w:ascii="Corbel" w:eastAsiaTheme="majorEastAsia" w:hAnsi="Corbel"/>
            <w:noProof/>
            <w:sz w:val="22"/>
            <w:szCs w:val="24"/>
          </w:rPr>
          <w:t>Graphique 7 : Effectifs du personnel enseignant en infirmerie et sage-femme de 2011-2012 à 2015-2016 selon le grade d’enseignement</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_Toc1064416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50</w:t>
        </w:r>
        <w:r w:rsidR="000D3933" w:rsidRPr="000D3933">
          <w:rPr>
            <w:rFonts w:ascii="Corbel" w:hAnsi="Corbel"/>
            <w:noProof/>
            <w:webHidden/>
            <w:sz w:val="22"/>
            <w:szCs w:val="24"/>
          </w:rPr>
          <w:fldChar w:fldCharType="end"/>
        </w:r>
      </w:hyperlink>
    </w:p>
    <w:p w14:paraId="123B349E" w14:textId="1F911645"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7" w:history="1">
        <w:r w:rsidR="000D3933" w:rsidRPr="000D3933">
          <w:rPr>
            <w:rStyle w:val="Hyperlink"/>
            <w:rFonts w:ascii="Corbel" w:eastAsiaTheme="majorEastAsia" w:hAnsi="Corbel"/>
            <w:noProof/>
            <w:sz w:val="22"/>
            <w:szCs w:val="24"/>
          </w:rPr>
          <w:t>Graphique 8 : Répartition des Effectifs du personnel enseignant en analyse biomédicale et en imagerie médicale de 2011-2012 à 2015-2016 selon le grade d’enseignement</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_Toc1064417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50</w:t>
        </w:r>
        <w:r w:rsidR="000D3933" w:rsidRPr="000D3933">
          <w:rPr>
            <w:rFonts w:ascii="Corbel" w:hAnsi="Corbel"/>
            <w:noProof/>
            <w:webHidden/>
            <w:sz w:val="22"/>
            <w:szCs w:val="24"/>
          </w:rPr>
          <w:fldChar w:fldCharType="end"/>
        </w:r>
      </w:hyperlink>
    </w:p>
    <w:p w14:paraId="045E4C72" w14:textId="56DD8B6A"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8" w:history="1">
        <w:r w:rsidR="000D3933" w:rsidRPr="000D3933">
          <w:rPr>
            <w:rStyle w:val="Hyperlink"/>
            <w:rFonts w:ascii="Corbel" w:eastAsiaTheme="majorEastAsia" w:hAnsi="Corbel"/>
            <w:noProof/>
            <w:sz w:val="22"/>
            <w:szCs w:val="24"/>
          </w:rPr>
          <w:t>Graphique 9 : Répartition du personnel enseignant en médecine de de 2011-2012 à 2015-2016 selon les statuts d’enseignants</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_Toc1064418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51</w:t>
        </w:r>
        <w:r w:rsidR="000D3933" w:rsidRPr="000D3933">
          <w:rPr>
            <w:rFonts w:ascii="Corbel" w:hAnsi="Corbel"/>
            <w:noProof/>
            <w:webHidden/>
            <w:sz w:val="22"/>
            <w:szCs w:val="24"/>
          </w:rPr>
          <w:fldChar w:fldCharType="end"/>
        </w:r>
      </w:hyperlink>
    </w:p>
    <w:p w14:paraId="30A769FC" w14:textId="08D5391C"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19" w:history="1">
        <w:r w:rsidR="000D3933" w:rsidRPr="000D3933">
          <w:rPr>
            <w:rStyle w:val="Hyperlink"/>
            <w:rFonts w:ascii="Corbel" w:eastAsiaTheme="majorEastAsia" w:hAnsi="Corbel"/>
            <w:noProof/>
            <w:sz w:val="22"/>
            <w:szCs w:val="24"/>
          </w:rPr>
          <w:t>Graphique 10 : Répartition  du personnel enseignant en infirmerie et sage-femme de 2011-2012 à 2015-2016 selon les catégories d’enseignants</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_Toc1064419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52</w:t>
        </w:r>
        <w:r w:rsidR="000D3933" w:rsidRPr="000D3933">
          <w:rPr>
            <w:rFonts w:ascii="Corbel" w:hAnsi="Corbel"/>
            <w:noProof/>
            <w:webHidden/>
            <w:sz w:val="22"/>
            <w:szCs w:val="24"/>
          </w:rPr>
          <w:fldChar w:fldCharType="end"/>
        </w:r>
      </w:hyperlink>
    </w:p>
    <w:p w14:paraId="2199C7B5" w14:textId="64400D1A"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0" w:history="1">
        <w:r w:rsidR="000D3933" w:rsidRPr="000D3933">
          <w:rPr>
            <w:rStyle w:val="Hyperlink"/>
            <w:rFonts w:ascii="Corbel" w:eastAsiaTheme="majorEastAsia" w:hAnsi="Corbel"/>
            <w:noProof/>
            <w:sz w:val="22"/>
            <w:szCs w:val="24"/>
          </w:rPr>
          <w:t>Graphique 11 : Répartition du personnel enseignant en analyse biomédicale et en imagerie médicale de 2011-2012 à 2015-2016 selon les catégories d’enseignants</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_Toc1064420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52</w:t>
        </w:r>
        <w:r w:rsidR="000D3933" w:rsidRPr="000D3933">
          <w:rPr>
            <w:rFonts w:ascii="Corbel" w:hAnsi="Corbel"/>
            <w:noProof/>
            <w:webHidden/>
            <w:sz w:val="22"/>
            <w:szCs w:val="24"/>
          </w:rPr>
          <w:fldChar w:fldCharType="end"/>
        </w:r>
      </w:hyperlink>
    </w:p>
    <w:p w14:paraId="238F3875" w14:textId="75CEB967"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1" w:history="1">
        <w:r w:rsidR="000D3933" w:rsidRPr="000D3933">
          <w:rPr>
            <w:rStyle w:val="Hyperlink"/>
            <w:rFonts w:ascii="Corbel" w:eastAsiaTheme="majorEastAsia" w:hAnsi="Corbel"/>
            <w:noProof/>
            <w:sz w:val="22"/>
            <w:szCs w:val="24"/>
          </w:rPr>
          <w:t>Graphique 12 : Répartition du personnel enseignant dans la filière aide-soignant de 2011-2012 à 2015-2016 selon les catégories d’enseignants</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_Toc1064421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52</w:t>
        </w:r>
        <w:r w:rsidR="000D3933" w:rsidRPr="000D3933">
          <w:rPr>
            <w:rFonts w:ascii="Corbel" w:hAnsi="Corbel"/>
            <w:noProof/>
            <w:webHidden/>
            <w:sz w:val="22"/>
            <w:szCs w:val="24"/>
          </w:rPr>
          <w:fldChar w:fldCharType="end"/>
        </w:r>
      </w:hyperlink>
    </w:p>
    <w:p w14:paraId="4875A1D7" w14:textId="06802AA7"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2" w:history="1">
        <w:r w:rsidR="000D3933" w:rsidRPr="000D3933">
          <w:rPr>
            <w:rStyle w:val="Hyperlink"/>
            <w:rFonts w:ascii="Corbel" w:eastAsiaTheme="majorEastAsia" w:hAnsi="Corbel"/>
            <w:noProof/>
            <w:sz w:val="22"/>
            <w:szCs w:val="24"/>
          </w:rPr>
          <w:t>Graphique 13 : Taux de vacance de postes d’enseignants de 2011-2012 à 2015-2016 suivant la filière</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_Toc1064422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53</w:t>
        </w:r>
        <w:r w:rsidR="000D3933" w:rsidRPr="000D3933">
          <w:rPr>
            <w:rFonts w:ascii="Corbel" w:hAnsi="Corbel"/>
            <w:noProof/>
            <w:webHidden/>
            <w:sz w:val="22"/>
            <w:szCs w:val="24"/>
          </w:rPr>
          <w:fldChar w:fldCharType="end"/>
        </w:r>
      </w:hyperlink>
    </w:p>
    <w:p w14:paraId="63CE9DEE" w14:textId="692469C8"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3" w:history="1">
        <w:r w:rsidR="000D3933" w:rsidRPr="000D3933">
          <w:rPr>
            <w:rStyle w:val="Hyperlink"/>
            <w:rFonts w:ascii="Corbel" w:eastAsiaTheme="majorEastAsia" w:hAnsi="Corbel"/>
            <w:noProof/>
            <w:sz w:val="22"/>
            <w:szCs w:val="24"/>
          </w:rPr>
          <w:t>Graphique 14 : Coût public de formation par type de formation</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_Toc1064423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57</w:t>
        </w:r>
        <w:r w:rsidR="000D3933" w:rsidRPr="000D3933">
          <w:rPr>
            <w:rFonts w:ascii="Corbel" w:hAnsi="Corbel"/>
            <w:noProof/>
            <w:webHidden/>
            <w:sz w:val="22"/>
            <w:szCs w:val="24"/>
          </w:rPr>
          <w:fldChar w:fldCharType="end"/>
        </w:r>
      </w:hyperlink>
    </w:p>
    <w:p w14:paraId="088D91B9" w14:textId="4938FD0E"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4" w:history="1">
        <w:r w:rsidR="000D3933" w:rsidRPr="000D3933">
          <w:rPr>
            <w:rStyle w:val="Hyperlink"/>
            <w:rFonts w:ascii="Corbel" w:eastAsiaTheme="majorEastAsia" w:hAnsi="Corbel"/>
            <w:noProof/>
            <w:sz w:val="22"/>
            <w:szCs w:val="24"/>
          </w:rPr>
          <w:t>Graphique 15 : Evolution de la cohorte entrant en formation d’infirmiers à l’INMeS Cotonou en 2012-2013</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_Toc1064424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60</w:t>
        </w:r>
        <w:r w:rsidR="000D3933" w:rsidRPr="000D3933">
          <w:rPr>
            <w:rFonts w:ascii="Corbel" w:hAnsi="Corbel"/>
            <w:noProof/>
            <w:webHidden/>
            <w:sz w:val="22"/>
            <w:szCs w:val="24"/>
          </w:rPr>
          <w:fldChar w:fldCharType="end"/>
        </w:r>
      </w:hyperlink>
    </w:p>
    <w:p w14:paraId="3A1C2D04" w14:textId="727FA1A9"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5" w:history="1">
        <w:r w:rsidR="000D3933" w:rsidRPr="000D3933">
          <w:rPr>
            <w:rStyle w:val="Hyperlink"/>
            <w:rFonts w:ascii="Corbel" w:eastAsiaTheme="majorEastAsia" w:hAnsi="Corbel"/>
            <w:noProof/>
            <w:sz w:val="22"/>
            <w:szCs w:val="24"/>
          </w:rPr>
          <w:t>Graphique 16 : Evolution de la cohorte entrant en formation de sage-femme  à l’INMeS Cotonou en 2012-2013</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_Toc1064425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62</w:t>
        </w:r>
        <w:r w:rsidR="000D3933" w:rsidRPr="000D3933">
          <w:rPr>
            <w:rFonts w:ascii="Corbel" w:hAnsi="Corbel"/>
            <w:noProof/>
            <w:webHidden/>
            <w:sz w:val="22"/>
            <w:szCs w:val="24"/>
          </w:rPr>
          <w:fldChar w:fldCharType="end"/>
        </w:r>
      </w:hyperlink>
    </w:p>
    <w:p w14:paraId="65F7BEE1" w14:textId="3AF84DB3"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6" w:history="1">
        <w:r w:rsidR="000D3933" w:rsidRPr="000D3933">
          <w:rPr>
            <w:rStyle w:val="Hyperlink"/>
            <w:rFonts w:ascii="Corbel" w:eastAsiaTheme="majorEastAsia" w:hAnsi="Corbel"/>
            <w:noProof/>
            <w:sz w:val="22"/>
            <w:szCs w:val="24"/>
          </w:rPr>
          <w:t>Graphique 17 : Evolution de la cohorte entrant en formation d’étudiants en formation de médecine  à la FSS Parakou en 2008-2009</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_Toc1064426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63</w:t>
        </w:r>
        <w:r w:rsidR="000D3933" w:rsidRPr="000D3933">
          <w:rPr>
            <w:rFonts w:ascii="Corbel" w:hAnsi="Corbel"/>
            <w:noProof/>
            <w:webHidden/>
            <w:sz w:val="22"/>
            <w:szCs w:val="24"/>
          </w:rPr>
          <w:fldChar w:fldCharType="end"/>
        </w:r>
      </w:hyperlink>
    </w:p>
    <w:p w14:paraId="6C62A211" w14:textId="005142CB"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7" w:history="1">
        <w:r w:rsidR="000D3933" w:rsidRPr="000D3933">
          <w:rPr>
            <w:rStyle w:val="Hyperlink"/>
            <w:rFonts w:ascii="Corbel" w:eastAsiaTheme="majorEastAsia" w:hAnsi="Corbel"/>
            <w:noProof/>
            <w:sz w:val="22"/>
            <w:szCs w:val="24"/>
          </w:rPr>
          <w:t>Graphique 18 : Taux d’absorption potentiel des diplômés par filière de formation en santé de 2013 à 2016</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_Toc1064427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65</w:t>
        </w:r>
        <w:r w:rsidR="000D3933" w:rsidRPr="000D3933">
          <w:rPr>
            <w:rFonts w:ascii="Corbel" w:hAnsi="Corbel"/>
            <w:noProof/>
            <w:webHidden/>
            <w:sz w:val="22"/>
            <w:szCs w:val="24"/>
          </w:rPr>
          <w:fldChar w:fldCharType="end"/>
        </w:r>
      </w:hyperlink>
    </w:p>
    <w:p w14:paraId="1EF04856" w14:textId="1327EDFF"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8" w:history="1">
        <w:r w:rsidR="000D3933" w:rsidRPr="000D3933">
          <w:rPr>
            <w:rStyle w:val="Hyperlink"/>
            <w:rFonts w:ascii="Corbel" w:eastAsiaTheme="majorEastAsia" w:hAnsi="Corbel"/>
            <w:noProof/>
            <w:sz w:val="22"/>
            <w:szCs w:val="24"/>
          </w:rPr>
          <w:t>Graphique 20 : Taux de sortie du secteur sanitaire suivant le genre et la filière de formation</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_Toc1064428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66</w:t>
        </w:r>
        <w:r w:rsidR="000D3933" w:rsidRPr="000D3933">
          <w:rPr>
            <w:rFonts w:ascii="Corbel" w:hAnsi="Corbel"/>
            <w:noProof/>
            <w:webHidden/>
            <w:sz w:val="22"/>
            <w:szCs w:val="24"/>
          </w:rPr>
          <w:fldChar w:fldCharType="end"/>
        </w:r>
      </w:hyperlink>
    </w:p>
    <w:p w14:paraId="0313BCEC" w14:textId="40A05743"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29" w:history="1">
        <w:r w:rsidR="000D3933" w:rsidRPr="000D3933">
          <w:rPr>
            <w:rStyle w:val="Hyperlink"/>
            <w:rFonts w:ascii="Corbel" w:eastAsiaTheme="majorEastAsia" w:hAnsi="Corbel"/>
            <w:noProof/>
            <w:sz w:val="22"/>
            <w:szCs w:val="24"/>
          </w:rPr>
          <w:t>Graphique 21 : répartition géographiques (milieu urbain et milieu rural) du personnel de santé au Bénin</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_Toc1064429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74</w:t>
        </w:r>
        <w:r w:rsidR="000D3933" w:rsidRPr="000D3933">
          <w:rPr>
            <w:rFonts w:ascii="Corbel" w:hAnsi="Corbel"/>
            <w:noProof/>
            <w:webHidden/>
            <w:sz w:val="22"/>
            <w:szCs w:val="24"/>
          </w:rPr>
          <w:fldChar w:fldCharType="end"/>
        </w:r>
      </w:hyperlink>
    </w:p>
    <w:p w14:paraId="27436D9F" w14:textId="71F03EF5"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30" w:history="1">
        <w:r w:rsidR="000D3933" w:rsidRPr="000D3933">
          <w:rPr>
            <w:rStyle w:val="Hyperlink"/>
            <w:rFonts w:ascii="Corbel" w:eastAsiaTheme="majorEastAsia" w:hAnsi="Corbel"/>
            <w:noProof/>
            <w:sz w:val="22"/>
            <w:szCs w:val="24"/>
          </w:rPr>
          <w:t>Graphique 22 : nombre de professionnels de santé par groupe d’habitants en 2016</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_Toc1064430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75</w:t>
        </w:r>
        <w:r w:rsidR="000D3933" w:rsidRPr="000D3933">
          <w:rPr>
            <w:rFonts w:ascii="Corbel" w:hAnsi="Corbel"/>
            <w:noProof/>
            <w:webHidden/>
            <w:sz w:val="22"/>
            <w:szCs w:val="24"/>
          </w:rPr>
          <w:fldChar w:fldCharType="end"/>
        </w:r>
      </w:hyperlink>
    </w:p>
    <w:p w14:paraId="60D135F8" w14:textId="18D88476"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31" w:history="1">
        <w:r w:rsidR="000D3933" w:rsidRPr="000D3933">
          <w:rPr>
            <w:rStyle w:val="Hyperlink"/>
            <w:rFonts w:ascii="Corbel" w:eastAsiaTheme="majorEastAsia" w:hAnsi="Corbel"/>
            <w:noProof/>
            <w:sz w:val="22"/>
            <w:szCs w:val="24"/>
          </w:rPr>
          <w:t>Graphique 23 : Répartition des personnels de santé par secteur</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_Toc1064431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76</w:t>
        </w:r>
        <w:r w:rsidR="000D3933" w:rsidRPr="000D3933">
          <w:rPr>
            <w:rFonts w:ascii="Corbel" w:hAnsi="Corbel"/>
            <w:noProof/>
            <w:webHidden/>
            <w:sz w:val="22"/>
            <w:szCs w:val="24"/>
          </w:rPr>
          <w:fldChar w:fldCharType="end"/>
        </w:r>
      </w:hyperlink>
    </w:p>
    <w:p w14:paraId="55104754" w14:textId="60D485CD"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32" w:history="1">
        <w:r w:rsidR="000D3933" w:rsidRPr="000D3933">
          <w:rPr>
            <w:rStyle w:val="Hyperlink"/>
            <w:rFonts w:ascii="Corbel" w:eastAsiaTheme="majorEastAsia" w:hAnsi="Corbel"/>
            <w:noProof/>
            <w:sz w:val="22"/>
            <w:szCs w:val="24"/>
          </w:rPr>
          <w:t>Graphique 24 : Taux d’attractivité du secteur sanitaire vu par les étudiants en dernière année de formation</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_Toc1064432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82</w:t>
        </w:r>
        <w:r w:rsidR="000D3933" w:rsidRPr="000D3933">
          <w:rPr>
            <w:rFonts w:ascii="Corbel" w:hAnsi="Corbel"/>
            <w:noProof/>
            <w:webHidden/>
            <w:sz w:val="22"/>
            <w:szCs w:val="24"/>
          </w:rPr>
          <w:fldChar w:fldCharType="end"/>
        </w:r>
      </w:hyperlink>
    </w:p>
    <w:p w14:paraId="6C8D525B" w14:textId="588324B1" w:rsidR="000D3933" w:rsidRPr="000D3933" w:rsidRDefault="00FD765D">
      <w:pPr>
        <w:pStyle w:val="TableofFigures"/>
        <w:tabs>
          <w:tab w:val="right" w:leader="dot" w:pos="9062"/>
        </w:tabs>
        <w:rPr>
          <w:rFonts w:ascii="Corbel" w:eastAsiaTheme="minorEastAsia" w:hAnsi="Corbel" w:cstheme="minorBidi"/>
          <w:smallCaps w:val="0"/>
          <w:noProof/>
          <w:sz w:val="22"/>
          <w:szCs w:val="24"/>
        </w:rPr>
      </w:pPr>
      <w:hyperlink w:anchor="_Toc1064433" w:history="1">
        <w:r w:rsidR="000D3933" w:rsidRPr="000D3933">
          <w:rPr>
            <w:rStyle w:val="Hyperlink"/>
            <w:rFonts w:ascii="Corbel" w:eastAsiaTheme="majorEastAsia" w:hAnsi="Corbel"/>
            <w:noProof/>
            <w:sz w:val="22"/>
            <w:szCs w:val="24"/>
          </w:rPr>
          <w:t>Graphique 25: Courbe de Lorentz issu de la distribution du nombre de formations sanitaires selon le nombre d’Agent de santé y travaillant</w:t>
        </w:r>
        <w:r w:rsidR="000D3933" w:rsidRPr="000D3933">
          <w:rPr>
            <w:rFonts w:ascii="Corbel" w:hAnsi="Corbel"/>
            <w:noProof/>
            <w:webHidden/>
            <w:sz w:val="22"/>
            <w:szCs w:val="24"/>
          </w:rPr>
          <w:tab/>
        </w:r>
        <w:r w:rsidR="000D3933" w:rsidRPr="000D3933">
          <w:rPr>
            <w:rFonts w:ascii="Corbel" w:hAnsi="Corbel"/>
            <w:noProof/>
            <w:webHidden/>
            <w:sz w:val="22"/>
            <w:szCs w:val="24"/>
          </w:rPr>
          <w:fldChar w:fldCharType="begin"/>
        </w:r>
        <w:r w:rsidR="000D3933" w:rsidRPr="000D3933">
          <w:rPr>
            <w:rFonts w:ascii="Corbel" w:hAnsi="Corbel"/>
            <w:noProof/>
            <w:webHidden/>
            <w:sz w:val="22"/>
            <w:szCs w:val="24"/>
          </w:rPr>
          <w:instrText xml:space="preserve"> PAGEREF _Toc1064433 \h </w:instrText>
        </w:r>
        <w:r w:rsidR="000D3933" w:rsidRPr="000D3933">
          <w:rPr>
            <w:rFonts w:ascii="Corbel" w:hAnsi="Corbel"/>
            <w:noProof/>
            <w:webHidden/>
            <w:sz w:val="22"/>
            <w:szCs w:val="24"/>
          </w:rPr>
        </w:r>
        <w:r w:rsidR="000D3933" w:rsidRPr="000D3933">
          <w:rPr>
            <w:rFonts w:ascii="Corbel" w:hAnsi="Corbel"/>
            <w:noProof/>
            <w:webHidden/>
            <w:sz w:val="22"/>
            <w:szCs w:val="24"/>
          </w:rPr>
          <w:fldChar w:fldCharType="separate"/>
        </w:r>
        <w:r w:rsidR="000D3933" w:rsidRPr="000D3933">
          <w:rPr>
            <w:rFonts w:ascii="Corbel" w:hAnsi="Corbel"/>
            <w:noProof/>
            <w:webHidden/>
            <w:sz w:val="22"/>
            <w:szCs w:val="24"/>
          </w:rPr>
          <w:t>84</w:t>
        </w:r>
        <w:r w:rsidR="000D3933" w:rsidRPr="000D3933">
          <w:rPr>
            <w:rFonts w:ascii="Corbel" w:hAnsi="Corbel"/>
            <w:noProof/>
            <w:webHidden/>
            <w:sz w:val="22"/>
            <w:szCs w:val="24"/>
          </w:rPr>
          <w:fldChar w:fldCharType="end"/>
        </w:r>
      </w:hyperlink>
    </w:p>
    <w:p w14:paraId="10AFC815" w14:textId="1C34C2D2" w:rsidR="00B441AE" w:rsidRDefault="000D3933" w:rsidP="0034020A">
      <w:pPr>
        <w:spacing w:after="160" w:line="360" w:lineRule="auto"/>
        <w:jc w:val="both"/>
      </w:pPr>
      <w:r w:rsidRPr="000D3933">
        <w:rPr>
          <w:rFonts w:ascii="Corbel" w:hAnsi="Corbel"/>
          <w:sz w:val="22"/>
        </w:rPr>
        <w:fldChar w:fldCharType="end"/>
      </w:r>
    </w:p>
    <w:p w14:paraId="231C2247" w14:textId="77777777" w:rsidR="00A72FFE" w:rsidRPr="00EB4CF7" w:rsidRDefault="00A72FFE" w:rsidP="0034020A">
      <w:pPr>
        <w:spacing w:after="160" w:line="360" w:lineRule="auto"/>
        <w:jc w:val="both"/>
        <w:rPr>
          <w:b/>
        </w:rPr>
      </w:pPr>
      <w:r w:rsidRPr="00B441AE">
        <w:br w:type="page"/>
      </w:r>
      <w:r w:rsidRPr="00EB4CF7">
        <w:rPr>
          <w:b/>
        </w:rPr>
        <w:lastRenderedPageBreak/>
        <w:t>Sommaire</w:t>
      </w:r>
    </w:p>
    <w:sdt>
      <w:sdtPr>
        <w:rPr>
          <w:rFonts w:ascii="Times New Roman" w:eastAsia="Times New Roman" w:hAnsi="Times New Roman" w:cs="Times New Roman"/>
          <w:color w:val="auto"/>
          <w:sz w:val="24"/>
          <w:szCs w:val="24"/>
        </w:rPr>
        <w:id w:val="-1588834296"/>
        <w:docPartObj>
          <w:docPartGallery w:val="Table of Contents"/>
          <w:docPartUnique/>
        </w:docPartObj>
      </w:sdtPr>
      <w:sdtEndPr>
        <w:rPr>
          <w:b/>
          <w:bCs/>
        </w:rPr>
      </w:sdtEndPr>
      <w:sdtContent>
        <w:p w14:paraId="10D05A02" w14:textId="77777777" w:rsidR="00A0191A" w:rsidRPr="00EB4CF7" w:rsidRDefault="00A0191A" w:rsidP="0034020A">
          <w:pPr>
            <w:pStyle w:val="TOCHeading"/>
          </w:pPr>
          <w:r w:rsidRPr="00EB4CF7">
            <w:t>Table des matières</w:t>
          </w:r>
        </w:p>
        <w:p w14:paraId="667CDF0C" w14:textId="062D9520" w:rsidR="0034020A" w:rsidRDefault="00A0191A" w:rsidP="0034020A">
          <w:pPr>
            <w:pStyle w:val="TOC1"/>
            <w:tabs>
              <w:tab w:val="right" w:leader="dot" w:pos="8680"/>
            </w:tabs>
            <w:rPr>
              <w:rFonts w:asciiTheme="minorHAnsi" w:eastAsiaTheme="minorEastAsia" w:hAnsiTheme="minorHAnsi" w:cstheme="minorBidi"/>
              <w:noProof/>
              <w:sz w:val="22"/>
              <w:szCs w:val="22"/>
            </w:rPr>
          </w:pPr>
          <w:r w:rsidRPr="00EB4CF7">
            <w:fldChar w:fldCharType="begin"/>
          </w:r>
          <w:r w:rsidRPr="00EB4CF7">
            <w:instrText xml:space="preserve"> TOC \o "1-3" \h \z \u </w:instrText>
          </w:r>
          <w:r w:rsidRPr="00EB4CF7">
            <w:fldChar w:fldCharType="separate"/>
          </w:r>
          <w:hyperlink w:anchor="_Toc1054319" w:history="1">
            <w:r w:rsidR="0034020A">
              <w:rPr>
                <w:noProof/>
                <w:webHidden/>
              </w:rPr>
              <w:tab/>
            </w:r>
            <w:r w:rsidR="0034020A">
              <w:rPr>
                <w:noProof/>
                <w:webHidden/>
              </w:rPr>
              <w:fldChar w:fldCharType="begin"/>
            </w:r>
            <w:r w:rsidR="0034020A">
              <w:rPr>
                <w:noProof/>
                <w:webHidden/>
              </w:rPr>
              <w:instrText xml:space="preserve"> PAGEREF _Toc1054319 \h </w:instrText>
            </w:r>
            <w:r w:rsidR="0034020A">
              <w:rPr>
                <w:noProof/>
                <w:webHidden/>
              </w:rPr>
            </w:r>
            <w:r w:rsidR="0034020A">
              <w:rPr>
                <w:noProof/>
                <w:webHidden/>
              </w:rPr>
              <w:fldChar w:fldCharType="separate"/>
            </w:r>
            <w:r w:rsidR="000D3933">
              <w:rPr>
                <w:noProof/>
                <w:webHidden/>
              </w:rPr>
              <w:t>1</w:t>
            </w:r>
            <w:r w:rsidR="0034020A">
              <w:rPr>
                <w:noProof/>
                <w:webHidden/>
              </w:rPr>
              <w:fldChar w:fldCharType="end"/>
            </w:r>
          </w:hyperlink>
        </w:p>
        <w:p w14:paraId="5F85B184" w14:textId="37F9559F" w:rsidR="0034020A" w:rsidRDefault="00FD765D" w:rsidP="0034020A">
          <w:pPr>
            <w:pStyle w:val="TOC1"/>
            <w:tabs>
              <w:tab w:val="left" w:pos="480"/>
              <w:tab w:val="right" w:leader="dot" w:pos="8680"/>
            </w:tabs>
            <w:rPr>
              <w:rFonts w:asciiTheme="minorHAnsi" w:eastAsiaTheme="minorEastAsia" w:hAnsiTheme="minorHAnsi" w:cstheme="minorBidi"/>
              <w:noProof/>
              <w:sz w:val="22"/>
              <w:szCs w:val="22"/>
            </w:rPr>
          </w:pPr>
          <w:hyperlink w:anchor="_Toc1054320" w:history="1">
            <w:r w:rsidR="0034020A" w:rsidRPr="00C27C42">
              <w:rPr>
                <w:rStyle w:val="Hyperlink"/>
                <w:noProof/>
              </w:rPr>
              <w:t>1.</w:t>
            </w:r>
            <w:r w:rsidR="0034020A">
              <w:rPr>
                <w:rFonts w:asciiTheme="minorHAnsi" w:eastAsiaTheme="minorEastAsia" w:hAnsiTheme="minorHAnsi" w:cstheme="minorBidi"/>
                <w:noProof/>
                <w:sz w:val="22"/>
                <w:szCs w:val="22"/>
              </w:rPr>
              <w:tab/>
            </w:r>
            <w:r w:rsidR="0034020A" w:rsidRPr="00C27C42">
              <w:rPr>
                <w:rStyle w:val="Hyperlink"/>
                <w:noProof/>
              </w:rPr>
              <w:t>Introduction</w:t>
            </w:r>
            <w:r w:rsidR="0034020A">
              <w:rPr>
                <w:noProof/>
                <w:webHidden/>
              </w:rPr>
              <w:tab/>
            </w:r>
            <w:r w:rsidR="0034020A">
              <w:rPr>
                <w:noProof/>
                <w:webHidden/>
              </w:rPr>
              <w:fldChar w:fldCharType="begin"/>
            </w:r>
            <w:r w:rsidR="0034020A">
              <w:rPr>
                <w:noProof/>
                <w:webHidden/>
              </w:rPr>
              <w:instrText xml:space="preserve"> PAGEREF _Toc1054320 \h </w:instrText>
            </w:r>
            <w:r w:rsidR="0034020A">
              <w:rPr>
                <w:noProof/>
                <w:webHidden/>
              </w:rPr>
            </w:r>
            <w:r w:rsidR="0034020A">
              <w:rPr>
                <w:noProof/>
                <w:webHidden/>
              </w:rPr>
              <w:fldChar w:fldCharType="separate"/>
            </w:r>
            <w:r w:rsidR="000D3933">
              <w:rPr>
                <w:noProof/>
                <w:webHidden/>
              </w:rPr>
              <w:t>10</w:t>
            </w:r>
            <w:r w:rsidR="0034020A">
              <w:rPr>
                <w:noProof/>
                <w:webHidden/>
              </w:rPr>
              <w:fldChar w:fldCharType="end"/>
            </w:r>
          </w:hyperlink>
        </w:p>
        <w:p w14:paraId="26F7ECD9" w14:textId="5B9DD0A0" w:rsidR="0034020A" w:rsidRDefault="00FD765D" w:rsidP="0034020A">
          <w:pPr>
            <w:pStyle w:val="TOC2"/>
            <w:rPr>
              <w:rFonts w:asciiTheme="minorHAnsi" w:eastAsiaTheme="minorEastAsia" w:hAnsiTheme="minorHAnsi" w:cstheme="minorBidi"/>
              <w:noProof/>
              <w:sz w:val="22"/>
              <w:szCs w:val="22"/>
            </w:rPr>
          </w:pPr>
          <w:hyperlink w:anchor="_Toc1054321" w:history="1">
            <w:r w:rsidR="0034020A" w:rsidRPr="00C27C42">
              <w:rPr>
                <w:rStyle w:val="Hyperlink"/>
                <w:noProof/>
              </w:rPr>
              <w:t>1.1.</w:t>
            </w:r>
            <w:r w:rsidR="0034020A">
              <w:rPr>
                <w:rFonts w:asciiTheme="minorHAnsi" w:eastAsiaTheme="minorEastAsia" w:hAnsiTheme="minorHAnsi" w:cstheme="minorBidi"/>
                <w:noProof/>
                <w:sz w:val="22"/>
                <w:szCs w:val="22"/>
              </w:rPr>
              <w:tab/>
            </w:r>
            <w:r w:rsidR="0034020A" w:rsidRPr="00C27C42">
              <w:rPr>
                <w:rStyle w:val="Hyperlink"/>
                <w:noProof/>
              </w:rPr>
              <w:t>Contexte et justification de l’étude</w:t>
            </w:r>
            <w:r w:rsidR="0034020A">
              <w:rPr>
                <w:noProof/>
                <w:webHidden/>
              </w:rPr>
              <w:tab/>
            </w:r>
            <w:r w:rsidR="0034020A">
              <w:rPr>
                <w:noProof/>
                <w:webHidden/>
              </w:rPr>
              <w:fldChar w:fldCharType="begin"/>
            </w:r>
            <w:r w:rsidR="0034020A">
              <w:rPr>
                <w:noProof/>
                <w:webHidden/>
              </w:rPr>
              <w:instrText xml:space="preserve"> PAGEREF _Toc1054321 \h </w:instrText>
            </w:r>
            <w:r w:rsidR="0034020A">
              <w:rPr>
                <w:noProof/>
                <w:webHidden/>
              </w:rPr>
            </w:r>
            <w:r w:rsidR="0034020A">
              <w:rPr>
                <w:noProof/>
                <w:webHidden/>
              </w:rPr>
              <w:fldChar w:fldCharType="separate"/>
            </w:r>
            <w:r w:rsidR="000D3933">
              <w:rPr>
                <w:noProof/>
                <w:webHidden/>
              </w:rPr>
              <w:t>10</w:t>
            </w:r>
            <w:r w:rsidR="0034020A">
              <w:rPr>
                <w:noProof/>
                <w:webHidden/>
              </w:rPr>
              <w:fldChar w:fldCharType="end"/>
            </w:r>
          </w:hyperlink>
        </w:p>
        <w:p w14:paraId="1045F6C9" w14:textId="0F8DD5B8" w:rsidR="0034020A" w:rsidRDefault="00FD765D" w:rsidP="0034020A">
          <w:pPr>
            <w:pStyle w:val="TOC3"/>
            <w:rPr>
              <w:rFonts w:asciiTheme="minorHAnsi" w:eastAsiaTheme="minorEastAsia" w:hAnsiTheme="minorHAnsi" w:cstheme="minorBidi"/>
              <w:noProof/>
              <w:sz w:val="22"/>
              <w:szCs w:val="22"/>
            </w:rPr>
          </w:pPr>
          <w:hyperlink w:anchor="_Toc1054322" w:history="1">
            <w:r w:rsidR="0034020A" w:rsidRPr="00C27C42">
              <w:rPr>
                <w:rStyle w:val="Hyperlink"/>
                <w:noProof/>
              </w:rPr>
              <w:t>1.1.1.</w:t>
            </w:r>
            <w:r w:rsidR="0034020A">
              <w:rPr>
                <w:rFonts w:asciiTheme="minorHAnsi" w:eastAsiaTheme="minorEastAsia" w:hAnsiTheme="minorHAnsi" w:cstheme="minorBidi"/>
                <w:noProof/>
                <w:sz w:val="22"/>
                <w:szCs w:val="22"/>
              </w:rPr>
              <w:tab/>
            </w:r>
            <w:r w:rsidR="0034020A" w:rsidRPr="00C27C42">
              <w:rPr>
                <w:rStyle w:val="Hyperlink"/>
                <w:noProof/>
              </w:rPr>
              <w:t>Contexte général</w:t>
            </w:r>
            <w:r w:rsidR="0034020A">
              <w:rPr>
                <w:noProof/>
                <w:webHidden/>
              </w:rPr>
              <w:tab/>
            </w:r>
            <w:r w:rsidR="0034020A">
              <w:rPr>
                <w:noProof/>
                <w:webHidden/>
              </w:rPr>
              <w:fldChar w:fldCharType="begin"/>
            </w:r>
            <w:r w:rsidR="0034020A">
              <w:rPr>
                <w:noProof/>
                <w:webHidden/>
              </w:rPr>
              <w:instrText xml:space="preserve"> PAGEREF _Toc1054322 \h </w:instrText>
            </w:r>
            <w:r w:rsidR="0034020A">
              <w:rPr>
                <w:noProof/>
                <w:webHidden/>
              </w:rPr>
            </w:r>
            <w:r w:rsidR="0034020A">
              <w:rPr>
                <w:noProof/>
                <w:webHidden/>
              </w:rPr>
              <w:fldChar w:fldCharType="separate"/>
            </w:r>
            <w:r w:rsidR="000D3933">
              <w:rPr>
                <w:noProof/>
                <w:webHidden/>
              </w:rPr>
              <w:t>10</w:t>
            </w:r>
            <w:r w:rsidR="0034020A">
              <w:rPr>
                <w:noProof/>
                <w:webHidden/>
              </w:rPr>
              <w:fldChar w:fldCharType="end"/>
            </w:r>
          </w:hyperlink>
        </w:p>
        <w:p w14:paraId="6719281A" w14:textId="492398D3" w:rsidR="0034020A" w:rsidRDefault="00FD765D" w:rsidP="0034020A">
          <w:pPr>
            <w:pStyle w:val="TOC3"/>
            <w:rPr>
              <w:rFonts w:asciiTheme="minorHAnsi" w:eastAsiaTheme="minorEastAsia" w:hAnsiTheme="minorHAnsi" w:cstheme="minorBidi"/>
              <w:noProof/>
              <w:sz w:val="22"/>
              <w:szCs w:val="22"/>
            </w:rPr>
          </w:pPr>
          <w:hyperlink w:anchor="_Toc1054323" w:history="1">
            <w:r w:rsidR="0034020A" w:rsidRPr="00C27C42">
              <w:rPr>
                <w:rStyle w:val="Hyperlink"/>
                <w:noProof/>
              </w:rPr>
              <w:t>1.1.2.</w:t>
            </w:r>
            <w:r w:rsidR="0034020A">
              <w:rPr>
                <w:rFonts w:asciiTheme="minorHAnsi" w:eastAsiaTheme="minorEastAsia" w:hAnsiTheme="minorHAnsi" w:cstheme="minorBidi"/>
                <w:noProof/>
                <w:sz w:val="22"/>
                <w:szCs w:val="22"/>
              </w:rPr>
              <w:tab/>
            </w:r>
            <w:r w:rsidR="0034020A" w:rsidRPr="00C27C42">
              <w:rPr>
                <w:rStyle w:val="Hyperlink"/>
                <w:noProof/>
              </w:rPr>
              <w:t>Justification de l’étude</w:t>
            </w:r>
            <w:r w:rsidR="0034020A">
              <w:rPr>
                <w:noProof/>
                <w:webHidden/>
              </w:rPr>
              <w:tab/>
            </w:r>
            <w:r w:rsidR="0034020A">
              <w:rPr>
                <w:noProof/>
                <w:webHidden/>
              </w:rPr>
              <w:fldChar w:fldCharType="begin"/>
            </w:r>
            <w:r w:rsidR="0034020A">
              <w:rPr>
                <w:noProof/>
                <w:webHidden/>
              </w:rPr>
              <w:instrText xml:space="preserve"> PAGEREF _Toc1054323 \h </w:instrText>
            </w:r>
            <w:r w:rsidR="0034020A">
              <w:rPr>
                <w:noProof/>
                <w:webHidden/>
              </w:rPr>
            </w:r>
            <w:r w:rsidR="0034020A">
              <w:rPr>
                <w:noProof/>
                <w:webHidden/>
              </w:rPr>
              <w:fldChar w:fldCharType="separate"/>
            </w:r>
            <w:r w:rsidR="000D3933">
              <w:rPr>
                <w:noProof/>
                <w:webHidden/>
              </w:rPr>
              <w:t>12</w:t>
            </w:r>
            <w:r w:rsidR="0034020A">
              <w:rPr>
                <w:noProof/>
                <w:webHidden/>
              </w:rPr>
              <w:fldChar w:fldCharType="end"/>
            </w:r>
          </w:hyperlink>
        </w:p>
        <w:p w14:paraId="4B24584B" w14:textId="31A61369" w:rsidR="0034020A" w:rsidRDefault="00FD765D" w:rsidP="0034020A">
          <w:pPr>
            <w:pStyle w:val="TOC2"/>
            <w:rPr>
              <w:rFonts w:asciiTheme="minorHAnsi" w:eastAsiaTheme="minorEastAsia" w:hAnsiTheme="minorHAnsi" w:cstheme="minorBidi"/>
              <w:noProof/>
              <w:sz w:val="22"/>
              <w:szCs w:val="22"/>
            </w:rPr>
          </w:pPr>
          <w:hyperlink w:anchor="_Toc1054324" w:history="1">
            <w:r w:rsidR="0034020A" w:rsidRPr="00C27C42">
              <w:rPr>
                <w:rStyle w:val="Hyperlink"/>
                <w:noProof/>
              </w:rPr>
              <w:t>1.2.</w:t>
            </w:r>
            <w:r w:rsidR="0034020A">
              <w:rPr>
                <w:rFonts w:asciiTheme="minorHAnsi" w:eastAsiaTheme="minorEastAsia" w:hAnsiTheme="minorHAnsi" w:cstheme="minorBidi"/>
                <w:noProof/>
                <w:sz w:val="22"/>
                <w:szCs w:val="22"/>
              </w:rPr>
              <w:tab/>
            </w:r>
            <w:r w:rsidR="0034020A" w:rsidRPr="00C27C42">
              <w:rPr>
                <w:rStyle w:val="Hyperlink"/>
                <w:noProof/>
              </w:rPr>
              <w:t>Objectifs de l’étude</w:t>
            </w:r>
            <w:r w:rsidR="0034020A">
              <w:rPr>
                <w:noProof/>
                <w:webHidden/>
              </w:rPr>
              <w:tab/>
            </w:r>
            <w:r w:rsidR="0034020A">
              <w:rPr>
                <w:noProof/>
                <w:webHidden/>
              </w:rPr>
              <w:fldChar w:fldCharType="begin"/>
            </w:r>
            <w:r w:rsidR="0034020A">
              <w:rPr>
                <w:noProof/>
                <w:webHidden/>
              </w:rPr>
              <w:instrText xml:space="preserve"> PAGEREF _Toc1054324 \h </w:instrText>
            </w:r>
            <w:r w:rsidR="0034020A">
              <w:rPr>
                <w:noProof/>
                <w:webHidden/>
              </w:rPr>
            </w:r>
            <w:r w:rsidR="0034020A">
              <w:rPr>
                <w:noProof/>
                <w:webHidden/>
              </w:rPr>
              <w:fldChar w:fldCharType="separate"/>
            </w:r>
            <w:r w:rsidR="000D3933">
              <w:rPr>
                <w:noProof/>
                <w:webHidden/>
              </w:rPr>
              <w:t>15</w:t>
            </w:r>
            <w:r w:rsidR="0034020A">
              <w:rPr>
                <w:noProof/>
                <w:webHidden/>
              </w:rPr>
              <w:fldChar w:fldCharType="end"/>
            </w:r>
          </w:hyperlink>
        </w:p>
        <w:p w14:paraId="4C5C0FD5" w14:textId="753BB6F1" w:rsidR="0034020A" w:rsidRDefault="00FD765D" w:rsidP="0034020A">
          <w:pPr>
            <w:pStyle w:val="TOC2"/>
            <w:rPr>
              <w:rFonts w:asciiTheme="minorHAnsi" w:eastAsiaTheme="minorEastAsia" w:hAnsiTheme="minorHAnsi" w:cstheme="minorBidi"/>
              <w:noProof/>
              <w:sz w:val="22"/>
              <w:szCs w:val="22"/>
            </w:rPr>
          </w:pPr>
          <w:hyperlink w:anchor="_Toc1054325" w:history="1">
            <w:r w:rsidR="0034020A" w:rsidRPr="00C27C42">
              <w:rPr>
                <w:rStyle w:val="Hyperlink"/>
                <w:noProof/>
              </w:rPr>
              <w:t>1.3.</w:t>
            </w:r>
            <w:r w:rsidR="0034020A">
              <w:rPr>
                <w:rFonts w:asciiTheme="minorHAnsi" w:eastAsiaTheme="minorEastAsia" w:hAnsiTheme="minorHAnsi" w:cstheme="minorBidi"/>
                <w:noProof/>
                <w:sz w:val="22"/>
                <w:szCs w:val="22"/>
              </w:rPr>
              <w:tab/>
            </w:r>
            <w:r w:rsidR="0034020A" w:rsidRPr="00C27C42">
              <w:rPr>
                <w:rStyle w:val="Hyperlink"/>
                <w:noProof/>
              </w:rPr>
              <w:t>Résultats attendus</w:t>
            </w:r>
            <w:r w:rsidR="0034020A">
              <w:rPr>
                <w:noProof/>
                <w:webHidden/>
              </w:rPr>
              <w:tab/>
            </w:r>
            <w:r w:rsidR="0034020A">
              <w:rPr>
                <w:noProof/>
                <w:webHidden/>
              </w:rPr>
              <w:fldChar w:fldCharType="begin"/>
            </w:r>
            <w:r w:rsidR="0034020A">
              <w:rPr>
                <w:noProof/>
                <w:webHidden/>
              </w:rPr>
              <w:instrText xml:space="preserve"> PAGEREF _Toc1054325 \h </w:instrText>
            </w:r>
            <w:r w:rsidR="0034020A">
              <w:rPr>
                <w:noProof/>
                <w:webHidden/>
              </w:rPr>
            </w:r>
            <w:r w:rsidR="0034020A">
              <w:rPr>
                <w:noProof/>
                <w:webHidden/>
              </w:rPr>
              <w:fldChar w:fldCharType="separate"/>
            </w:r>
            <w:r w:rsidR="000D3933">
              <w:rPr>
                <w:noProof/>
                <w:webHidden/>
              </w:rPr>
              <w:t>15</w:t>
            </w:r>
            <w:r w:rsidR="0034020A">
              <w:rPr>
                <w:noProof/>
                <w:webHidden/>
              </w:rPr>
              <w:fldChar w:fldCharType="end"/>
            </w:r>
          </w:hyperlink>
        </w:p>
        <w:p w14:paraId="02D84F60" w14:textId="31C2EA89" w:rsidR="0034020A" w:rsidRDefault="00FD765D" w:rsidP="0034020A">
          <w:pPr>
            <w:pStyle w:val="TOC2"/>
            <w:rPr>
              <w:rFonts w:asciiTheme="minorHAnsi" w:eastAsiaTheme="minorEastAsia" w:hAnsiTheme="minorHAnsi" w:cstheme="minorBidi"/>
              <w:noProof/>
              <w:sz w:val="22"/>
              <w:szCs w:val="22"/>
            </w:rPr>
          </w:pPr>
          <w:hyperlink w:anchor="_Toc1054326" w:history="1">
            <w:r w:rsidR="0034020A" w:rsidRPr="00C27C42">
              <w:rPr>
                <w:rStyle w:val="Hyperlink"/>
                <w:noProof/>
              </w:rPr>
              <w:t>1.4.</w:t>
            </w:r>
            <w:r w:rsidR="0034020A">
              <w:rPr>
                <w:rFonts w:asciiTheme="minorHAnsi" w:eastAsiaTheme="minorEastAsia" w:hAnsiTheme="minorHAnsi" w:cstheme="minorBidi"/>
                <w:noProof/>
                <w:sz w:val="22"/>
                <w:szCs w:val="22"/>
              </w:rPr>
              <w:tab/>
            </w:r>
            <w:r w:rsidR="0034020A" w:rsidRPr="00C27C42">
              <w:rPr>
                <w:rStyle w:val="Hyperlink"/>
                <w:noProof/>
              </w:rPr>
              <w:t>Cadre d’analyse</w:t>
            </w:r>
            <w:r w:rsidR="0034020A">
              <w:rPr>
                <w:noProof/>
                <w:webHidden/>
              </w:rPr>
              <w:tab/>
            </w:r>
            <w:r w:rsidR="0034020A">
              <w:rPr>
                <w:noProof/>
                <w:webHidden/>
              </w:rPr>
              <w:fldChar w:fldCharType="begin"/>
            </w:r>
            <w:r w:rsidR="0034020A">
              <w:rPr>
                <w:noProof/>
                <w:webHidden/>
              </w:rPr>
              <w:instrText xml:space="preserve"> PAGEREF _Toc1054326 \h </w:instrText>
            </w:r>
            <w:r w:rsidR="0034020A">
              <w:rPr>
                <w:noProof/>
                <w:webHidden/>
              </w:rPr>
            </w:r>
            <w:r w:rsidR="0034020A">
              <w:rPr>
                <w:noProof/>
                <w:webHidden/>
              </w:rPr>
              <w:fldChar w:fldCharType="separate"/>
            </w:r>
            <w:r w:rsidR="000D3933">
              <w:rPr>
                <w:noProof/>
                <w:webHidden/>
              </w:rPr>
              <w:t>16</w:t>
            </w:r>
            <w:r w:rsidR="0034020A">
              <w:rPr>
                <w:noProof/>
                <w:webHidden/>
              </w:rPr>
              <w:fldChar w:fldCharType="end"/>
            </w:r>
          </w:hyperlink>
        </w:p>
        <w:p w14:paraId="3F69C60E" w14:textId="75123BE8" w:rsidR="0034020A" w:rsidRDefault="00FD765D" w:rsidP="0034020A">
          <w:pPr>
            <w:pStyle w:val="TOC3"/>
            <w:rPr>
              <w:rFonts w:asciiTheme="minorHAnsi" w:eastAsiaTheme="minorEastAsia" w:hAnsiTheme="minorHAnsi" w:cstheme="minorBidi"/>
              <w:noProof/>
              <w:sz w:val="22"/>
              <w:szCs w:val="22"/>
            </w:rPr>
          </w:pPr>
          <w:hyperlink w:anchor="_Toc1054327" w:history="1">
            <w:r w:rsidR="0034020A" w:rsidRPr="00C27C42">
              <w:rPr>
                <w:rStyle w:val="Hyperlink"/>
                <w:noProof/>
              </w:rPr>
              <w:t>1.4.1.</w:t>
            </w:r>
            <w:r w:rsidR="0034020A">
              <w:rPr>
                <w:rFonts w:asciiTheme="minorHAnsi" w:eastAsiaTheme="minorEastAsia" w:hAnsiTheme="minorHAnsi" w:cstheme="minorBidi"/>
                <w:noProof/>
                <w:sz w:val="22"/>
                <w:szCs w:val="22"/>
              </w:rPr>
              <w:tab/>
            </w:r>
            <w:r w:rsidR="0034020A" w:rsidRPr="00C27C42">
              <w:rPr>
                <w:rStyle w:val="Hyperlink"/>
                <w:noProof/>
              </w:rPr>
              <w:t>Cadre théorique</w:t>
            </w:r>
            <w:r w:rsidR="0034020A">
              <w:rPr>
                <w:noProof/>
                <w:webHidden/>
              </w:rPr>
              <w:tab/>
            </w:r>
            <w:r w:rsidR="0034020A">
              <w:rPr>
                <w:noProof/>
                <w:webHidden/>
              </w:rPr>
              <w:fldChar w:fldCharType="begin"/>
            </w:r>
            <w:r w:rsidR="0034020A">
              <w:rPr>
                <w:noProof/>
                <w:webHidden/>
              </w:rPr>
              <w:instrText xml:space="preserve"> PAGEREF _Toc1054327 \h </w:instrText>
            </w:r>
            <w:r w:rsidR="0034020A">
              <w:rPr>
                <w:noProof/>
                <w:webHidden/>
              </w:rPr>
            </w:r>
            <w:r w:rsidR="0034020A">
              <w:rPr>
                <w:noProof/>
                <w:webHidden/>
              </w:rPr>
              <w:fldChar w:fldCharType="separate"/>
            </w:r>
            <w:r w:rsidR="000D3933">
              <w:rPr>
                <w:noProof/>
                <w:webHidden/>
              </w:rPr>
              <w:t>16</w:t>
            </w:r>
            <w:r w:rsidR="0034020A">
              <w:rPr>
                <w:noProof/>
                <w:webHidden/>
              </w:rPr>
              <w:fldChar w:fldCharType="end"/>
            </w:r>
          </w:hyperlink>
        </w:p>
        <w:p w14:paraId="57DFD90F" w14:textId="78628E83" w:rsidR="0034020A" w:rsidRDefault="00FD765D" w:rsidP="0034020A">
          <w:pPr>
            <w:pStyle w:val="TOC3"/>
            <w:rPr>
              <w:rFonts w:asciiTheme="minorHAnsi" w:eastAsiaTheme="minorEastAsia" w:hAnsiTheme="minorHAnsi" w:cstheme="minorBidi"/>
              <w:noProof/>
              <w:sz w:val="22"/>
              <w:szCs w:val="22"/>
            </w:rPr>
          </w:pPr>
          <w:hyperlink w:anchor="_Toc1054328" w:history="1">
            <w:r w:rsidR="0034020A" w:rsidRPr="00C27C42">
              <w:rPr>
                <w:rStyle w:val="Hyperlink"/>
                <w:noProof/>
              </w:rPr>
              <w:t>1.4.2.</w:t>
            </w:r>
            <w:r w:rsidR="0034020A">
              <w:rPr>
                <w:rFonts w:asciiTheme="minorHAnsi" w:eastAsiaTheme="minorEastAsia" w:hAnsiTheme="minorHAnsi" w:cstheme="minorBidi"/>
                <w:noProof/>
                <w:sz w:val="22"/>
                <w:szCs w:val="22"/>
              </w:rPr>
              <w:tab/>
            </w:r>
            <w:r w:rsidR="0034020A" w:rsidRPr="00C27C42">
              <w:rPr>
                <w:rStyle w:val="Hyperlink"/>
                <w:noProof/>
              </w:rPr>
              <w:t>Structure du marché du travail dans le secteur de la santé</w:t>
            </w:r>
            <w:r w:rsidR="0034020A">
              <w:rPr>
                <w:noProof/>
                <w:webHidden/>
              </w:rPr>
              <w:tab/>
            </w:r>
            <w:r w:rsidR="0034020A">
              <w:rPr>
                <w:noProof/>
                <w:webHidden/>
              </w:rPr>
              <w:fldChar w:fldCharType="begin"/>
            </w:r>
            <w:r w:rsidR="0034020A">
              <w:rPr>
                <w:noProof/>
                <w:webHidden/>
              </w:rPr>
              <w:instrText xml:space="preserve"> PAGEREF _Toc1054328 \h </w:instrText>
            </w:r>
            <w:r w:rsidR="0034020A">
              <w:rPr>
                <w:noProof/>
                <w:webHidden/>
              </w:rPr>
            </w:r>
            <w:r w:rsidR="0034020A">
              <w:rPr>
                <w:noProof/>
                <w:webHidden/>
              </w:rPr>
              <w:fldChar w:fldCharType="separate"/>
            </w:r>
            <w:r w:rsidR="000D3933">
              <w:rPr>
                <w:noProof/>
                <w:webHidden/>
              </w:rPr>
              <w:t>16</w:t>
            </w:r>
            <w:r w:rsidR="0034020A">
              <w:rPr>
                <w:noProof/>
                <w:webHidden/>
              </w:rPr>
              <w:fldChar w:fldCharType="end"/>
            </w:r>
          </w:hyperlink>
        </w:p>
        <w:p w14:paraId="4196FA5A" w14:textId="077F5FF1" w:rsidR="0034020A" w:rsidRDefault="00FD765D" w:rsidP="0034020A">
          <w:pPr>
            <w:pStyle w:val="TOC3"/>
            <w:rPr>
              <w:rFonts w:asciiTheme="minorHAnsi" w:eastAsiaTheme="minorEastAsia" w:hAnsiTheme="minorHAnsi" w:cstheme="minorBidi"/>
              <w:noProof/>
              <w:sz w:val="22"/>
              <w:szCs w:val="22"/>
            </w:rPr>
          </w:pPr>
          <w:hyperlink w:anchor="_Toc1054329" w:history="1">
            <w:r w:rsidR="0034020A" w:rsidRPr="00C27C42">
              <w:rPr>
                <w:rStyle w:val="Hyperlink"/>
                <w:noProof/>
              </w:rPr>
              <w:t>1.4.3.</w:t>
            </w:r>
            <w:r w:rsidR="0034020A">
              <w:rPr>
                <w:rFonts w:asciiTheme="minorHAnsi" w:eastAsiaTheme="minorEastAsia" w:hAnsiTheme="minorHAnsi" w:cstheme="minorBidi"/>
                <w:noProof/>
                <w:sz w:val="22"/>
                <w:szCs w:val="22"/>
              </w:rPr>
              <w:tab/>
            </w:r>
            <w:r w:rsidR="0034020A" w:rsidRPr="00C27C42">
              <w:rPr>
                <w:rStyle w:val="Hyperlink"/>
                <w:noProof/>
              </w:rPr>
              <w:t>Cadre conceptuel</w:t>
            </w:r>
            <w:r w:rsidR="0034020A">
              <w:rPr>
                <w:noProof/>
                <w:webHidden/>
              </w:rPr>
              <w:tab/>
            </w:r>
            <w:r w:rsidR="0034020A">
              <w:rPr>
                <w:noProof/>
                <w:webHidden/>
              </w:rPr>
              <w:fldChar w:fldCharType="begin"/>
            </w:r>
            <w:r w:rsidR="0034020A">
              <w:rPr>
                <w:noProof/>
                <w:webHidden/>
              </w:rPr>
              <w:instrText xml:space="preserve"> PAGEREF _Toc1054329 \h </w:instrText>
            </w:r>
            <w:r w:rsidR="0034020A">
              <w:rPr>
                <w:noProof/>
                <w:webHidden/>
              </w:rPr>
            </w:r>
            <w:r w:rsidR="0034020A">
              <w:rPr>
                <w:noProof/>
                <w:webHidden/>
              </w:rPr>
              <w:fldChar w:fldCharType="separate"/>
            </w:r>
            <w:r w:rsidR="000D3933">
              <w:rPr>
                <w:noProof/>
                <w:webHidden/>
              </w:rPr>
              <w:t>27</w:t>
            </w:r>
            <w:r w:rsidR="0034020A">
              <w:rPr>
                <w:noProof/>
                <w:webHidden/>
              </w:rPr>
              <w:fldChar w:fldCharType="end"/>
            </w:r>
          </w:hyperlink>
        </w:p>
        <w:p w14:paraId="580F29BB" w14:textId="0AB1C2AA" w:rsidR="0034020A" w:rsidRDefault="00FD765D" w:rsidP="0034020A">
          <w:pPr>
            <w:pStyle w:val="TOC2"/>
            <w:rPr>
              <w:rFonts w:asciiTheme="minorHAnsi" w:eastAsiaTheme="minorEastAsia" w:hAnsiTheme="minorHAnsi" w:cstheme="minorBidi"/>
              <w:noProof/>
              <w:sz w:val="22"/>
              <w:szCs w:val="22"/>
            </w:rPr>
          </w:pPr>
          <w:hyperlink w:anchor="_Toc1054330" w:history="1">
            <w:r w:rsidR="0034020A" w:rsidRPr="00C27C42">
              <w:rPr>
                <w:rStyle w:val="Hyperlink"/>
                <w:noProof/>
              </w:rPr>
              <w:t>1.5.</w:t>
            </w:r>
            <w:r w:rsidR="0034020A">
              <w:rPr>
                <w:rFonts w:asciiTheme="minorHAnsi" w:eastAsiaTheme="minorEastAsia" w:hAnsiTheme="minorHAnsi" w:cstheme="minorBidi"/>
                <w:noProof/>
                <w:sz w:val="22"/>
                <w:szCs w:val="22"/>
              </w:rPr>
              <w:tab/>
            </w:r>
            <w:r w:rsidR="0034020A" w:rsidRPr="00C27C42">
              <w:rPr>
                <w:rStyle w:val="Hyperlink"/>
                <w:noProof/>
              </w:rPr>
              <w:t>Traitement et analyse des données</w:t>
            </w:r>
            <w:r w:rsidR="0034020A">
              <w:rPr>
                <w:noProof/>
                <w:webHidden/>
              </w:rPr>
              <w:tab/>
            </w:r>
            <w:r w:rsidR="0034020A">
              <w:rPr>
                <w:noProof/>
                <w:webHidden/>
              </w:rPr>
              <w:fldChar w:fldCharType="begin"/>
            </w:r>
            <w:r w:rsidR="0034020A">
              <w:rPr>
                <w:noProof/>
                <w:webHidden/>
              </w:rPr>
              <w:instrText xml:space="preserve"> PAGEREF _Toc1054330 \h </w:instrText>
            </w:r>
            <w:r w:rsidR="0034020A">
              <w:rPr>
                <w:noProof/>
                <w:webHidden/>
              </w:rPr>
            </w:r>
            <w:r w:rsidR="0034020A">
              <w:rPr>
                <w:noProof/>
                <w:webHidden/>
              </w:rPr>
              <w:fldChar w:fldCharType="separate"/>
            </w:r>
            <w:r w:rsidR="000D3933">
              <w:rPr>
                <w:noProof/>
                <w:webHidden/>
              </w:rPr>
              <w:t>30</w:t>
            </w:r>
            <w:r w:rsidR="0034020A">
              <w:rPr>
                <w:noProof/>
                <w:webHidden/>
              </w:rPr>
              <w:fldChar w:fldCharType="end"/>
            </w:r>
          </w:hyperlink>
        </w:p>
        <w:p w14:paraId="58C0DF5F" w14:textId="0125C937" w:rsidR="0034020A" w:rsidRDefault="00FD765D" w:rsidP="0034020A">
          <w:pPr>
            <w:pStyle w:val="TOC2"/>
            <w:rPr>
              <w:rFonts w:asciiTheme="minorHAnsi" w:eastAsiaTheme="minorEastAsia" w:hAnsiTheme="minorHAnsi" w:cstheme="minorBidi"/>
              <w:noProof/>
              <w:sz w:val="22"/>
              <w:szCs w:val="22"/>
            </w:rPr>
          </w:pPr>
          <w:hyperlink w:anchor="_Toc1054331" w:history="1">
            <w:r w:rsidR="0034020A" w:rsidRPr="00C27C42">
              <w:rPr>
                <w:rStyle w:val="Hyperlink"/>
                <w:noProof/>
              </w:rPr>
              <w:t>1.6.</w:t>
            </w:r>
            <w:r w:rsidR="0034020A">
              <w:rPr>
                <w:rFonts w:asciiTheme="minorHAnsi" w:eastAsiaTheme="minorEastAsia" w:hAnsiTheme="minorHAnsi" w:cstheme="minorBidi"/>
                <w:noProof/>
                <w:sz w:val="22"/>
                <w:szCs w:val="22"/>
              </w:rPr>
              <w:tab/>
            </w:r>
            <w:r w:rsidR="0034020A" w:rsidRPr="00C27C42">
              <w:rPr>
                <w:rStyle w:val="Hyperlink"/>
                <w:noProof/>
              </w:rPr>
              <w:t>Cadre empirique</w:t>
            </w:r>
            <w:r w:rsidR="0034020A">
              <w:rPr>
                <w:noProof/>
                <w:webHidden/>
              </w:rPr>
              <w:tab/>
            </w:r>
            <w:r w:rsidR="0034020A">
              <w:rPr>
                <w:noProof/>
                <w:webHidden/>
              </w:rPr>
              <w:fldChar w:fldCharType="begin"/>
            </w:r>
            <w:r w:rsidR="0034020A">
              <w:rPr>
                <w:noProof/>
                <w:webHidden/>
              </w:rPr>
              <w:instrText xml:space="preserve"> PAGEREF _Toc1054331 \h </w:instrText>
            </w:r>
            <w:r w:rsidR="0034020A">
              <w:rPr>
                <w:noProof/>
                <w:webHidden/>
              </w:rPr>
            </w:r>
            <w:r w:rsidR="0034020A">
              <w:rPr>
                <w:noProof/>
                <w:webHidden/>
              </w:rPr>
              <w:fldChar w:fldCharType="separate"/>
            </w:r>
            <w:r w:rsidR="000D3933">
              <w:rPr>
                <w:noProof/>
                <w:webHidden/>
              </w:rPr>
              <w:t>31</w:t>
            </w:r>
            <w:r w:rsidR="0034020A">
              <w:rPr>
                <w:noProof/>
                <w:webHidden/>
              </w:rPr>
              <w:fldChar w:fldCharType="end"/>
            </w:r>
          </w:hyperlink>
        </w:p>
        <w:p w14:paraId="7A4623B0" w14:textId="51E8A8A8" w:rsidR="0034020A" w:rsidRDefault="00FD765D" w:rsidP="0034020A">
          <w:pPr>
            <w:pStyle w:val="TOC3"/>
            <w:rPr>
              <w:rFonts w:asciiTheme="minorHAnsi" w:eastAsiaTheme="minorEastAsia" w:hAnsiTheme="minorHAnsi" w:cstheme="minorBidi"/>
              <w:noProof/>
              <w:sz w:val="22"/>
              <w:szCs w:val="22"/>
            </w:rPr>
          </w:pPr>
          <w:hyperlink w:anchor="_Toc1054332" w:history="1">
            <w:r w:rsidR="0034020A" w:rsidRPr="00C27C42">
              <w:rPr>
                <w:rStyle w:val="Hyperlink"/>
                <w:noProof/>
              </w:rPr>
              <w:t>1.6.1.</w:t>
            </w:r>
            <w:r w:rsidR="0034020A">
              <w:rPr>
                <w:rFonts w:asciiTheme="minorHAnsi" w:eastAsiaTheme="minorEastAsia" w:hAnsiTheme="minorHAnsi" w:cstheme="minorBidi"/>
                <w:noProof/>
                <w:sz w:val="22"/>
                <w:szCs w:val="22"/>
              </w:rPr>
              <w:tab/>
            </w:r>
            <w:r w:rsidR="0034020A" w:rsidRPr="00C27C42">
              <w:rPr>
                <w:rStyle w:val="Hyperlink"/>
                <w:noProof/>
              </w:rPr>
              <w:t>Champs et unité d’enquête</w:t>
            </w:r>
            <w:r w:rsidR="0034020A">
              <w:rPr>
                <w:noProof/>
                <w:webHidden/>
              </w:rPr>
              <w:tab/>
            </w:r>
            <w:r w:rsidR="0034020A">
              <w:rPr>
                <w:noProof/>
                <w:webHidden/>
              </w:rPr>
              <w:fldChar w:fldCharType="begin"/>
            </w:r>
            <w:r w:rsidR="0034020A">
              <w:rPr>
                <w:noProof/>
                <w:webHidden/>
              </w:rPr>
              <w:instrText xml:space="preserve"> PAGEREF _Toc1054332 \h </w:instrText>
            </w:r>
            <w:r w:rsidR="0034020A">
              <w:rPr>
                <w:noProof/>
                <w:webHidden/>
              </w:rPr>
            </w:r>
            <w:r w:rsidR="0034020A">
              <w:rPr>
                <w:noProof/>
                <w:webHidden/>
              </w:rPr>
              <w:fldChar w:fldCharType="separate"/>
            </w:r>
            <w:r w:rsidR="000D3933">
              <w:rPr>
                <w:noProof/>
                <w:webHidden/>
              </w:rPr>
              <w:t>31</w:t>
            </w:r>
            <w:r w:rsidR="0034020A">
              <w:rPr>
                <w:noProof/>
                <w:webHidden/>
              </w:rPr>
              <w:fldChar w:fldCharType="end"/>
            </w:r>
          </w:hyperlink>
        </w:p>
        <w:p w14:paraId="6FD41185" w14:textId="0ADF4868" w:rsidR="0034020A" w:rsidRDefault="00FD765D" w:rsidP="0034020A">
          <w:pPr>
            <w:pStyle w:val="TOC3"/>
            <w:rPr>
              <w:rFonts w:asciiTheme="minorHAnsi" w:eastAsiaTheme="minorEastAsia" w:hAnsiTheme="minorHAnsi" w:cstheme="minorBidi"/>
              <w:noProof/>
              <w:sz w:val="22"/>
              <w:szCs w:val="22"/>
            </w:rPr>
          </w:pPr>
          <w:hyperlink w:anchor="_Toc1054333" w:history="1">
            <w:r w:rsidR="0034020A" w:rsidRPr="00C27C42">
              <w:rPr>
                <w:rStyle w:val="Hyperlink"/>
                <w:noProof/>
              </w:rPr>
              <w:t>1.6.2.</w:t>
            </w:r>
            <w:r w:rsidR="0034020A">
              <w:rPr>
                <w:rFonts w:asciiTheme="minorHAnsi" w:eastAsiaTheme="minorEastAsia" w:hAnsiTheme="minorHAnsi" w:cstheme="minorBidi"/>
                <w:noProof/>
                <w:sz w:val="22"/>
                <w:szCs w:val="22"/>
              </w:rPr>
              <w:tab/>
            </w:r>
            <w:r w:rsidR="0034020A" w:rsidRPr="00C27C42">
              <w:rPr>
                <w:rStyle w:val="Hyperlink"/>
                <w:noProof/>
              </w:rPr>
              <w:t>Méthode de collecte des données</w:t>
            </w:r>
            <w:r w:rsidR="0034020A">
              <w:rPr>
                <w:noProof/>
                <w:webHidden/>
              </w:rPr>
              <w:tab/>
            </w:r>
            <w:r w:rsidR="0034020A">
              <w:rPr>
                <w:noProof/>
                <w:webHidden/>
              </w:rPr>
              <w:fldChar w:fldCharType="begin"/>
            </w:r>
            <w:r w:rsidR="0034020A">
              <w:rPr>
                <w:noProof/>
                <w:webHidden/>
              </w:rPr>
              <w:instrText xml:space="preserve"> PAGEREF _Toc1054333 \h </w:instrText>
            </w:r>
            <w:r w:rsidR="0034020A">
              <w:rPr>
                <w:noProof/>
                <w:webHidden/>
              </w:rPr>
            </w:r>
            <w:r w:rsidR="0034020A">
              <w:rPr>
                <w:noProof/>
                <w:webHidden/>
              </w:rPr>
              <w:fldChar w:fldCharType="separate"/>
            </w:r>
            <w:r w:rsidR="000D3933">
              <w:rPr>
                <w:noProof/>
                <w:webHidden/>
              </w:rPr>
              <w:t>37</w:t>
            </w:r>
            <w:r w:rsidR="0034020A">
              <w:rPr>
                <w:noProof/>
                <w:webHidden/>
              </w:rPr>
              <w:fldChar w:fldCharType="end"/>
            </w:r>
          </w:hyperlink>
        </w:p>
        <w:p w14:paraId="35B0FB73" w14:textId="41ECB42A" w:rsidR="0034020A" w:rsidRDefault="00FD765D" w:rsidP="0034020A">
          <w:pPr>
            <w:pStyle w:val="TOC2"/>
            <w:rPr>
              <w:rFonts w:asciiTheme="minorHAnsi" w:eastAsiaTheme="minorEastAsia" w:hAnsiTheme="minorHAnsi" w:cstheme="minorBidi"/>
              <w:noProof/>
              <w:sz w:val="22"/>
              <w:szCs w:val="22"/>
            </w:rPr>
          </w:pPr>
          <w:hyperlink w:anchor="_Toc1054334" w:history="1">
            <w:r w:rsidR="0034020A" w:rsidRPr="00C27C42">
              <w:rPr>
                <w:rStyle w:val="Hyperlink"/>
                <w:noProof/>
              </w:rPr>
              <w:t>1.7.</w:t>
            </w:r>
            <w:r w:rsidR="0034020A">
              <w:rPr>
                <w:rFonts w:asciiTheme="minorHAnsi" w:eastAsiaTheme="minorEastAsia" w:hAnsiTheme="minorHAnsi" w:cstheme="minorBidi"/>
                <w:noProof/>
                <w:sz w:val="22"/>
                <w:szCs w:val="22"/>
              </w:rPr>
              <w:tab/>
            </w:r>
            <w:r w:rsidR="0034020A" w:rsidRPr="00C27C42">
              <w:rPr>
                <w:rStyle w:val="Hyperlink"/>
                <w:noProof/>
              </w:rPr>
              <w:t>Considérations éthiques</w:t>
            </w:r>
            <w:r w:rsidR="0034020A">
              <w:rPr>
                <w:noProof/>
                <w:webHidden/>
              </w:rPr>
              <w:tab/>
            </w:r>
            <w:r w:rsidR="0034020A">
              <w:rPr>
                <w:noProof/>
                <w:webHidden/>
              </w:rPr>
              <w:fldChar w:fldCharType="begin"/>
            </w:r>
            <w:r w:rsidR="0034020A">
              <w:rPr>
                <w:noProof/>
                <w:webHidden/>
              </w:rPr>
              <w:instrText xml:space="preserve"> PAGEREF _Toc1054334 \h </w:instrText>
            </w:r>
            <w:r w:rsidR="0034020A">
              <w:rPr>
                <w:noProof/>
                <w:webHidden/>
              </w:rPr>
            </w:r>
            <w:r w:rsidR="0034020A">
              <w:rPr>
                <w:noProof/>
                <w:webHidden/>
              </w:rPr>
              <w:fldChar w:fldCharType="separate"/>
            </w:r>
            <w:r w:rsidR="000D3933">
              <w:rPr>
                <w:noProof/>
                <w:webHidden/>
              </w:rPr>
              <w:t>40</w:t>
            </w:r>
            <w:r w:rsidR="0034020A">
              <w:rPr>
                <w:noProof/>
                <w:webHidden/>
              </w:rPr>
              <w:fldChar w:fldCharType="end"/>
            </w:r>
          </w:hyperlink>
        </w:p>
        <w:p w14:paraId="61AB466A" w14:textId="1801189A" w:rsidR="0034020A" w:rsidRDefault="00FD765D" w:rsidP="0034020A">
          <w:pPr>
            <w:pStyle w:val="TOC1"/>
            <w:tabs>
              <w:tab w:val="left" w:pos="480"/>
              <w:tab w:val="right" w:leader="dot" w:pos="8680"/>
            </w:tabs>
            <w:rPr>
              <w:rFonts w:asciiTheme="minorHAnsi" w:eastAsiaTheme="minorEastAsia" w:hAnsiTheme="minorHAnsi" w:cstheme="minorBidi"/>
              <w:noProof/>
              <w:sz w:val="22"/>
              <w:szCs w:val="22"/>
            </w:rPr>
          </w:pPr>
          <w:hyperlink w:anchor="_Toc1054335" w:history="1">
            <w:r w:rsidR="0034020A" w:rsidRPr="00C27C42">
              <w:rPr>
                <w:rStyle w:val="Hyperlink"/>
                <w:noProof/>
                <w:spacing w:val="2"/>
                <w:w w:val="102"/>
              </w:rPr>
              <w:t>2.</w:t>
            </w:r>
            <w:r w:rsidR="0034020A">
              <w:rPr>
                <w:rFonts w:asciiTheme="minorHAnsi" w:eastAsiaTheme="minorEastAsia" w:hAnsiTheme="minorHAnsi" w:cstheme="minorBidi"/>
                <w:noProof/>
                <w:sz w:val="22"/>
                <w:szCs w:val="22"/>
              </w:rPr>
              <w:tab/>
            </w:r>
            <w:r w:rsidR="0034020A" w:rsidRPr="00C27C42">
              <w:rPr>
                <w:rStyle w:val="Hyperlink"/>
                <w:noProof/>
              </w:rPr>
              <w:t>Présentation et analyse des données</w:t>
            </w:r>
            <w:r w:rsidR="0034020A">
              <w:rPr>
                <w:noProof/>
                <w:webHidden/>
              </w:rPr>
              <w:tab/>
            </w:r>
            <w:r w:rsidR="0034020A">
              <w:rPr>
                <w:noProof/>
                <w:webHidden/>
              </w:rPr>
              <w:fldChar w:fldCharType="begin"/>
            </w:r>
            <w:r w:rsidR="0034020A">
              <w:rPr>
                <w:noProof/>
                <w:webHidden/>
              </w:rPr>
              <w:instrText xml:space="preserve"> PAGEREF _Toc1054335 \h </w:instrText>
            </w:r>
            <w:r w:rsidR="0034020A">
              <w:rPr>
                <w:noProof/>
                <w:webHidden/>
              </w:rPr>
            </w:r>
            <w:r w:rsidR="0034020A">
              <w:rPr>
                <w:noProof/>
                <w:webHidden/>
              </w:rPr>
              <w:fldChar w:fldCharType="separate"/>
            </w:r>
            <w:r w:rsidR="000D3933">
              <w:rPr>
                <w:noProof/>
                <w:webHidden/>
              </w:rPr>
              <w:t>41</w:t>
            </w:r>
            <w:r w:rsidR="0034020A">
              <w:rPr>
                <w:noProof/>
                <w:webHidden/>
              </w:rPr>
              <w:fldChar w:fldCharType="end"/>
            </w:r>
          </w:hyperlink>
        </w:p>
        <w:p w14:paraId="02B92FF8" w14:textId="583F8CA0" w:rsidR="0034020A" w:rsidRDefault="00FD765D" w:rsidP="0034020A">
          <w:pPr>
            <w:pStyle w:val="TOC2"/>
            <w:rPr>
              <w:rFonts w:asciiTheme="minorHAnsi" w:eastAsiaTheme="minorEastAsia" w:hAnsiTheme="minorHAnsi" w:cstheme="minorBidi"/>
              <w:noProof/>
              <w:sz w:val="22"/>
              <w:szCs w:val="22"/>
            </w:rPr>
          </w:pPr>
          <w:hyperlink w:anchor="_Toc1054336" w:history="1">
            <w:r w:rsidR="0034020A" w:rsidRPr="00C27C42">
              <w:rPr>
                <w:rStyle w:val="Hyperlink"/>
                <w:noProof/>
              </w:rPr>
              <w:t>2.1.</w:t>
            </w:r>
            <w:r w:rsidR="0034020A">
              <w:rPr>
                <w:rFonts w:asciiTheme="minorHAnsi" w:eastAsiaTheme="minorEastAsia" w:hAnsiTheme="minorHAnsi" w:cstheme="minorBidi"/>
                <w:noProof/>
                <w:sz w:val="22"/>
                <w:szCs w:val="22"/>
              </w:rPr>
              <w:tab/>
            </w:r>
            <w:r w:rsidR="0034020A" w:rsidRPr="00C27C42">
              <w:rPr>
                <w:rStyle w:val="Hyperlink"/>
                <w:noProof/>
              </w:rPr>
              <w:t>Efficacité de la production des ressources humaines en santé au Bénin</w:t>
            </w:r>
            <w:r w:rsidR="0034020A">
              <w:rPr>
                <w:noProof/>
                <w:webHidden/>
              </w:rPr>
              <w:tab/>
            </w:r>
            <w:r w:rsidR="0034020A">
              <w:rPr>
                <w:noProof/>
                <w:webHidden/>
              </w:rPr>
              <w:fldChar w:fldCharType="begin"/>
            </w:r>
            <w:r w:rsidR="0034020A">
              <w:rPr>
                <w:noProof/>
                <w:webHidden/>
              </w:rPr>
              <w:instrText xml:space="preserve"> PAGEREF _Toc1054336 \h </w:instrText>
            </w:r>
            <w:r w:rsidR="0034020A">
              <w:rPr>
                <w:noProof/>
                <w:webHidden/>
              </w:rPr>
            </w:r>
            <w:r w:rsidR="0034020A">
              <w:rPr>
                <w:noProof/>
                <w:webHidden/>
              </w:rPr>
              <w:fldChar w:fldCharType="separate"/>
            </w:r>
            <w:r w:rsidR="000D3933">
              <w:rPr>
                <w:noProof/>
                <w:webHidden/>
              </w:rPr>
              <w:t>41</w:t>
            </w:r>
            <w:r w:rsidR="0034020A">
              <w:rPr>
                <w:noProof/>
                <w:webHidden/>
              </w:rPr>
              <w:fldChar w:fldCharType="end"/>
            </w:r>
          </w:hyperlink>
        </w:p>
        <w:p w14:paraId="1572004F" w14:textId="1AEB3CF4" w:rsidR="0034020A" w:rsidRDefault="00FD765D" w:rsidP="0034020A">
          <w:pPr>
            <w:pStyle w:val="TOC3"/>
            <w:rPr>
              <w:rFonts w:asciiTheme="minorHAnsi" w:eastAsiaTheme="minorEastAsia" w:hAnsiTheme="minorHAnsi" w:cstheme="minorBidi"/>
              <w:noProof/>
              <w:sz w:val="22"/>
              <w:szCs w:val="22"/>
            </w:rPr>
          </w:pPr>
          <w:hyperlink w:anchor="_Toc1054337" w:history="1">
            <w:r w:rsidR="0034020A" w:rsidRPr="00C27C42">
              <w:rPr>
                <w:rStyle w:val="Hyperlink"/>
                <w:noProof/>
              </w:rPr>
              <w:t>2.1.1.</w:t>
            </w:r>
            <w:r w:rsidR="0034020A">
              <w:rPr>
                <w:rFonts w:asciiTheme="minorHAnsi" w:eastAsiaTheme="minorEastAsia" w:hAnsiTheme="minorHAnsi" w:cstheme="minorBidi"/>
                <w:noProof/>
                <w:sz w:val="22"/>
                <w:szCs w:val="22"/>
              </w:rPr>
              <w:tab/>
            </w:r>
            <w:r w:rsidR="0034020A" w:rsidRPr="00C27C42">
              <w:rPr>
                <w:rStyle w:val="Hyperlink"/>
                <w:noProof/>
              </w:rPr>
              <w:t>Analyse des politiques de formations des RHS au Bénin</w:t>
            </w:r>
            <w:r w:rsidR="0034020A">
              <w:rPr>
                <w:noProof/>
                <w:webHidden/>
              </w:rPr>
              <w:tab/>
            </w:r>
            <w:r w:rsidR="0034020A">
              <w:rPr>
                <w:noProof/>
                <w:webHidden/>
              </w:rPr>
              <w:fldChar w:fldCharType="begin"/>
            </w:r>
            <w:r w:rsidR="0034020A">
              <w:rPr>
                <w:noProof/>
                <w:webHidden/>
              </w:rPr>
              <w:instrText xml:space="preserve"> PAGEREF _Toc1054337 \h </w:instrText>
            </w:r>
            <w:r w:rsidR="0034020A">
              <w:rPr>
                <w:noProof/>
                <w:webHidden/>
              </w:rPr>
            </w:r>
            <w:r w:rsidR="0034020A">
              <w:rPr>
                <w:noProof/>
                <w:webHidden/>
              </w:rPr>
              <w:fldChar w:fldCharType="separate"/>
            </w:r>
            <w:r w:rsidR="000D3933">
              <w:rPr>
                <w:noProof/>
                <w:webHidden/>
              </w:rPr>
              <w:t>41</w:t>
            </w:r>
            <w:r w:rsidR="0034020A">
              <w:rPr>
                <w:noProof/>
                <w:webHidden/>
              </w:rPr>
              <w:fldChar w:fldCharType="end"/>
            </w:r>
          </w:hyperlink>
        </w:p>
        <w:p w14:paraId="5182878E" w14:textId="5D71E78D" w:rsidR="0034020A" w:rsidRDefault="00FD765D" w:rsidP="0034020A">
          <w:pPr>
            <w:pStyle w:val="TOC3"/>
            <w:rPr>
              <w:rFonts w:asciiTheme="minorHAnsi" w:eastAsiaTheme="minorEastAsia" w:hAnsiTheme="minorHAnsi" w:cstheme="minorBidi"/>
              <w:noProof/>
              <w:sz w:val="22"/>
              <w:szCs w:val="22"/>
            </w:rPr>
          </w:pPr>
          <w:hyperlink w:anchor="_Toc1054338" w:history="1">
            <w:r w:rsidR="0034020A" w:rsidRPr="00C27C42">
              <w:rPr>
                <w:rStyle w:val="Hyperlink"/>
                <w:noProof/>
              </w:rPr>
              <w:t>2.1.2.</w:t>
            </w:r>
            <w:r w:rsidR="0034020A">
              <w:rPr>
                <w:rFonts w:asciiTheme="minorHAnsi" w:eastAsiaTheme="minorEastAsia" w:hAnsiTheme="minorHAnsi" w:cstheme="minorBidi"/>
                <w:noProof/>
                <w:sz w:val="22"/>
                <w:szCs w:val="22"/>
              </w:rPr>
              <w:tab/>
            </w:r>
            <w:r w:rsidR="0034020A" w:rsidRPr="00C27C42">
              <w:rPr>
                <w:rStyle w:val="Hyperlink"/>
                <w:noProof/>
              </w:rPr>
              <w:t>Efficacité interne de la production des RHS</w:t>
            </w:r>
            <w:r w:rsidR="0034020A">
              <w:rPr>
                <w:noProof/>
                <w:webHidden/>
              </w:rPr>
              <w:tab/>
            </w:r>
            <w:r w:rsidR="0034020A">
              <w:rPr>
                <w:noProof/>
                <w:webHidden/>
              </w:rPr>
              <w:fldChar w:fldCharType="begin"/>
            </w:r>
            <w:r w:rsidR="0034020A">
              <w:rPr>
                <w:noProof/>
                <w:webHidden/>
              </w:rPr>
              <w:instrText xml:space="preserve"> PAGEREF _Toc1054338 \h </w:instrText>
            </w:r>
            <w:r w:rsidR="0034020A">
              <w:rPr>
                <w:noProof/>
                <w:webHidden/>
              </w:rPr>
            </w:r>
            <w:r w:rsidR="0034020A">
              <w:rPr>
                <w:noProof/>
                <w:webHidden/>
              </w:rPr>
              <w:fldChar w:fldCharType="separate"/>
            </w:r>
            <w:r w:rsidR="000D3933">
              <w:rPr>
                <w:noProof/>
                <w:webHidden/>
              </w:rPr>
              <w:t>43</w:t>
            </w:r>
            <w:r w:rsidR="0034020A">
              <w:rPr>
                <w:noProof/>
                <w:webHidden/>
              </w:rPr>
              <w:fldChar w:fldCharType="end"/>
            </w:r>
          </w:hyperlink>
        </w:p>
        <w:p w14:paraId="17972D8D" w14:textId="552C113C" w:rsidR="0034020A" w:rsidRDefault="00FD765D" w:rsidP="0034020A">
          <w:pPr>
            <w:pStyle w:val="TOC3"/>
            <w:rPr>
              <w:rFonts w:asciiTheme="minorHAnsi" w:eastAsiaTheme="minorEastAsia" w:hAnsiTheme="minorHAnsi" w:cstheme="minorBidi"/>
              <w:noProof/>
              <w:sz w:val="22"/>
              <w:szCs w:val="22"/>
            </w:rPr>
          </w:pPr>
          <w:hyperlink w:anchor="_Toc1054339" w:history="1">
            <w:r w:rsidR="0034020A" w:rsidRPr="00C27C42">
              <w:rPr>
                <w:rStyle w:val="Hyperlink"/>
                <w:noProof/>
              </w:rPr>
              <w:t>2.1.3.</w:t>
            </w:r>
            <w:r w:rsidR="0034020A">
              <w:rPr>
                <w:rFonts w:asciiTheme="minorHAnsi" w:eastAsiaTheme="minorEastAsia" w:hAnsiTheme="minorHAnsi" w:cstheme="minorBidi"/>
                <w:noProof/>
                <w:sz w:val="22"/>
                <w:szCs w:val="22"/>
              </w:rPr>
              <w:tab/>
            </w:r>
            <w:r w:rsidR="0034020A" w:rsidRPr="00C27C42">
              <w:rPr>
                <w:rStyle w:val="Hyperlink"/>
                <w:noProof/>
              </w:rPr>
              <w:t>Efficacité externe de la production des ressources humaines en santé</w:t>
            </w:r>
            <w:r w:rsidR="0034020A">
              <w:rPr>
                <w:noProof/>
                <w:webHidden/>
              </w:rPr>
              <w:tab/>
            </w:r>
            <w:r w:rsidR="0034020A">
              <w:rPr>
                <w:noProof/>
                <w:webHidden/>
              </w:rPr>
              <w:fldChar w:fldCharType="begin"/>
            </w:r>
            <w:r w:rsidR="0034020A">
              <w:rPr>
                <w:noProof/>
                <w:webHidden/>
              </w:rPr>
              <w:instrText xml:space="preserve"> PAGEREF _Toc1054339 \h </w:instrText>
            </w:r>
            <w:r w:rsidR="0034020A">
              <w:rPr>
                <w:noProof/>
                <w:webHidden/>
              </w:rPr>
            </w:r>
            <w:r w:rsidR="0034020A">
              <w:rPr>
                <w:noProof/>
                <w:webHidden/>
              </w:rPr>
              <w:fldChar w:fldCharType="separate"/>
            </w:r>
            <w:r w:rsidR="000D3933">
              <w:rPr>
                <w:noProof/>
                <w:webHidden/>
              </w:rPr>
              <w:t>64</w:t>
            </w:r>
            <w:r w:rsidR="0034020A">
              <w:rPr>
                <w:noProof/>
                <w:webHidden/>
              </w:rPr>
              <w:fldChar w:fldCharType="end"/>
            </w:r>
          </w:hyperlink>
        </w:p>
        <w:p w14:paraId="1DBB4155" w14:textId="4A8E8B92" w:rsidR="0034020A" w:rsidRDefault="00FD765D" w:rsidP="0034020A">
          <w:pPr>
            <w:pStyle w:val="TOC2"/>
            <w:rPr>
              <w:rFonts w:asciiTheme="minorHAnsi" w:eastAsiaTheme="minorEastAsia" w:hAnsiTheme="minorHAnsi" w:cstheme="minorBidi"/>
              <w:noProof/>
              <w:sz w:val="22"/>
              <w:szCs w:val="22"/>
            </w:rPr>
          </w:pPr>
          <w:hyperlink w:anchor="_Toc1054340" w:history="1">
            <w:r w:rsidR="0034020A" w:rsidRPr="00C27C42">
              <w:rPr>
                <w:rStyle w:val="Hyperlink"/>
                <w:noProof/>
              </w:rPr>
              <w:t>2.2.</w:t>
            </w:r>
            <w:r w:rsidR="0034020A">
              <w:rPr>
                <w:rFonts w:asciiTheme="minorHAnsi" w:eastAsiaTheme="minorEastAsia" w:hAnsiTheme="minorHAnsi" w:cstheme="minorBidi"/>
                <w:noProof/>
                <w:sz w:val="22"/>
                <w:szCs w:val="22"/>
              </w:rPr>
              <w:tab/>
            </w:r>
            <w:r w:rsidR="0034020A" w:rsidRPr="00C27C42">
              <w:rPr>
                <w:rStyle w:val="Hyperlink"/>
                <w:noProof/>
              </w:rPr>
              <w:t>L'adéquation de l'offre de travail avec les besoins du service de santé nécessaire pour atteindre la couverture sanitaire</w:t>
            </w:r>
            <w:r w:rsidR="0034020A">
              <w:rPr>
                <w:noProof/>
                <w:webHidden/>
              </w:rPr>
              <w:tab/>
            </w:r>
            <w:r w:rsidR="0034020A">
              <w:rPr>
                <w:noProof/>
                <w:webHidden/>
              </w:rPr>
              <w:fldChar w:fldCharType="begin"/>
            </w:r>
            <w:r w:rsidR="0034020A">
              <w:rPr>
                <w:noProof/>
                <w:webHidden/>
              </w:rPr>
              <w:instrText xml:space="preserve"> PAGEREF _Toc1054340 \h </w:instrText>
            </w:r>
            <w:r w:rsidR="0034020A">
              <w:rPr>
                <w:noProof/>
                <w:webHidden/>
              </w:rPr>
            </w:r>
            <w:r w:rsidR="0034020A">
              <w:rPr>
                <w:noProof/>
                <w:webHidden/>
              </w:rPr>
              <w:fldChar w:fldCharType="separate"/>
            </w:r>
            <w:r w:rsidR="000D3933">
              <w:rPr>
                <w:noProof/>
                <w:webHidden/>
              </w:rPr>
              <w:t>72</w:t>
            </w:r>
            <w:r w:rsidR="0034020A">
              <w:rPr>
                <w:noProof/>
                <w:webHidden/>
              </w:rPr>
              <w:fldChar w:fldCharType="end"/>
            </w:r>
          </w:hyperlink>
        </w:p>
        <w:p w14:paraId="33C61BD1" w14:textId="1BDAE86D" w:rsidR="0034020A" w:rsidRDefault="00FD765D" w:rsidP="0034020A">
          <w:pPr>
            <w:pStyle w:val="TOC3"/>
            <w:rPr>
              <w:rFonts w:asciiTheme="minorHAnsi" w:eastAsiaTheme="minorEastAsia" w:hAnsiTheme="minorHAnsi" w:cstheme="minorBidi"/>
              <w:noProof/>
              <w:sz w:val="22"/>
              <w:szCs w:val="22"/>
            </w:rPr>
          </w:pPr>
          <w:hyperlink w:anchor="_Toc1054341" w:history="1">
            <w:r w:rsidR="0034020A" w:rsidRPr="00C27C42">
              <w:rPr>
                <w:rStyle w:val="Hyperlink"/>
                <w:noProof/>
              </w:rPr>
              <w:t>2.2.2.</w:t>
            </w:r>
            <w:r w:rsidR="0034020A">
              <w:rPr>
                <w:rFonts w:asciiTheme="minorHAnsi" w:eastAsiaTheme="minorEastAsia" w:hAnsiTheme="minorHAnsi" w:cstheme="minorBidi"/>
                <w:noProof/>
                <w:sz w:val="22"/>
                <w:szCs w:val="22"/>
              </w:rPr>
              <w:tab/>
            </w:r>
            <w:r w:rsidR="0034020A" w:rsidRPr="00C27C42">
              <w:rPr>
                <w:rStyle w:val="Hyperlink"/>
                <w:noProof/>
              </w:rPr>
              <w:t>Stock brut et compétences disponibles en RHS</w:t>
            </w:r>
            <w:r w:rsidR="0034020A">
              <w:rPr>
                <w:noProof/>
                <w:webHidden/>
              </w:rPr>
              <w:tab/>
            </w:r>
            <w:r w:rsidR="0034020A">
              <w:rPr>
                <w:noProof/>
                <w:webHidden/>
              </w:rPr>
              <w:fldChar w:fldCharType="begin"/>
            </w:r>
            <w:r w:rsidR="0034020A">
              <w:rPr>
                <w:noProof/>
                <w:webHidden/>
              </w:rPr>
              <w:instrText xml:space="preserve"> PAGEREF _Toc1054341 \h </w:instrText>
            </w:r>
            <w:r w:rsidR="0034020A">
              <w:rPr>
                <w:noProof/>
                <w:webHidden/>
              </w:rPr>
            </w:r>
            <w:r w:rsidR="0034020A">
              <w:rPr>
                <w:noProof/>
                <w:webHidden/>
              </w:rPr>
              <w:fldChar w:fldCharType="separate"/>
            </w:r>
            <w:r w:rsidR="000D3933">
              <w:rPr>
                <w:noProof/>
                <w:webHidden/>
              </w:rPr>
              <w:t>73</w:t>
            </w:r>
            <w:r w:rsidR="0034020A">
              <w:rPr>
                <w:noProof/>
                <w:webHidden/>
              </w:rPr>
              <w:fldChar w:fldCharType="end"/>
            </w:r>
          </w:hyperlink>
        </w:p>
        <w:p w14:paraId="5225F4C5" w14:textId="5C476777" w:rsidR="0034020A" w:rsidRDefault="00FD765D" w:rsidP="0034020A">
          <w:pPr>
            <w:pStyle w:val="TOC2"/>
            <w:rPr>
              <w:rFonts w:asciiTheme="minorHAnsi" w:eastAsiaTheme="minorEastAsia" w:hAnsiTheme="minorHAnsi" w:cstheme="minorBidi"/>
              <w:noProof/>
              <w:sz w:val="22"/>
              <w:szCs w:val="22"/>
            </w:rPr>
          </w:pPr>
          <w:hyperlink w:anchor="_Toc1054342" w:history="1">
            <w:r w:rsidR="0034020A" w:rsidRPr="00C27C42">
              <w:rPr>
                <w:rStyle w:val="Hyperlink"/>
                <w:noProof/>
              </w:rPr>
              <w:t>2.3.</w:t>
            </w:r>
            <w:r w:rsidR="0034020A">
              <w:rPr>
                <w:rFonts w:asciiTheme="minorHAnsi" w:eastAsiaTheme="minorEastAsia" w:hAnsiTheme="minorHAnsi" w:cstheme="minorBidi"/>
                <w:noProof/>
                <w:sz w:val="22"/>
                <w:szCs w:val="22"/>
              </w:rPr>
              <w:tab/>
            </w:r>
            <w:r w:rsidR="0034020A" w:rsidRPr="00C27C42">
              <w:rPr>
                <w:rStyle w:val="Hyperlink"/>
                <w:noProof/>
              </w:rPr>
              <w:t>Analyse du recrutement des RHS</w:t>
            </w:r>
            <w:r w:rsidR="0034020A">
              <w:rPr>
                <w:noProof/>
                <w:webHidden/>
              </w:rPr>
              <w:tab/>
            </w:r>
            <w:r w:rsidR="0034020A">
              <w:rPr>
                <w:noProof/>
                <w:webHidden/>
              </w:rPr>
              <w:fldChar w:fldCharType="begin"/>
            </w:r>
            <w:r w:rsidR="0034020A">
              <w:rPr>
                <w:noProof/>
                <w:webHidden/>
              </w:rPr>
              <w:instrText xml:space="preserve"> PAGEREF _Toc1054342 \h </w:instrText>
            </w:r>
            <w:r w:rsidR="0034020A">
              <w:rPr>
                <w:noProof/>
                <w:webHidden/>
              </w:rPr>
            </w:r>
            <w:r w:rsidR="0034020A">
              <w:rPr>
                <w:noProof/>
                <w:webHidden/>
              </w:rPr>
              <w:fldChar w:fldCharType="separate"/>
            </w:r>
            <w:r w:rsidR="000D3933">
              <w:rPr>
                <w:noProof/>
                <w:webHidden/>
              </w:rPr>
              <w:t>77</w:t>
            </w:r>
            <w:r w:rsidR="0034020A">
              <w:rPr>
                <w:noProof/>
                <w:webHidden/>
              </w:rPr>
              <w:fldChar w:fldCharType="end"/>
            </w:r>
          </w:hyperlink>
        </w:p>
        <w:p w14:paraId="152C0D39" w14:textId="07723467" w:rsidR="0034020A" w:rsidRDefault="00FD765D" w:rsidP="0034020A">
          <w:pPr>
            <w:pStyle w:val="TOC3"/>
            <w:rPr>
              <w:rFonts w:asciiTheme="minorHAnsi" w:eastAsiaTheme="minorEastAsia" w:hAnsiTheme="minorHAnsi" w:cstheme="minorBidi"/>
              <w:noProof/>
              <w:sz w:val="22"/>
              <w:szCs w:val="22"/>
            </w:rPr>
          </w:pPr>
          <w:hyperlink w:anchor="_Toc1054343" w:history="1">
            <w:r w:rsidR="0034020A" w:rsidRPr="00C27C42">
              <w:rPr>
                <w:rStyle w:val="Hyperlink"/>
                <w:noProof/>
              </w:rPr>
              <w:t>2.3.1.</w:t>
            </w:r>
            <w:r w:rsidR="0034020A">
              <w:rPr>
                <w:rFonts w:asciiTheme="minorHAnsi" w:eastAsiaTheme="minorEastAsia" w:hAnsiTheme="minorHAnsi" w:cstheme="minorBidi"/>
                <w:noProof/>
                <w:sz w:val="22"/>
                <w:szCs w:val="22"/>
              </w:rPr>
              <w:tab/>
            </w:r>
            <w:r w:rsidR="0034020A" w:rsidRPr="00C27C42">
              <w:rPr>
                <w:rStyle w:val="Hyperlink"/>
                <w:noProof/>
              </w:rPr>
              <w:t>Analyse de la politique de recrutement des personnels de santé au Bénin</w:t>
            </w:r>
            <w:r w:rsidR="0034020A">
              <w:rPr>
                <w:noProof/>
                <w:webHidden/>
              </w:rPr>
              <w:tab/>
            </w:r>
            <w:r w:rsidR="0034020A">
              <w:rPr>
                <w:noProof/>
                <w:webHidden/>
              </w:rPr>
              <w:fldChar w:fldCharType="begin"/>
            </w:r>
            <w:r w:rsidR="0034020A">
              <w:rPr>
                <w:noProof/>
                <w:webHidden/>
              </w:rPr>
              <w:instrText xml:space="preserve"> PAGEREF _Toc1054343 \h </w:instrText>
            </w:r>
            <w:r w:rsidR="0034020A">
              <w:rPr>
                <w:noProof/>
                <w:webHidden/>
              </w:rPr>
            </w:r>
            <w:r w:rsidR="0034020A">
              <w:rPr>
                <w:noProof/>
                <w:webHidden/>
              </w:rPr>
              <w:fldChar w:fldCharType="separate"/>
            </w:r>
            <w:r w:rsidR="000D3933">
              <w:rPr>
                <w:noProof/>
                <w:webHidden/>
              </w:rPr>
              <w:t>77</w:t>
            </w:r>
            <w:r w:rsidR="0034020A">
              <w:rPr>
                <w:noProof/>
                <w:webHidden/>
              </w:rPr>
              <w:fldChar w:fldCharType="end"/>
            </w:r>
          </w:hyperlink>
        </w:p>
        <w:p w14:paraId="56040D83" w14:textId="194B30CB" w:rsidR="0034020A" w:rsidRDefault="00FD765D" w:rsidP="0034020A">
          <w:pPr>
            <w:pStyle w:val="TOC3"/>
            <w:rPr>
              <w:rFonts w:asciiTheme="minorHAnsi" w:eastAsiaTheme="minorEastAsia" w:hAnsiTheme="minorHAnsi" w:cstheme="minorBidi"/>
              <w:noProof/>
              <w:sz w:val="22"/>
              <w:szCs w:val="22"/>
            </w:rPr>
          </w:pPr>
          <w:hyperlink w:anchor="_Toc1054344" w:history="1">
            <w:r w:rsidR="0034020A" w:rsidRPr="00C27C42">
              <w:rPr>
                <w:rStyle w:val="Hyperlink"/>
                <w:noProof/>
              </w:rPr>
              <w:t>2.3.2.</w:t>
            </w:r>
            <w:r w:rsidR="0034020A">
              <w:rPr>
                <w:rFonts w:asciiTheme="minorHAnsi" w:eastAsiaTheme="minorEastAsia" w:hAnsiTheme="minorHAnsi" w:cstheme="minorBidi"/>
                <w:noProof/>
                <w:sz w:val="22"/>
                <w:szCs w:val="22"/>
              </w:rPr>
              <w:tab/>
            </w:r>
            <w:r w:rsidR="0034020A" w:rsidRPr="00C27C42">
              <w:rPr>
                <w:rStyle w:val="Hyperlink"/>
                <w:noProof/>
              </w:rPr>
              <w:t>L’analyse des emplois à créer dans le secteur de la santé</w:t>
            </w:r>
            <w:r w:rsidR="0034020A">
              <w:rPr>
                <w:noProof/>
                <w:webHidden/>
              </w:rPr>
              <w:tab/>
            </w:r>
            <w:r w:rsidR="0034020A">
              <w:rPr>
                <w:noProof/>
                <w:webHidden/>
              </w:rPr>
              <w:fldChar w:fldCharType="begin"/>
            </w:r>
            <w:r w:rsidR="0034020A">
              <w:rPr>
                <w:noProof/>
                <w:webHidden/>
              </w:rPr>
              <w:instrText xml:space="preserve"> PAGEREF _Toc1054344 \h </w:instrText>
            </w:r>
            <w:r w:rsidR="0034020A">
              <w:rPr>
                <w:noProof/>
                <w:webHidden/>
              </w:rPr>
            </w:r>
            <w:r w:rsidR="0034020A">
              <w:rPr>
                <w:noProof/>
                <w:webHidden/>
              </w:rPr>
              <w:fldChar w:fldCharType="separate"/>
            </w:r>
            <w:r w:rsidR="000D3933">
              <w:rPr>
                <w:noProof/>
                <w:webHidden/>
              </w:rPr>
              <w:t>79</w:t>
            </w:r>
            <w:r w:rsidR="0034020A">
              <w:rPr>
                <w:noProof/>
                <w:webHidden/>
              </w:rPr>
              <w:fldChar w:fldCharType="end"/>
            </w:r>
          </w:hyperlink>
        </w:p>
        <w:p w14:paraId="74873134" w14:textId="10D1F85D" w:rsidR="0034020A" w:rsidRDefault="00FD765D" w:rsidP="0034020A">
          <w:pPr>
            <w:pStyle w:val="TOC3"/>
            <w:rPr>
              <w:rFonts w:asciiTheme="minorHAnsi" w:eastAsiaTheme="minorEastAsia" w:hAnsiTheme="minorHAnsi" w:cstheme="minorBidi"/>
              <w:noProof/>
              <w:sz w:val="22"/>
              <w:szCs w:val="22"/>
            </w:rPr>
          </w:pPr>
          <w:hyperlink w:anchor="_Toc1054345" w:history="1">
            <w:r w:rsidR="0034020A" w:rsidRPr="00C27C42">
              <w:rPr>
                <w:rStyle w:val="Hyperlink"/>
                <w:noProof/>
              </w:rPr>
              <w:t>2.3.3.</w:t>
            </w:r>
            <w:r w:rsidR="0034020A">
              <w:rPr>
                <w:rFonts w:asciiTheme="minorHAnsi" w:eastAsiaTheme="minorEastAsia" w:hAnsiTheme="minorHAnsi" w:cstheme="minorBidi"/>
                <w:noProof/>
                <w:sz w:val="22"/>
                <w:szCs w:val="22"/>
              </w:rPr>
              <w:tab/>
            </w:r>
            <w:r w:rsidR="0034020A" w:rsidRPr="00C27C42">
              <w:rPr>
                <w:rStyle w:val="Hyperlink"/>
                <w:noProof/>
              </w:rPr>
              <w:t>Attractivité du secteur</w:t>
            </w:r>
            <w:r w:rsidR="0034020A">
              <w:rPr>
                <w:noProof/>
                <w:webHidden/>
              </w:rPr>
              <w:tab/>
            </w:r>
            <w:r w:rsidR="0034020A">
              <w:rPr>
                <w:noProof/>
                <w:webHidden/>
              </w:rPr>
              <w:fldChar w:fldCharType="begin"/>
            </w:r>
            <w:r w:rsidR="0034020A">
              <w:rPr>
                <w:noProof/>
                <w:webHidden/>
              </w:rPr>
              <w:instrText xml:space="preserve"> PAGEREF _Toc1054345 \h </w:instrText>
            </w:r>
            <w:r w:rsidR="0034020A">
              <w:rPr>
                <w:noProof/>
                <w:webHidden/>
              </w:rPr>
            </w:r>
            <w:r w:rsidR="0034020A">
              <w:rPr>
                <w:noProof/>
                <w:webHidden/>
              </w:rPr>
              <w:fldChar w:fldCharType="separate"/>
            </w:r>
            <w:r w:rsidR="000D3933">
              <w:rPr>
                <w:noProof/>
                <w:webHidden/>
              </w:rPr>
              <w:t>81</w:t>
            </w:r>
            <w:r w:rsidR="0034020A">
              <w:rPr>
                <w:noProof/>
                <w:webHidden/>
              </w:rPr>
              <w:fldChar w:fldCharType="end"/>
            </w:r>
          </w:hyperlink>
        </w:p>
        <w:p w14:paraId="01779733" w14:textId="282653CF" w:rsidR="0034020A" w:rsidRDefault="00FD765D" w:rsidP="0034020A">
          <w:pPr>
            <w:pStyle w:val="TOC2"/>
            <w:rPr>
              <w:rFonts w:asciiTheme="minorHAnsi" w:eastAsiaTheme="minorEastAsia" w:hAnsiTheme="minorHAnsi" w:cstheme="minorBidi"/>
              <w:noProof/>
              <w:sz w:val="22"/>
              <w:szCs w:val="22"/>
            </w:rPr>
          </w:pPr>
          <w:hyperlink w:anchor="_Toc1054346" w:history="1">
            <w:r w:rsidR="0034020A" w:rsidRPr="00C27C42">
              <w:rPr>
                <w:rStyle w:val="Hyperlink"/>
                <w:noProof/>
              </w:rPr>
              <w:t>2.4.</w:t>
            </w:r>
            <w:r w:rsidR="0034020A">
              <w:rPr>
                <w:rFonts w:asciiTheme="minorHAnsi" w:eastAsiaTheme="minorEastAsia" w:hAnsiTheme="minorHAnsi" w:cstheme="minorBidi"/>
                <w:noProof/>
                <w:sz w:val="22"/>
                <w:szCs w:val="22"/>
              </w:rPr>
              <w:tab/>
            </w:r>
            <w:r w:rsidR="0034020A" w:rsidRPr="00C27C42">
              <w:rPr>
                <w:rStyle w:val="Hyperlink"/>
                <w:noProof/>
              </w:rPr>
              <w:t>Analyse de l'efficacité du déploiement du personnel de santé en vue de la mise en œuvre de la CSU</w:t>
            </w:r>
            <w:r w:rsidR="0034020A">
              <w:rPr>
                <w:noProof/>
                <w:webHidden/>
              </w:rPr>
              <w:tab/>
            </w:r>
            <w:r w:rsidR="0034020A">
              <w:rPr>
                <w:noProof/>
                <w:webHidden/>
              </w:rPr>
              <w:fldChar w:fldCharType="begin"/>
            </w:r>
            <w:r w:rsidR="0034020A">
              <w:rPr>
                <w:noProof/>
                <w:webHidden/>
              </w:rPr>
              <w:instrText xml:space="preserve"> PAGEREF _Toc1054346 \h </w:instrText>
            </w:r>
            <w:r w:rsidR="0034020A">
              <w:rPr>
                <w:noProof/>
                <w:webHidden/>
              </w:rPr>
            </w:r>
            <w:r w:rsidR="0034020A">
              <w:rPr>
                <w:noProof/>
                <w:webHidden/>
              </w:rPr>
              <w:fldChar w:fldCharType="separate"/>
            </w:r>
            <w:r w:rsidR="000D3933">
              <w:rPr>
                <w:noProof/>
                <w:webHidden/>
              </w:rPr>
              <w:t>83</w:t>
            </w:r>
            <w:r w:rsidR="0034020A">
              <w:rPr>
                <w:noProof/>
                <w:webHidden/>
              </w:rPr>
              <w:fldChar w:fldCharType="end"/>
            </w:r>
          </w:hyperlink>
        </w:p>
        <w:p w14:paraId="63F02404" w14:textId="3765EE1F" w:rsidR="0034020A" w:rsidRDefault="00FD765D" w:rsidP="0034020A">
          <w:pPr>
            <w:pStyle w:val="TOC3"/>
            <w:rPr>
              <w:rFonts w:asciiTheme="minorHAnsi" w:eastAsiaTheme="minorEastAsia" w:hAnsiTheme="minorHAnsi" w:cstheme="minorBidi"/>
              <w:noProof/>
              <w:sz w:val="22"/>
              <w:szCs w:val="22"/>
            </w:rPr>
          </w:pPr>
          <w:hyperlink w:anchor="_Toc1054347" w:history="1">
            <w:r w:rsidR="0034020A" w:rsidRPr="00C27C42">
              <w:rPr>
                <w:rStyle w:val="Hyperlink"/>
                <w:noProof/>
              </w:rPr>
              <w:t>2.4.1.</w:t>
            </w:r>
            <w:r w:rsidR="0034020A">
              <w:rPr>
                <w:rFonts w:asciiTheme="minorHAnsi" w:eastAsiaTheme="minorEastAsia" w:hAnsiTheme="minorHAnsi" w:cstheme="minorBidi"/>
                <w:noProof/>
                <w:sz w:val="22"/>
                <w:szCs w:val="22"/>
              </w:rPr>
              <w:tab/>
            </w:r>
            <w:r w:rsidR="0034020A" w:rsidRPr="00C27C42">
              <w:rPr>
                <w:rStyle w:val="Hyperlink"/>
                <w:noProof/>
              </w:rPr>
              <w:t>Analyse de la politique de déploiement des personnels de santé</w:t>
            </w:r>
            <w:r w:rsidR="0034020A">
              <w:rPr>
                <w:noProof/>
                <w:webHidden/>
              </w:rPr>
              <w:tab/>
            </w:r>
            <w:r w:rsidR="0034020A">
              <w:rPr>
                <w:noProof/>
                <w:webHidden/>
              </w:rPr>
              <w:fldChar w:fldCharType="begin"/>
            </w:r>
            <w:r w:rsidR="0034020A">
              <w:rPr>
                <w:noProof/>
                <w:webHidden/>
              </w:rPr>
              <w:instrText xml:space="preserve"> PAGEREF _Toc1054347 \h </w:instrText>
            </w:r>
            <w:r w:rsidR="0034020A">
              <w:rPr>
                <w:noProof/>
                <w:webHidden/>
              </w:rPr>
            </w:r>
            <w:r w:rsidR="0034020A">
              <w:rPr>
                <w:noProof/>
                <w:webHidden/>
              </w:rPr>
              <w:fldChar w:fldCharType="separate"/>
            </w:r>
            <w:r w:rsidR="000D3933">
              <w:rPr>
                <w:noProof/>
                <w:webHidden/>
              </w:rPr>
              <w:t>83</w:t>
            </w:r>
            <w:r w:rsidR="0034020A">
              <w:rPr>
                <w:noProof/>
                <w:webHidden/>
              </w:rPr>
              <w:fldChar w:fldCharType="end"/>
            </w:r>
          </w:hyperlink>
        </w:p>
        <w:p w14:paraId="0ED0A6FE" w14:textId="5A4BC065" w:rsidR="0034020A" w:rsidRDefault="00FD765D" w:rsidP="0034020A">
          <w:pPr>
            <w:pStyle w:val="TOC3"/>
            <w:rPr>
              <w:rFonts w:asciiTheme="minorHAnsi" w:eastAsiaTheme="minorEastAsia" w:hAnsiTheme="minorHAnsi" w:cstheme="minorBidi"/>
              <w:noProof/>
              <w:sz w:val="22"/>
              <w:szCs w:val="22"/>
            </w:rPr>
          </w:pPr>
          <w:hyperlink w:anchor="_Toc1054348" w:history="1">
            <w:r w:rsidR="0034020A" w:rsidRPr="00C27C42">
              <w:rPr>
                <w:rStyle w:val="Hyperlink"/>
                <w:noProof/>
              </w:rPr>
              <w:t>2.4.2.</w:t>
            </w:r>
            <w:r w:rsidR="0034020A">
              <w:rPr>
                <w:rFonts w:asciiTheme="minorHAnsi" w:eastAsiaTheme="minorEastAsia" w:hAnsiTheme="minorHAnsi" w:cstheme="minorBidi"/>
                <w:noProof/>
                <w:sz w:val="22"/>
                <w:szCs w:val="22"/>
              </w:rPr>
              <w:tab/>
            </w:r>
            <w:r w:rsidR="0034020A" w:rsidRPr="00C27C42">
              <w:rPr>
                <w:rStyle w:val="Hyperlink"/>
                <w:noProof/>
              </w:rPr>
              <w:t>Analyse des inégalités dans la répartition du personnel de santé au Bénin</w:t>
            </w:r>
            <w:r w:rsidR="0034020A">
              <w:rPr>
                <w:noProof/>
                <w:webHidden/>
              </w:rPr>
              <w:tab/>
            </w:r>
            <w:r w:rsidR="0034020A">
              <w:rPr>
                <w:noProof/>
                <w:webHidden/>
              </w:rPr>
              <w:fldChar w:fldCharType="begin"/>
            </w:r>
            <w:r w:rsidR="0034020A">
              <w:rPr>
                <w:noProof/>
                <w:webHidden/>
              </w:rPr>
              <w:instrText xml:space="preserve"> PAGEREF _Toc1054348 \h </w:instrText>
            </w:r>
            <w:r w:rsidR="0034020A">
              <w:rPr>
                <w:noProof/>
                <w:webHidden/>
              </w:rPr>
            </w:r>
            <w:r w:rsidR="0034020A">
              <w:rPr>
                <w:noProof/>
                <w:webHidden/>
              </w:rPr>
              <w:fldChar w:fldCharType="separate"/>
            </w:r>
            <w:r w:rsidR="000D3933">
              <w:rPr>
                <w:noProof/>
                <w:webHidden/>
              </w:rPr>
              <w:t>84</w:t>
            </w:r>
            <w:r w:rsidR="0034020A">
              <w:rPr>
                <w:noProof/>
                <w:webHidden/>
              </w:rPr>
              <w:fldChar w:fldCharType="end"/>
            </w:r>
          </w:hyperlink>
        </w:p>
        <w:p w14:paraId="75A32647" w14:textId="2D244822" w:rsidR="0034020A" w:rsidRDefault="00FD765D" w:rsidP="0034020A">
          <w:pPr>
            <w:pStyle w:val="TOC3"/>
            <w:rPr>
              <w:rFonts w:asciiTheme="minorHAnsi" w:eastAsiaTheme="minorEastAsia" w:hAnsiTheme="minorHAnsi" w:cstheme="minorBidi"/>
              <w:noProof/>
              <w:sz w:val="22"/>
              <w:szCs w:val="22"/>
            </w:rPr>
          </w:pPr>
          <w:hyperlink w:anchor="_Toc1054350" w:history="1">
            <w:r w:rsidR="0034020A" w:rsidRPr="00C27C42">
              <w:rPr>
                <w:rStyle w:val="Hyperlink"/>
                <w:noProof/>
              </w:rPr>
              <w:t>2.4.3.</w:t>
            </w:r>
            <w:r w:rsidR="0034020A">
              <w:rPr>
                <w:rFonts w:asciiTheme="minorHAnsi" w:eastAsiaTheme="minorEastAsia" w:hAnsiTheme="minorHAnsi" w:cstheme="minorBidi"/>
                <w:noProof/>
                <w:sz w:val="22"/>
                <w:szCs w:val="22"/>
              </w:rPr>
              <w:tab/>
            </w:r>
            <w:r w:rsidR="0034020A" w:rsidRPr="00C27C42">
              <w:rPr>
                <w:rStyle w:val="Hyperlink"/>
                <w:noProof/>
              </w:rPr>
              <w:t>Déterminants du choix du secteur d'exercice (public ou/et privé) par les personnels du secteur de santé au Bénin</w:t>
            </w:r>
            <w:r w:rsidR="0034020A">
              <w:rPr>
                <w:noProof/>
                <w:webHidden/>
              </w:rPr>
              <w:tab/>
            </w:r>
            <w:r w:rsidR="0034020A">
              <w:rPr>
                <w:noProof/>
                <w:webHidden/>
              </w:rPr>
              <w:fldChar w:fldCharType="begin"/>
            </w:r>
            <w:r w:rsidR="0034020A">
              <w:rPr>
                <w:noProof/>
                <w:webHidden/>
              </w:rPr>
              <w:instrText xml:space="preserve"> PAGEREF _Toc1054350 \h </w:instrText>
            </w:r>
            <w:r w:rsidR="0034020A">
              <w:rPr>
                <w:noProof/>
                <w:webHidden/>
              </w:rPr>
            </w:r>
            <w:r w:rsidR="0034020A">
              <w:rPr>
                <w:noProof/>
                <w:webHidden/>
              </w:rPr>
              <w:fldChar w:fldCharType="separate"/>
            </w:r>
            <w:r w:rsidR="000D3933">
              <w:rPr>
                <w:noProof/>
                <w:webHidden/>
              </w:rPr>
              <w:t>85</w:t>
            </w:r>
            <w:r w:rsidR="0034020A">
              <w:rPr>
                <w:noProof/>
                <w:webHidden/>
              </w:rPr>
              <w:fldChar w:fldCharType="end"/>
            </w:r>
          </w:hyperlink>
        </w:p>
        <w:p w14:paraId="0F0060FD" w14:textId="0A553C11" w:rsidR="0034020A" w:rsidRDefault="00FD765D" w:rsidP="0034020A">
          <w:pPr>
            <w:pStyle w:val="TOC3"/>
            <w:rPr>
              <w:rFonts w:asciiTheme="minorHAnsi" w:eastAsiaTheme="minorEastAsia" w:hAnsiTheme="minorHAnsi" w:cstheme="minorBidi"/>
              <w:noProof/>
              <w:sz w:val="22"/>
              <w:szCs w:val="22"/>
            </w:rPr>
          </w:pPr>
          <w:hyperlink w:anchor="_Toc1054351" w:history="1">
            <w:r w:rsidR="0034020A" w:rsidRPr="00C27C42">
              <w:rPr>
                <w:rStyle w:val="Hyperlink"/>
                <w:noProof/>
              </w:rPr>
              <w:t>2.4.4.</w:t>
            </w:r>
            <w:r w:rsidR="0034020A">
              <w:rPr>
                <w:rFonts w:asciiTheme="minorHAnsi" w:eastAsiaTheme="minorEastAsia" w:hAnsiTheme="minorHAnsi" w:cstheme="minorBidi"/>
                <w:noProof/>
                <w:sz w:val="22"/>
                <w:szCs w:val="22"/>
              </w:rPr>
              <w:tab/>
            </w:r>
            <w:r w:rsidR="0034020A" w:rsidRPr="00C27C42">
              <w:rPr>
                <w:rStyle w:val="Hyperlink"/>
                <w:noProof/>
              </w:rPr>
              <w:t>Analyse de la  Politique de fidélisation  du personnel de santé au Bénin</w:t>
            </w:r>
            <w:r w:rsidR="0034020A">
              <w:rPr>
                <w:noProof/>
                <w:webHidden/>
              </w:rPr>
              <w:tab/>
            </w:r>
            <w:r w:rsidR="0034020A">
              <w:rPr>
                <w:noProof/>
                <w:webHidden/>
              </w:rPr>
              <w:fldChar w:fldCharType="begin"/>
            </w:r>
            <w:r w:rsidR="0034020A">
              <w:rPr>
                <w:noProof/>
                <w:webHidden/>
              </w:rPr>
              <w:instrText xml:space="preserve"> PAGEREF _Toc1054351 \h </w:instrText>
            </w:r>
            <w:r w:rsidR="0034020A">
              <w:rPr>
                <w:noProof/>
                <w:webHidden/>
              </w:rPr>
            </w:r>
            <w:r w:rsidR="0034020A">
              <w:rPr>
                <w:noProof/>
                <w:webHidden/>
              </w:rPr>
              <w:fldChar w:fldCharType="separate"/>
            </w:r>
            <w:r w:rsidR="000D3933">
              <w:rPr>
                <w:noProof/>
                <w:webHidden/>
              </w:rPr>
              <w:t>88</w:t>
            </w:r>
            <w:r w:rsidR="0034020A">
              <w:rPr>
                <w:noProof/>
                <w:webHidden/>
              </w:rPr>
              <w:fldChar w:fldCharType="end"/>
            </w:r>
          </w:hyperlink>
        </w:p>
        <w:p w14:paraId="1C9592AB" w14:textId="01981377" w:rsidR="0034020A" w:rsidRDefault="00FD765D" w:rsidP="0034020A">
          <w:pPr>
            <w:pStyle w:val="TOC3"/>
            <w:rPr>
              <w:rFonts w:asciiTheme="minorHAnsi" w:eastAsiaTheme="minorEastAsia" w:hAnsiTheme="minorHAnsi" w:cstheme="minorBidi"/>
              <w:noProof/>
              <w:sz w:val="22"/>
              <w:szCs w:val="22"/>
            </w:rPr>
          </w:pPr>
          <w:hyperlink w:anchor="_Toc1054352" w:history="1">
            <w:r w:rsidR="0034020A" w:rsidRPr="00C27C42">
              <w:rPr>
                <w:rStyle w:val="Hyperlink"/>
                <w:noProof/>
              </w:rPr>
              <w:t>2.4.5.</w:t>
            </w:r>
            <w:r w:rsidR="0034020A">
              <w:rPr>
                <w:rFonts w:asciiTheme="minorHAnsi" w:eastAsiaTheme="minorEastAsia" w:hAnsiTheme="minorHAnsi" w:cstheme="minorBidi"/>
                <w:noProof/>
                <w:sz w:val="22"/>
                <w:szCs w:val="22"/>
              </w:rPr>
              <w:tab/>
            </w:r>
            <w:r w:rsidR="0034020A" w:rsidRPr="00C27C42">
              <w:rPr>
                <w:rStyle w:val="Hyperlink"/>
                <w:noProof/>
              </w:rPr>
              <w:t>L’efficacité des politiques de fidélisation</w:t>
            </w:r>
            <w:r w:rsidR="0034020A">
              <w:rPr>
                <w:noProof/>
                <w:webHidden/>
              </w:rPr>
              <w:tab/>
            </w:r>
            <w:r w:rsidR="0034020A">
              <w:rPr>
                <w:noProof/>
                <w:webHidden/>
              </w:rPr>
              <w:fldChar w:fldCharType="begin"/>
            </w:r>
            <w:r w:rsidR="0034020A">
              <w:rPr>
                <w:noProof/>
                <w:webHidden/>
              </w:rPr>
              <w:instrText xml:space="preserve"> PAGEREF _Toc1054352 \h </w:instrText>
            </w:r>
            <w:r w:rsidR="0034020A">
              <w:rPr>
                <w:noProof/>
                <w:webHidden/>
              </w:rPr>
            </w:r>
            <w:r w:rsidR="0034020A">
              <w:rPr>
                <w:noProof/>
                <w:webHidden/>
              </w:rPr>
              <w:fldChar w:fldCharType="separate"/>
            </w:r>
            <w:r w:rsidR="000D3933">
              <w:rPr>
                <w:noProof/>
                <w:webHidden/>
              </w:rPr>
              <w:t>88</w:t>
            </w:r>
            <w:r w:rsidR="0034020A">
              <w:rPr>
                <w:noProof/>
                <w:webHidden/>
              </w:rPr>
              <w:fldChar w:fldCharType="end"/>
            </w:r>
          </w:hyperlink>
        </w:p>
        <w:p w14:paraId="31286BE9" w14:textId="2F846AF1" w:rsidR="0034020A" w:rsidRDefault="00FD765D" w:rsidP="0034020A">
          <w:pPr>
            <w:pStyle w:val="TOC2"/>
            <w:rPr>
              <w:rFonts w:asciiTheme="minorHAnsi" w:eastAsiaTheme="minorEastAsia" w:hAnsiTheme="minorHAnsi" w:cstheme="minorBidi"/>
              <w:noProof/>
              <w:sz w:val="22"/>
              <w:szCs w:val="22"/>
            </w:rPr>
          </w:pPr>
          <w:hyperlink w:anchor="_Toc1054353" w:history="1">
            <w:r w:rsidR="0034020A" w:rsidRPr="00C27C42">
              <w:rPr>
                <w:rStyle w:val="Hyperlink"/>
                <w:noProof/>
              </w:rPr>
              <w:t>2.5.</w:t>
            </w:r>
            <w:r w:rsidR="0034020A">
              <w:rPr>
                <w:rFonts w:asciiTheme="minorHAnsi" w:eastAsiaTheme="minorEastAsia" w:hAnsiTheme="minorHAnsi" w:cstheme="minorBidi"/>
                <w:noProof/>
                <w:sz w:val="22"/>
                <w:szCs w:val="22"/>
              </w:rPr>
              <w:tab/>
            </w:r>
            <w:r w:rsidR="0034020A" w:rsidRPr="00C27C42">
              <w:rPr>
                <w:rStyle w:val="Hyperlink"/>
                <w:noProof/>
              </w:rPr>
              <w:t>La performance des ressources humaines en santé au Bénin</w:t>
            </w:r>
            <w:r w:rsidR="0034020A">
              <w:rPr>
                <w:noProof/>
                <w:webHidden/>
              </w:rPr>
              <w:tab/>
            </w:r>
            <w:r w:rsidR="0034020A">
              <w:rPr>
                <w:noProof/>
                <w:webHidden/>
              </w:rPr>
              <w:fldChar w:fldCharType="begin"/>
            </w:r>
            <w:r w:rsidR="0034020A">
              <w:rPr>
                <w:noProof/>
                <w:webHidden/>
              </w:rPr>
              <w:instrText xml:space="preserve"> PAGEREF _Toc1054353 \h </w:instrText>
            </w:r>
            <w:r w:rsidR="0034020A">
              <w:rPr>
                <w:noProof/>
                <w:webHidden/>
              </w:rPr>
            </w:r>
            <w:r w:rsidR="0034020A">
              <w:rPr>
                <w:noProof/>
                <w:webHidden/>
              </w:rPr>
              <w:fldChar w:fldCharType="separate"/>
            </w:r>
            <w:r w:rsidR="000D3933">
              <w:rPr>
                <w:noProof/>
                <w:webHidden/>
              </w:rPr>
              <w:t>89</w:t>
            </w:r>
            <w:r w:rsidR="0034020A">
              <w:rPr>
                <w:noProof/>
                <w:webHidden/>
              </w:rPr>
              <w:fldChar w:fldCharType="end"/>
            </w:r>
          </w:hyperlink>
        </w:p>
        <w:p w14:paraId="76C08F8D" w14:textId="689D796D" w:rsidR="0034020A" w:rsidRDefault="00FD765D" w:rsidP="0034020A">
          <w:pPr>
            <w:pStyle w:val="TOC1"/>
            <w:tabs>
              <w:tab w:val="left" w:pos="480"/>
              <w:tab w:val="right" w:leader="dot" w:pos="8680"/>
            </w:tabs>
            <w:rPr>
              <w:rFonts w:asciiTheme="minorHAnsi" w:eastAsiaTheme="minorEastAsia" w:hAnsiTheme="minorHAnsi" w:cstheme="minorBidi"/>
              <w:noProof/>
              <w:sz w:val="22"/>
              <w:szCs w:val="22"/>
            </w:rPr>
          </w:pPr>
          <w:hyperlink w:anchor="_Toc1054354" w:history="1">
            <w:r w:rsidR="0034020A" w:rsidRPr="00C27C42">
              <w:rPr>
                <w:rStyle w:val="Hyperlink"/>
                <w:noProof/>
                <w:spacing w:val="2"/>
                <w:w w:val="102"/>
              </w:rPr>
              <w:t>3.</w:t>
            </w:r>
            <w:r w:rsidR="0034020A">
              <w:rPr>
                <w:rFonts w:asciiTheme="minorHAnsi" w:eastAsiaTheme="minorEastAsia" w:hAnsiTheme="minorHAnsi" w:cstheme="minorBidi"/>
                <w:noProof/>
                <w:sz w:val="22"/>
                <w:szCs w:val="22"/>
              </w:rPr>
              <w:tab/>
            </w:r>
            <w:r w:rsidR="0034020A" w:rsidRPr="00C27C42">
              <w:rPr>
                <w:rStyle w:val="Hyperlink"/>
                <w:noProof/>
              </w:rPr>
              <w:t>Conclusion,  recommandations et difficultés</w:t>
            </w:r>
            <w:r w:rsidR="0034020A">
              <w:rPr>
                <w:noProof/>
                <w:webHidden/>
              </w:rPr>
              <w:tab/>
            </w:r>
            <w:r w:rsidR="0034020A">
              <w:rPr>
                <w:noProof/>
                <w:webHidden/>
              </w:rPr>
              <w:fldChar w:fldCharType="begin"/>
            </w:r>
            <w:r w:rsidR="0034020A">
              <w:rPr>
                <w:noProof/>
                <w:webHidden/>
              </w:rPr>
              <w:instrText xml:space="preserve"> PAGEREF _Toc1054354 \h </w:instrText>
            </w:r>
            <w:r w:rsidR="0034020A">
              <w:rPr>
                <w:noProof/>
                <w:webHidden/>
              </w:rPr>
            </w:r>
            <w:r w:rsidR="0034020A">
              <w:rPr>
                <w:noProof/>
                <w:webHidden/>
              </w:rPr>
              <w:fldChar w:fldCharType="separate"/>
            </w:r>
            <w:r w:rsidR="000D3933">
              <w:rPr>
                <w:noProof/>
                <w:webHidden/>
              </w:rPr>
              <w:t>89</w:t>
            </w:r>
            <w:r w:rsidR="0034020A">
              <w:rPr>
                <w:noProof/>
                <w:webHidden/>
              </w:rPr>
              <w:fldChar w:fldCharType="end"/>
            </w:r>
          </w:hyperlink>
        </w:p>
        <w:p w14:paraId="5450001E" w14:textId="7CA3E98E" w:rsidR="0034020A" w:rsidRDefault="00FD765D" w:rsidP="0034020A">
          <w:pPr>
            <w:pStyle w:val="TOC1"/>
            <w:tabs>
              <w:tab w:val="right" w:leader="dot" w:pos="8680"/>
            </w:tabs>
            <w:rPr>
              <w:rFonts w:asciiTheme="minorHAnsi" w:eastAsiaTheme="minorEastAsia" w:hAnsiTheme="minorHAnsi" w:cstheme="minorBidi"/>
              <w:noProof/>
              <w:sz w:val="22"/>
              <w:szCs w:val="22"/>
            </w:rPr>
          </w:pPr>
          <w:hyperlink w:anchor="_Toc1054355" w:history="1">
            <w:r w:rsidR="0034020A" w:rsidRPr="00C27C42">
              <w:rPr>
                <w:rStyle w:val="Hyperlink"/>
                <w:rFonts w:eastAsiaTheme="minorHAnsi"/>
                <w:noProof/>
                <w:lang w:eastAsia="en-US"/>
              </w:rPr>
              <w:t>Références bibliographiques</w:t>
            </w:r>
            <w:r w:rsidR="0034020A">
              <w:rPr>
                <w:noProof/>
                <w:webHidden/>
              </w:rPr>
              <w:tab/>
            </w:r>
            <w:r w:rsidR="0034020A">
              <w:rPr>
                <w:noProof/>
                <w:webHidden/>
              </w:rPr>
              <w:fldChar w:fldCharType="begin"/>
            </w:r>
            <w:r w:rsidR="0034020A">
              <w:rPr>
                <w:noProof/>
                <w:webHidden/>
              </w:rPr>
              <w:instrText xml:space="preserve"> PAGEREF _Toc1054355 \h </w:instrText>
            </w:r>
            <w:r w:rsidR="0034020A">
              <w:rPr>
                <w:noProof/>
                <w:webHidden/>
              </w:rPr>
            </w:r>
            <w:r w:rsidR="0034020A">
              <w:rPr>
                <w:noProof/>
                <w:webHidden/>
              </w:rPr>
              <w:fldChar w:fldCharType="separate"/>
            </w:r>
            <w:r w:rsidR="000D3933">
              <w:rPr>
                <w:noProof/>
                <w:webHidden/>
              </w:rPr>
              <w:t>91</w:t>
            </w:r>
            <w:r w:rsidR="0034020A">
              <w:rPr>
                <w:noProof/>
                <w:webHidden/>
              </w:rPr>
              <w:fldChar w:fldCharType="end"/>
            </w:r>
          </w:hyperlink>
        </w:p>
        <w:p w14:paraId="1C216E52" w14:textId="42F9DD7A" w:rsidR="0034020A" w:rsidRDefault="00FD765D" w:rsidP="0034020A">
          <w:pPr>
            <w:pStyle w:val="TOC1"/>
            <w:tabs>
              <w:tab w:val="right" w:leader="dot" w:pos="8680"/>
            </w:tabs>
            <w:rPr>
              <w:rFonts w:asciiTheme="minorHAnsi" w:eastAsiaTheme="minorEastAsia" w:hAnsiTheme="minorHAnsi" w:cstheme="minorBidi"/>
              <w:noProof/>
              <w:sz w:val="22"/>
              <w:szCs w:val="22"/>
            </w:rPr>
          </w:pPr>
          <w:hyperlink w:anchor="_Toc1054356" w:history="1">
            <w:r w:rsidR="0034020A" w:rsidRPr="00C27C42">
              <w:rPr>
                <w:rStyle w:val="Hyperlink"/>
                <w:noProof/>
              </w:rPr>
              <w:t>Annexes</w:t>
            </w:r>
            <w:r w:rsidR="0034020A">
              <w:rPr>
                <w:noProof/>
                <w:webHidden/>
              </w:rPr>
              <w:tab/>
            </w:r>
            <w:r w:rsidR="0034020A">
              <w:rPr>
                <w:noProof/>
                <w:webHidden/>
              </w:rPr>
              <w:fldChar w:fldCharType="begin"/>
            </w:r>
            <w:r w:rsidR="0034020A">
              <w:rPr>
                <w:noProof/>
                <w:webHidden/>
              </w:rPr>
              <w:instrText xml:space="preserve"> PAGEREF _Toc1054356 \h </w:instrText>
            </w:r>
            <w:r w:rsidR="0034020A">
              <w:rPr>
                <w:noProof/>
                <w:webHidden/>
              </w:rPr>
            </w:r>
            <w:r w:rsidR="0034020A">
              <w:rPr>
                <w:noProof/>
                <w:webHidden/>
              </w:rPr>
              <w:fldChar w:fldCharType="separate"/>
            </w:r>
            <w:r w:rsidR="000D3933">
              <w:rPr>
                <w:noProof/>
                <w:webHidden/>
              </w:rPr>
              <w:t>94</w:t>
            </w:r>
            <w:r w:rsidR="0034020A">
              <w:rPr>
                <w:noProof/>
                <w:webHidden/>
              </w:rPr>
              <w:fldChar w:fldCharType="end"/>
            </w:r>
          </w:hyperlink>
        </w:p>
        <w:p w14:paraId="22175D67" w14:textId="6F3863A6" w:rsidR="00A0191A" w:rsidRPr="00EB4CF7" w:rsidRDefault="00A0191A" w:rsidP="0034020A">
          <w:r w:rsidRPr="00EB4CF7">
            <w:rPr>
              <w:b/>
              <w:bCs/>
            </w:rPr>
            <w:fldChar w:fldCharType="end"/>
          </w:r>
        </w:p>
      </w:sdtContent>
    </w:sdt>
    <w:p w14:paraId="7566F6FB" w14:textId="77777777" w:rsidR="00623F2E" w:rsidRPr="00EB4CF7" w:rsidRDefault="00A72FFE" w:rsidP="0034020A">
      <w:pPr>
        <w:pStyle w:val="TOC1"/>
        <w:tabs>
          <w:tab w:val="left" w:pos="480"/>
          <w:tab w:val="right" w:leader="dot" w:pos="9062"/>
        </w:tabs>
        <w:spacing w:line="360" w:lineRule="auto"/>
        <w:rPr>
          <w:rFonts w:asciiTheme="minorHAnsi" w:eastAsiaTheme="minorEastAsia" w:hAnsiTheme="minorHAnsi" w:cstheme="minorBidi"/>
          <w:noProof/>
          <w:sz w:val="22"/>
          <w:szCs w:val="22"/>
        </w:rPr>
      </w:pPr>
      <w:r w:rsidRPr="00EB4CF7">
        <w:rPr>
          <w:b/>
        </w:rPr>
        <w:fldChar w:fldCharType="begin"/>
      </w:r>
      <w:r w:rsidRPr="00EB4CF7">
        <w:rPr>
          <w:b/>
        </w:rPr>
        <w:instrText xml:space="preserve"> TOC \o "1-3" \h \z \u </w:instrText>
      </w:r>
      <w:r w:rsidRPr="00EB4CF7">
        <w:rPr>
          <w:b/>
        </w:rPr>
        <w:fldChar w:fldCharType="separate"/>
      </w:r>
    </w:p>
    <w:p w14:paraId="0A1DEEBA" w14:textId="77777777" w:rsidR="00A72FFE" w:rsidRPr="00EB4CF7" w:rsidRDefault="00A72FFE" w:rsidP="0034020A">
      <w:pPr>
        <w:pStyle w:val="TOC1"/>
        <w:tabs>
          <w:tab w:val="right" w:leader="dot" w:pos="9062"/>
        </w:tabs>
        <w:spacing w:line="360" w:lineRule="auto"/>
        <w:rPr>
          <w:rFonts w:asciiTheme="minorHAnsi" w:eastAsiaTheme="minorEastAsia" w:hAnsiTheme="minorHAnsi" w:cstheme="minorBidi"/>
          <w:noProof/>
          <w:sz w:val="22"/>
          <w:szCs w:val="22"/>
        </w:rPr>
      </w:pPr>
    </w:p>
    <w:p w14:paraId="395C0CA5" w14:textId="77777777" w:rsidR="00A72FFE" w:rsidRPr="00EB4CF7" w:rsidRDefault="00A72FFE" w:rsidP="0034020A">
      <w:pPr>
        <w:spacing w:after="160" w:line="360" w:lineRule="auto"/>
        <w:rPr>
          <w:b/>
        </w:rPr>
      </w:pPr>
      <w:r w:rsidRPr="00EB4CF7">
        <w:rPr>
          <w:b/>
        </w:rPr>
        <w:fldChar w:fldCharType="end"/>
      </w:r>
    </w:p>
    <w:p w14:paraId="1B5DDCD3" w14:textId="77777777" w:rsidR="00A72FFE" w:rsidRPr="00EB4CF7" w:rsidRDefault="00A72FFE" w:rsidP="0034020A">
      <w:pPr>
        <w:spacing w:after="160" w:line="360" w:lineRule="auto"/>
        <w:rPr>
          <w:b/>
        </w:rPr>
      </w:pPr>
      <w:r w:rsidRPr="00EB4CF7">
        <w:rPr>
          <w:b/>
        </w:rPr>
        <w:br w:type="page"/>
      </w:r>
    </w:p>
    <w:p w14:paraId="7AED5E0B" w14:textId="77777777" w:rsidR="00A72FFE" w:rsidRPr="00EB4CF7" w:rsidRDefault="00A72FFE" w:rsidP="0034020A">
      <w:pPr>
        <w:pStyle w:val="Heading1"/>
        <w:numPr>
          <w:ilvl w:val="0"/>
          <w:numId w:val="16"/>
        </w:numPr>
        <w:ind w:left="0" w:firstLine="0"/>
      </w:pPr>
      <w:bookmarkStart w:id="1" w:name="_Toc1054320"/>
      <w:r w:rsidRPr="00EB4CF7">
        <w:lastRenderedPageBreak/>
        <w:t>Introduction</w:t>
      </w:r>
      <w:bookmarkEnd w:id="1"/>
    </w:p>
    <w:p w14:paraId="7F3DD290" w14:textId="77777777" w:rsidR="00590358" w:rsidRPr="00EB4CF7" w:rsidRDefault="00590358" w:rsidP="0034020A">
      <w:pPr>
        <w:spacing w:after="160" w:line="360" w:lineRule="auto"/>
        <w:jc w:val="both"/>
      </w:pPr>
      <w:r w:rsidRPr="00EB4CF7">
        <w:t>La présente introduction expose le contexte général et la justification de l’étude, précise les objectifs de l’étude et les résultats attendus. Elle expose ensuite le cadre d’analyse en mettant un accent sur les éléments de théorie du marché du travail, le cadre conceptuel sous-jacent à l’</w:t>
      </w:r>
      <w:r w:rsidR="009908B5" w:rsidRPr="00EB4CF7">
        <w:t>etude. Enfin, elle expose le processus de collecte et de traitement des informations collectées.</w:t>
      </w:r>
    </w:p>
    <w:p w14:paraId="01C3E736" w14:textId="77777777" w:rsidR="00A72FFE" w:rsidRPr="00EB4CF7" w:rsidRDefault="00A72FFE" w:rsidP="0034020A">
      <w:pPr>
        <w:pStyle w:val="Heading2"/>
        <w:ind w:left="0" w:firstLine="0"/>
      </w:pPr>
      <w:bookmarkStart w:id="2" w:name="_Toc1054321"/>
      <w:r w:rsidRPr="00EB4CF7">
        <w:t>Contexte et justification de l’étude</w:t>
      </w:r>
      <w:bookmarkEnd w:id="2"/>
    </w:p>
    <w:p w14:paraId="5389B0B2" w14:textId="77777777" w:rsidR="009908B5" w:rsidRPr="00EB4CF7" w:rsidRDefault="009908B5" w:rsidP="0034020A">
      <w:pPr>
        <w:pStyle w:val="Heading3"/>
        <w:ind w:left="0" w:firstLine="0"/>
      </w:pPr>
      <w:bookmarkStart w:id="3" w:name="_Toc1054322"/>
      <w:r w:rsidRPr="00EB4CF7">
        <w:t>Contexte général</w:t>
      </w:r>
      <w:bookmarkEnd w:id="3"/>
    </w:p>
    <w:p w14:paraId="644C91B4" w14:textId="748E3530" w:rsidR="00590358" w:rsidRPr="00EB4CF7" w:rsidRDefault="00590358" w:rsidP="0034020A">
      <w:pPr>
        <w:spacing w:line="360" w:lineRule="auto"/>
        <w:jc w:val="both"/>
        <w:rPr>
          <w:rFonts w:eastAsiaTheme="minorHAnsi"/>
          <w:lang w:eastAsia="en-US"/>
        </w:rPr>
      </w:pPr>
      <w:r w:rsidRPr="00EB4CF7">
        <w:rPr>
          <w:rFonts w:eastAsiaTheme="minorHAnsi"/>
          <w:lang w:eastAsia="en-US"/>
        </w:rPr>
        <w:t>Le Bénin est un pays de l’Afrique de l’Ouest situé dans le Golfe de Guinée. Il est limité au Nord par le  Niger, au Nord-Ouest par le Burkina Faso, à l'Ouest par le Togo, à l'Est par le Nig</w:t>
      </w:r>
      <w:r w:rsidR="0006482C">
        <w:rPr>
          <w:rFonts w:eastAsiaTheme="minorHAnsi"/>
          <w:lang w:eastAsia="en-US"/>
        </w:rPr>
        <w:t>é</w:t>
      </w:r>
      <w:r w:rsidRPr="00EB4CF7">
        <w:rPr>
          <w:rFonts w:eastAsiaTheme="minorHAnsi"/>
          <w:lang w:eastAsia="en-US"/>
        </w:rPr>
        <w:t xml:space="preserve">ria et au Sud par  l'Océan Atlantique. Il s’étend sur une superficie de 114.763 km², avec un relief peu accidenté, dominé au </w:t>
      </w:r>
      <w:r w:rsidR="0006482C">
        <w:rPr>
          <w:rFonts w:eastAsiaTheme="minorHAnsi"/>
          <w:lang w:eastAsia="en-US"/>
        </w:rPr>
        <w:t>S</w:t>
      </w:r>
      <w:r w:rsidRPr="00EB4CF7">
        <w:rPr>
          <w:rFonts w:eastAsiaTheme="minorHAnsi"/>
          <w:lang w:eastAsia="en-US"/>
        </w:rPr>
        <w:t xml:space="preserve">ud par les plateaux de Sakété-Pobè-Kétou dans la partie Est, d'Allada au Centre, et d'Adja dans la région de Dogbo. Au centre du pays se dressent des collines d'origine granitique dont la hauteur tourne autour des 200 mètres alors qu'au  Nord-Ouest, l'on retrouve les chaînes de l’Atacora dont l'altitude avoisine les 800 mètres. </w:t>
      </w:r>
      <w:r w:rsidR="0026639F" w:rsidRPr="00EB4CF7">
        <w:rPr>
          <w:rFonts w:eastAsiaTheme="minorHAnsi"/>
          <w:lang w:eastAsia="en-US"/>
        </w:rPr>
        <w:t xml:space="preserve">La </w:t>
      </w:r>
      <w:r w:rsidRPr="00EB4CF7">
        <w:rPr>
          <w:rFonts w:eastAsiaTheme="minorHAnsi"/>
          <w:lang w:eastAsia="en-US"/>
        </w:rPr>
        <w:t xml:space="preserve">position géographique du pays s’étendant de la côte jusqu’au pied du sahel, confère au Bénin un rôle de pays de transit pour la plupart de ses voisins avec, comme conséquences, un certain nombre de risques de maladies en provenance de ces derniers.  </w:t>
      </w:r>
    </w:p>
    <w:p w14:paraId="687E8C97" w14:textId="6A6FEAD6" w:rsidR="00590358" w:rsidRPr="00EB4CF7" w:rsidRDefault="00590358" w:rsidP="0034020A">
      <w:pPr>
        <w:spacing w:line="360" w:lineRule="auto"/>
        <w:jc w:val="both"/>
        <w:rPr>
          <w:rFonts w:eastAsiaTheme="minorHAnsi"/>
          <w:lang w:eastAsia="en-US"/>
        </w:rPr>
      </w:pPr>
      <w:r w:rsidRPr="00EB4CF7">
        <w:rPr>
          <w:rFonts w:eastAsiaTheme="minorHAnsi"/>
          <w:lang w:eastAsia="en-US"/>
        </w:rPr>
        <w:t>Sur le plan administratif, le Bénin est découpé en douze (12) départements qu</w:t>
      </w:r>
      <w:r w:rsidR="0006482C">
        <w:rPr>
          <w:rFonts w:eastAsiaTheme="minorHAnsi"/>
          <w:lang w:eastAsia="en-US"/>
        </w:rPr>
        <w:t>e</w:t>
      </w:r>
      <w:r w:rsidRPr="00EB4CF7">
        <w:rPr>
          <w:rFonts w:eastAsiaTheme="minorHAnsi"/>
          <w:lang w:eastAsia="en-US"/>
        </w:rPr>
        <w:t xml:space="preserve"> sont : Alibori, Atacora, Atlantique, Borgou, Collines, Couffo, Donga, Littoral, Mono, Ouémé, Plateau et Zou. Chaque  département est subdivisé en communes et chaque commune en arrondissements et </w:t>
      </w:r>
      <w:r w:rsidR="0006482C">
        <w:rPr>
          <w:rFonts w:eastAsiaTheme="minorHAnsi"/>
          <w:lang w:eastAsia="en-US"/>
        </w:rPr>
        <w:t xml:space="preserve">chaque arrondissement </w:t>
      </w:r>
      <w:r w:rsidRPr="00EB4CF7">
        <w:rPr>
          <w:rFonts w:eastAsiaTheme="minorHAnsi"/>
          <w:lang w:eastAsia="en-US"/>
        </w:rPr>
        <w:t xml:space="preserve">en quartiers de ville et /ou villages. Ainsi, le Bénin compte </w:t>
      </w:r>
      <w:r w:rsidR="00921E08">
        <w:rPr>
          <w:rFonts w:eastAsiaTheme="minorHAnsi"/>
          <w:lang w:eastAsia="en-US"/>
        </w:rPr>
        <w:t xml:space="preserve"> soixante dix sept (</w:t>
      </w:r>
      <w:r w:rsidRPr="00EB4CF7">
        <w:rPr>
          <w:rFonts w:eastAsiaTheme="minorHAnsi"/>
          <w:lang w:eastAsia="en-US"/>
        </w:rPr>
        <w:t>77</w:t>
      </w:r>
      <w:r w:rsidR="00921E08">
        <w:rPr>
          <w:rFonts w:eastAsiaTheme="minorHAnsi"/>
          <w:lang w:eastAsia="en-US"/>
        </w:rPr>
        <w:t>)</w:t>
      </w:r>
      <w:r w:rsidRPr="00EB4CF7">
        <w:rPr>
          <w:rFonts w:eastAsiaTheme="minorHAnsi"/>
          <w:lang w:eastAsia="en-US"/>
        </w:rPr>
        <w:t xml:space="preserve"> communes dont trois (03) à statut particulier (Porto-Novo, Cotonou, Parakou), 546 arrondissements et </w:t>
      </w:r>
      <w:r w:rsidR="00921E08">
        <w:rPr>
          <w:rFonts w:eastAsiaTheme="minorHAnsi"/>
          <w:lang w:eastAsia="en-US"/>
        </w:rPr>
        <w:t xml:space="preserve">5290 </w:t>
      </w:r>
      <w:r w:rsidRPr="00EB4CF7">
        <w:rPr>
          <w:rFonts w:eastAsiaTheme="minorHAnsi"/>
          <w:lang w:eastAsia="en-US"/>
        </w:rPr>
        <w:t xml:space="preserve">villages ou quartiers de ville. Chaque village </w:t>
      </w:r>
      <w:r w:rsidR="0026639F" w:rsidRPr="00EB4CF7">
        <w:rPr>
          <w:rFonts w:eastAsiaTheme="minorHAnsi"/>
          <w:lang w:eastAsia="en-US"/>
        </w:rPr>
        <w:t xml:space="preserve">et </w:t>
      </w:r>
      <w:r w:rsidRPr="00EB4CF7">
        <w:rPr>
          <w:rFonts w:eastAsiaTheme="minorHAnsi"/>
          <w:lang w:eastAsia="en-US"/>
        </w:rPr>
        <w:t xml:space="preserve">quartier de ville constitue l'unité administrative de base autour de laquelle s'organisent la vie sociale et économique (INSAE, 2002). </w:t>
      </w:r>
    </w:p>
    <w:p w14:paraId="59E473C4" w14:textId="324F38C9" w:rsidR="00590358" w:rsidRPr="00EB4CF7" w:rsidRDefault="00590358" w:rsidP="0034020A">
      <w:pPr>
        <w:shd w:val="clear" w:color="auto" w:fill="FFFFFF"/>
        <w:spacing w:line="360" w:lineRule="auto"/>
        <w:jc w:val="both"/>
        <w:rPr>
          <w:rFonts w:eastAsiaTheme="minorHAnsi"/>
          <w:lang w:eastAsia="en-US"/>
        </w:rPr>
      </w:pPr>
      <w:r w:rsidRPr="00EB4CF7">
        <w:t xml:space="preserve">Au plan politique, depuis 2003, le Bénin s’est engagé dans un processus de décentralisation et de transfert des compétences à la base pour rapprocher l’administration publique des administrés. Ce transfert de compétence touche aussi le domaine de la santé qui avait tout de même une avance d’au moins vingt (20) ans sur le processus de décentralisation politique. En effet, suite à la table ronde du secteur santé qui a réuni en janvier 1995 tous les partenaires techniques et financiers du secteur, il a été décidé de la réorganisation de la base de la pyramide sanitaire avec la création des zones sanitaires disposant chacune d’un hôpital de zone qui constitue le premier niveau de référence avant le centre hospitalier départemental. Cette décision a été concrétisée par la prise du décret 98-300 du 20 juillet 1998 portant réorganisation </w:t>
      </w:r>
      <w:r w:rsidRPr="00EB4CF7">
        <w:lastRenderedPageBreak/>
        <w:t xml:space="preserve">de la base de la pyramide sanitaire. Depuis lors, il y a eu un renforcement de la responsabilité des niveaux intermédiaires et périphériques dans la gestion des ressources humaines et financières jusque-là très centralisée.  D’un autre côté, la décentralisation a favorisé le développement de la participation communautaire à travers la création et </w:t>
      </w:r>
      <w:r w:rsidR="00ED04A8">
        <w:t xml:space="preserve">la </w:t>
      </w:r>
      <w:r w:rsidRPr="00EB4CF7">
        <w:t>dynamisation des Comités de Gestion des Centres de Santé (COGECS) et l’implication progressive des municipalités dans la mise en œuvre des actions de développement sanitaire à la base.</w:t>
      </w:r>
    </w:p>
    <w:p w14:paraId="2C3A0A29" w14:textId="77777777" w:rsidR="00590358" w:rsidRPr="00EB4CF7" w:rsidRDefault="00590358" w:rsidP="0034020A">
      <w:pPr>
        <w:spacing w:line="360" w:lineRule="auto"/>
        <w:jc w:val="both"/>
        <w:rPr>
          <w:rFonts w:eastAsiaTheme="minorHAnsi"/>
          <w:lang w:eastAsia="en-US"/>
        </w:rPr>
      </w:pPr>
    </w:p>
    <w:p w14:paraId="49A48635" w14:textId="460F96DE" w:rsidR="00590358" w:rsidRPr="00EB4CF7" w:rsidRDefault="00590358" w:rsidP="0034020A">
      <w:pPr>
        <w:spacing w:line="360" w:lineRule="auto"/>
        <w:jc w:val="both"/>
        <w:rPr>
          <w:rFonts w:eastAsiaTheme="minorHAnsi"/>
          <w:lang w:eastAsia="en-US"/>
        </w:rPr>
      </w:pPr>
      <w:r w:rsidRPr="00EB4CF7">
        <w:rPr>
          <w:rFonts w:eastAsiaTheme="minorHAnsi"/>
          <w:lang w:eastAsia="en-US"/>
        </w:rPr>
        <w:t>Sur le plan démographique, la population du Bénin est estimée en 2016, à partir des données du troisième Recensement Général de la Population et de l'Habitation (INSAE, 2013) à 10.741.458  habitants avec une prédominance du sexe féminin qui est estimé</w:t>
      </w:r>
      <w:r w:rsidR="00B018BF">
        <w:rPr>
          <w:rFonts w:eastAsiaTheme="minorHAnsi"/>
          <w:lang w:eastAsia="en-US"/>
        </w:rPr>
        <w:t>e</w:t>
      </w:r>
      <w:r w:rsidRPr="00EB4CF7">
        <w:rPr>
          <w:rFonts w:eastAsiaTheme="minorHAnsi"/>
          <w:lang w:eastAsia="en-US"/>
        </w:rPr>
        <w:t xml:space="preserve"> à 51,50% par rapport à celui masculin estimé à 48,50%. La tendance est de plus en plus, pour cette population, d’aller vivre en ville et on note que </w:t>
      </w:r>
      <w:r w:rsidR="00921E08">
        <w:rPr>
          <w:rFonts w:eastAsiaTheme="minorHAnsi"/>
          <w:lang w:eastAsia="en-US"/>
        </w:rPr>
        <w:t>45</w:t>
      </w:r>
      <w:r w:rsidRPr="00EB4CF7">
        <w:rPr>
          <w:rFonts w:eastAsiaTheme="minorHAnsi"/>
          <w:lang w:eastAsia="en-US"/>
        </w:rPr>
        <w:t xml:space="preserve">,% de la population est urbaine contre </w:t>
      </w:r>
      <w:r w:rsidR="00921E08">
        <w:rPr>
          <w:rFonts w:eastAsiaTheme="minorHAnsi"/>
          <w:lang w:eastAsia="en-US"/>
        </w:rPr>
        <w:t>55</w:t>
      </w:r>
      <w:r w:rsidRPr="00EB4CF7">
        <w:rPr>
          <w:rFonts w:eastAsiaTheme="minorHAnsi"/>
          <w:lang w:eastAsia="en-US"/>
        </w:rPr>
        <w:t>,% rurale. La répartition par grand groupe d'âges de la population montre que les  femmes en âge de procréer (15-49 ans) constituent 45,9 % de la population féminine totale, les enfants de moins d’un (01) an représentent 3,50 % et ceux de moins de 5 ans 17,40 %. Les moins de 15 ans représentent 46,80 % ce qui montre que la population du Bénin est très jeune. Les 15 à 60 ans constituent 47,90% et les plus de 60 ans forment 5,30% de la population. Cette structure de la population béninoise est de nature à induire une demande de soins de santé plus grande.</w:t>
      </w:r>
    </w:p>
    <w:p w14:paraId="47BD8BC0" w14:textId="698E7213" w:rsidR="00590358" w:rsidRPr="00EB4CF7" w:rsidRDefault="00590358" w:rsidP="0034020A">
      <w:pPr>
        <w:pStyle w:val="NormalWeb"/>
        <w:spacing w:before="45" w:beforeAutospacing="0" w:after="120" w:afterAutospacing="0" w:line="360" w:lineRule="auto"/>
        <w:jc w:val="both"/>
        <w:rPr>
          <w:rFonts w:eastAsiaTheme="minorHAnsi"/>
          <w:lang w:eastAsia="en-US"/>
        </w:rPr>
      </w:pPr>
      <w:r w:rsidRPr="00EB4CF7">
        <w:rPr>
          <w:rFonts w:eastAsiaTheme="minorHAnsi"/>
          <w:lang w:eastAsia="en-US"/>
        </w:rPr>
        <w:t>Au plan économique, le Bénin malgré une croissance bien dynamique a connu des performances négatives  ces dernières années. En effet, en 2015, la croissance économique</w:t>
      </w:r>
      <w:r w:rsidR="00590D8F">
        <w:rPr>
          <w:rFonts w:eastAsiaTheme="minorHAnsi"/>
          <w:lang w:eastAsia="en-US"/>
        </w:rPr>
        <w:t xml:space="preserve"> a  chuté</w:t>
      </w:r>
      <w:r w:rsidR="000D254E">
        <w:rPr>
          <w:rFonts w:eastAsiaTheme="minorHAnsi"/>
          <w:lang w:eastAsia="en-US"/>
        </w:rPr>
        <w:t xml:space="preserve"> </w:t>
      </w:r>
      <w:r w:rsidRPr="00EB4CF7">
        <w:rPr>
          <w:rFonts w:eastAsiaTheme="minorHAnsi"/>
          <w:lang w:eastAsia="en-US"/>
        </w:rPr>
        <w:t xml:space="preserve">à 2,1%  du PIB, contre 7,2% en 2013, avant de repartir en 2016 à 4%, soutenue par la vigueur de la production agricole. </w:t>
      </w:r>
      <w:r w:rsidR="008D6498">
        <w:rPr>
          <w:rFonts w:eastAsiaTheme="minorHAnsi"/>
          <w:lang w:eastAsia="en-US"/>
        </w:rPr>
        <w:t xml:space="preserve">Le taux de pauvreté est passé de 19% en 2011 à 27% en 2016. </w:t>
      </w:r>
      <w:r w:rsidRPr="00EB4CF7">
        <w:rPr>
          <w:rFonts w:eastAsiaTheme="minorHAnsi"/>
          <w:lang w:eastAsia="en-US"/>
        </w:rPr>
        <w:t xml:space="preserve">Un renforcement de la croissance est attendu pour </w:t>
      </w:r>
      <w:r w:rsidR="008D6498" w:rsidRPr="00EB4CF7">
        <w:rPr>
          <w:rFonts w:eastAsiaTheme="minorHAnsi"/>
          <w:lang w:eastAsia="en-US"/>
        </w:rPr>
        <w:t>201</w:t>
      </w:r>
      <w:r w:rsidR="008D6498">
        <w:rPr>
          <w:rFonts w:eastAsiaTheme="minorHAnsi"/>
          <w:lang w:eastAsia="en-US"/>
        </w:rPr>
        <w:t>9</w:t>
      </w:r>
      <w:r w:rsidR="008D6498" w:rsidRPr="00EB4CF7">
        <w:rPr>
          <w:rFonts w:eastAsiaTheme="minorHAnsi"/>
          <w:lang w:eastAsia="en-US"/>
        </w:rPr>
        <w:t xml:space="preserve"> </w:t>
      </w:r>
      <w:r w:rsidRPr="00EB4CF7">
        <w:rPr>
          <w:rFonts w:eastAsiaTheme="minorHAnsi"/>
          <w:lang w:eastAsia="en-US"/>
        </w:rPr>
        <w:t>(</w:t>
      </w:r>
      <w:r w:rsidR="008D6498">
        <w:rPr>
          <w:rFonts w:eastAsiaTheme="minorHAnsi"/>
          <w:lang w:eastAsia="en-US"/>
        </w:rPr>
        <w:t>7,6</w:t>
      </w:r>
      <w:r w:rsidRPr="00EB4CF7">
        <w:rPr>
          <w:rFonts w:eastAsiaTheme="minorHAnsi"/>
          <w:lang w:eastAsia="en-US"/>
        </w:rPr>
        <w:t>%) et à moyen terme, principalement grâce à l’agriculture, à une augmentation de l’investissement public et à la sortie de récession du Nig</w:t>
      </w:r>
      <w:r w:rsidR="001D0ABF">
        <w:rPr>
          <w:rFonts w:eastAsiaTheme="minorHAnsi"/>
          <w:lang w:eastAsia="en-US"/>
        </w:rPr>
        <w:t>é</w:t>
      </w:r>
      <w:r w:rsidRPr="00EB4CF7">
        <w:rPr>
          <w:rFonts w:eastAsiaTheme="minorHAnsi"/>
          <w:lang w:eastAsia="en-US"/>
        </w:rPr>
        <w:t>ria. Cette perspective de croissance doublée des réformes en cours notamment en matière d’assainissement des finances publiques depuis le deuxième semestre 2016, est favorable à la mobilisation de ressources pour le financement des secteurs sociaux notamment le secteur sanitaire.</w:t>
      </w:r>
    </w:p>
    <w:p w14:paraId="4DA71F30" w14:textId="32555D31" w:rsidR="00590358" w:rsidRPr="00EB4CF7" w:rsidRDefault="00590358" w:rsidP="0034020A">
      <w:pPr>
        <w:pStyle w:val="NormalWeb"/>
        <w:spacing w:before="0" w:beforeAutospacing="0" w:after="0" w:afterAutospacing="0" w:line="360" w:lineRule="auto"/>
        <w:jc w:val="both"/>
      </w:pPr>
      <w:r w:rsidRPr="00EB4CF7">
        <w:rPr>
          <w:rFonts w:eastAsiaTheme="minorHAnsi"/>
          <w:lang w:eastAsia="en-US"/>
        </w:rPr>
        <w:t xml:space="preserve">Au plan des réformes sectorielles, </w:t>
      </w:r>
      <w:r w:rsidRPr="00EB4CF7">
        <w:t xml:space="preserve">plusieurs réformes </w:t>
      </w:r>
      <w:r w:rsidR="00B0439B">
        <w:t xml:space="preserve">ont été opérées dans le secteur de la santé; il s’agit notamment de l’instauration du </w:t>
      </w:r>
      <w:r w:rsidR="00B0439B" w:rsidRPr="00EB4CF7">
        <w:t xml:space="preserve">fonds sanitaire des indigents, </w:t>
      </w:r>
      <w:r w:rsidR="00B0439B">
        <w:t>d</w:t>
      </w:r>
      <w:r w:rsidR="00B0439B" w:rsidRPr="00EB4CF7">
        <w:t>es mesures d’exemptions de paiement</w:t>
      </w:r>
      <w:r w:rsidR="00B0439B">
        <w:t xml:space="preserve">,  et d’autres </w:t>
      </w:r>
      <w:r w:rsidRPr="00EB4CF7">
        <w:t xml:space="preserve">sont en </w:t>
      </w:r>
      <w:r w:rsidR="000D254E" w:rsidRPr="00EB4CF7">
        <w:t xml:space="preserve">cours. </w:t>
      </w:r>
      <w:r w:rsidR="00CE4CFE">
        <w:t xml:space="preserve">Ces réformes </w:t>
      </w:r>
      <w:r w:rsidRPr="00EB4CF7">
        <w:t xml:space="preserve"> vis</w:t>
      </w:r>
      <w:r w:rsidR="00CE4CFE">
        <w:t>e</w:t>
      </w:r>
      <w:r w:rsidRPr="00EB4CF7">
        <w:t>nt l’amélioration de l’accessibilité financière des populations aux soins de qualité</w:t>
      </w:r>
      <w:r w:rsidR="00CE4CFE">
        <w:t xml:space="preserve">, </w:t>
      </w:r>
      <w:r w:rsidRPr="00EB4CF7">
        <w:t xml:space="preserve"> la couverture sanitaire universelle via le régime d’assurance maladie universelle qui a été repris dans le sous-programme "Assurance pour la </w:t>
      </w:r>
      <w:r w:rsidR="001D0ABF" w:rsidRPr="00EB4CF7">
        <w:t>R</w:t>
      </w:r>
      <w:r w:rsidR="001D0ABF">
        <w:t>enforcement</w:t>
      </w:r>
      <w:r w:rsidR="001D0ABF" w:rsidRPr="00EB4CF7">
        <w:t xml:space="preserve"> </w:t>
      </w:r>
      <w:r w:rsidRPr="00EB4CF7">
        <w:t xml:space="preserve">du Capital Humain" (ARCH) du Programme d’Action du Gouvernement (PAG) </w:t>
      </w:r>
      <w:r w:rsidRPr="00EB4CF7">
        <w:lastRenderedPageBreak/>
        <w:t>2</w:t>
      </w:r>
      <w:r w:rsidR="00B018BF">
        <w:t>01</w:t>
      </w:r>
      <w:r w:rsidRPr="00EB4CF7">
        <w:t>6-2021 aujourd’hui pour plus d’impact, la politique nationale d’assurance qualité, et l’approche de financement basé sur les résultats. L’absence d’intégration de ces réformes dans une stratégie globale et cohérente de renforcement du système, dans un réel partenariat entre l’offre et la demande de soins, en limite toutefois les effets.</w:t>
      </w:r>
    </w:p>
    <w:p w14:paraId="1F64577F" w14:textId="47EA9D42" w:rsidR="00590358" w:rsidRPr="00EB4CF7" w:rsidRDefault="00590358" w:rsidP="0034020A">
      <w:pPr>
        <w:pStyle w:val="NormalWeb"/>
        <w:spacing w:before="45" w:beforeAutospacing="0" w:after="120" w:afterAutospacing="0" w:line="360" w:lineRule="auto"/>
        <w:jc w:val="both"/>
        <w:rPr>
          <w:rFonts w:eastAsiaTheme="minorHAnsi"/>
          <w:lang w:eastAsia="en-US"/>
        </w:rPr>
      </w:pPr>
      <w:r w:rsidRPr="00EB4CF7">
        <w:rPr>
          <w:rFonts w:eastAsiaTheme="minorHAnsi"/>
          <w:lang w:eastAsia="en-US"/>
        </w:rPr>
        <w:t xml:space="preserve">Enfin, au plan social, le Bénin bénéficie d’une stabilité générale depuis la conférence </w:t>
      </w:r>
      <w:r w:rsidR="00835A63">
        <w:rPr>
          <w:rFonts w:eastAsiaTheme="minorHAnsi"/>
          <w:lang w:eastAsia="en-US"/>
        </w:rPr>
        <w:t>nationale</w:t>
      </w:r>
      <w:r w:rsidR="00835A63" w:rsidRPr="00EB4CF7">
        <w:rPr>
          <w:rFonts w:eastAsiaTheme="minorHAnsi"/>
          <w:lang w:eastAsia="en-US"/>
        </w:rPr>
        <w:t xml:space="preserve"> </w:t>
      </w:r>
      <w:r w:rsidRPr="00EB4CF7">
        <w:rPr>
          <w:rFonts w:eastAsiaTheme="minorHAnsi"/>
          <w:lang w:eastAsia="en-US"/>
        </w:rPr>
        <w:t xml:space="preserve">des forces vives de février 1990. Cependant, le secteur public </w:t>
      </w:r>
      <w:r w:rsidR="00F977AD">
        <w:rPr>
          <w:rFonts w:eastAsiaTheme="minorHAnsi"/>
          <w:lang w:eastAsia="en-US"/>
        </w:rPr>
        <w:t xml:space="preserve">a été </w:t>
      </w:r>
      <w:r w:rsidRPr="00EB4CF7">
        <w:rPr>
          <w:rFonts w:eastAsiaTheme="minorHAnsi"/>
          <w:lang w:eastAsia="en-US"/>
        </w:rPr>
        <w:t xml:space="preserve"> perturbé </w:t>
      </w:r>
      <w:r w:rsidR="00F977AD">
        <w:rPr>
          <w:rFonts w:eastAsiaTheme="minorHAnsi"/>
          <w:lang w:eastAsia="en-US"/>
        </w:rPr>
        <w:t xml:space="preserve">jusqu’en 2017 </w:t>
      </w:r>
      <w:r w:rsidRPr="00EB4CF7">
        <w:rPr>
          <w:rFonts w:eastAsiaTheme="minorHAnsi"/>
          <w:lang w:eastAsia="en-US"/>
        </w:rPr>
        <w:t xml:space="preserve">par des revendications  des travailleurs qui </w:t>
      </w:r>
      <w:r w:rsidR="00F977AD">
        <w:rPr>
          <w:rFonts w:eastAsiaTheme="minorHAnsi"/>
          <w:lang w:eastAsia="en-US"/>
        </w:rPr>
        <w:t xml:space="preserve">ont pris  </w:t>
      </w:r>
      <w:r w:rsidRPr="00EB4CF7">
        <w:rPr>
          <w:rFonts w:eastAsiaTheme="minorHAnsi"/>
          <w:lang w:eastAsia="en-US"/>
        </w:rPr>
        <w:t xml:space="preserve"> parfois l’allure de grèves perlées touchant aussi bien l’administration des finances que les secteurs sociaux notamment l’éducation et la santé. </w:t>
      </w:r>
      <w:r w:rsidR="00F977AD">
        <w:rPr>
          <w:rFonts w:eastAsiaTheme="minorHAnsi"/>
          <w:lang w:eastAsia="en-US"/>
        </w:rPr>
        <w:t>Mais depuis 2018, l’</w:t>
      </w:r>
      <w:r w:rsidR="005E45C7">
        <w:rPr>
          <w:rFonts w:eastAsiaTheme="minorHAnsi"/>
          <w:lang w:eastAsia="en-US"/>
        </w:rPr>
        <w:t xml:space="preserve">exercice du droit de grève est encadré par la loi, dans le but de réduire </w:t>
      </w:r>
      <w:r w:rsidRPr="00EB4CF7">
        <w:rPr>
          <w:rFonts w:eastAsiaTheme="minorHAnsi"/>
          <w:lang w:eastAsia="en-US"/>
        </w:rPr>
        <w:t>des conséquences énormes sur le fonctionnement des formations sanitaires</w:t>
      </w:r>
      <w:r w:rsidR="005E45C7">
        <w:rPr>
          <w:rFonts w:eastAsiaTheme="minorHAnsi"/>
          <w:lang w:eastAsia="en-US"/>
        </w:rPr>
        <w:t xml:space="preserve"> notamment</w:t>
      </w:r>
      <w:r w:rsidRPr="00EB4CF7">
        <w:rPr>
          <w:rFonts w:eastAsiaTheme="minorHAnsi"/>
          <w:lang w:eastAsia="en-US"/>
        </w:rPr>
        <w:t xml:space="preserve">.  </w:t>
      </w:r>
    </w:p>
    <w:p w14:paraId="677D5B8E" w14:textId="77777777" w:rsidR="00590358" w:rsidRPr="00EB4CF7" w:rsidRDefault="009908B5" w:rsidP="0034020A">
      <w:pPr>
        <w:pStyle w:val="Heading3"/>
        <w:ind w:left="0" w:firstLine="0"/>
      </w:pPr>
      <w:bookmarkStart w:id="4" w:name="_Toc1054323"/>
      <w:r w:rsidRPr="00EB4CF7">
        <w:t>Justification de l’étude</w:t>
      </w:r>
      <w:bookmarkEnd w:id="4"/>
    </w:p>
    <w:p w14:paraId="4F2E4E2C" w14:textId="28F37E56" w:rsidR="009908B5" w:rsidRPr="00EB4CF7" w:rsidRDefault="009908B5" w:rsidP="0034020A">
      <w:pPr>
        <w:spacing w:line="360" w:lineRule="auto"/>
        <w:jc w:val="both"/>
      </w:pPr>
      <w:r w:rsidRPr="00EB4CF7">
        <w:rPr>
          <w:lang w:eastAsia="en-US"/>
        </w:rPr>
        <w:t xml:space="preserve"> </w:t>
      </w:r>
      <w:r w:rsidRPr="00EB4CF7">
        <w:t xml:space="preserve">La santé des populations constitue une préoccupation majeure des pays africains et du monde. Cette préoccupation est matérialisée dans la charte africaine des Droits de l’Homme qui dispose que « Toute personne  a le droit de jouir du meilleur état de santé physique et mentale qu’elle soit capable d’atteindre. Les Etats partis à la présente Charte s’engagent à prendre les mesures nécessaires en vue de protéger la santé de leurs populations et de leur assurer l’assistance médicale en cas de maladie ». La constitution du Bénin du 11 décembre 1990, en ses articles 8 et 26 a fait du droit à la santé un enjeu majeur pour le développement de la société béninoise. Ainsi, la vision du Bénin contenue dans les Etudes Nationales de Perspectives à Long Terme « Bénin Alafia 2025 » intègre le bien-être social qui repose entre autres sur les éléments suivants : un système éducatif efficace et performant ; </w:t>
      </w:r>
      <w:r w:rsidRPr="00EB4CF7">
        <w:rPr>
          <w:b/>
        </w:rPr>
        <w:t>des soins de santé de qualité.</w:t>
      </w:r>
      <w:r w:rsidRPr="00EB4CF7">
        <w:t xml:space="preserve"> Selon ces études, et en lien avec </w:t>
      </w:r>
      <w:r w:rsidR="00510C5F">
        <w:t xml:space="preserve">le </w:t>
      </w:r>
      <w:r w:rsidR="00510C5F" w:rsidRPr="007E7369">
        <w:t>Programme National de Développement Sanitaire</w:t>
      </w:r>
      <w:r w:rsidR="00E23E2E" w:rsidRPr="007E7369">
        <w:t xml:space="preserve"> 2018-2022</w:t>
      </w:r>
      <w:r w:rsidR="00510C5F" w:rsidRPr="007E7369">
        <w:t>,</w:t>
      </w:r>
      <w:r w:rsidR="007E7369" w:rsidRPr="007E7369">
        <w:t xml:space="preserve"> </w:t>
      </w:r>
      <w:r w:rsidRPr="007E7369">
        <w:t>la vision du secteur de la santé stipule que «</w:t>
      </w:r>
      <w:r w:rsidR="007E7369" w:rsidRPr="007E7369">
        <w:t>Le Bénin dispose en 2030 d’un système de santé régulé,  performant et résiliant  basé sur la disponibilité permanente de soins promotionnel préventif, curatif, ré-adaptatif  et palliatif de qualité, équitables et accessibles selon le cycle de vie, à tous les niveaux de la pyramide sanitaire avec la participation active de la population</w:t>
      </w:r>
      <w:r w:rsidRPr="007E7369">
        <w:t>».</w:t>
      </w:r>
    </w:p>
    <w:p w14:paraId="3E79C3ED" w14:textId="77777777" w:rsidR="009908B5" w:rsidRPr="00EB4CF7" w:rsidRDefault="009908B5" w:rsidP="0034020A">
      <w:pPr>
        <w:spacing w:line="360" w:lineRule="auto"/>
        <w:jc w:val="both"/>
      </w:pPr>
    </w:p>
    <w:p w14:paraId="605E420C" w14:textId="17206F5D" w:rsidR="009908B5" w:rsidRPr="00EB4CF7" w:rsidRDefault="009908B5" w:rsidP="0034020A">
      <w:pPr>
        <w:spacing w:line="360" w:lineRule="auto"/>
        <w:jc w:val="both"/>
      </w:pPr>
      <w:r w:rsidRPr="00EB4CF7">
        <w:t xml:space="preserve">Beaucoup de décisions politiques ont été prises accompagnées d’actions concrètes. Il s’agit entre autres de l’institution de la gratuité de la césarienne, de la prise en charge </w:t>
      </w:r>
      <w:r w:rsidR="00C414D2">
        <w:t xml:space="preserve">gratuite </w:t>
      </w:r>
      <w:r w:rsidRPr="00EB4CF7">
        <w:t>du paludisme pour les enfants de 0 à 5 ans, de la mise en place du Régime d’Assurance Maladie Universelle (RAMU ), qui a été repris dans le sous-programme "Assurance pour l</w:t>
      </w:r>
      <w:r w:rsidR="00835A63">
        <w:t>e</w:t>
      </w:r>
      <w:r w:rsidRPr="00EB4CF7">
        <w:t xml:space="preserve"> </w:t>
      </w:r>
      <w:r w:rsidR="00835A63" w:rsidRPr="00EB4CF7">
        <w:t>Re</w:t>
      </w:r>
      <w:r w:rsidR="00835A63">
        <w:t>nforcement</w:t>
      </w:r>
      <w:r w:rsidR="00835A63" w:rsidRPr="00EB4CF7">
        <w:t xml:space="preserve"> </w:t>
      </w:r>
      <w:r w:rsidRPr="00EB4CF7">
        <w:t>du Capital Humain" (ARCH) du Programme d’Action du Gouvernement (PAG) 2</w:t>
      </w:r>
      <w:r w:rsidR="00835A63">
        <w:t>016</w:t>
      </w:r>
      <w:r w:rsidRPr="00EB4CF7">
        <w:t xml:space="preserve">-2021 aujourd’hui pour plus d’impact, etc. </w:t>
      </w:r>
    </w:p>
    <w:p w14:paraId="1B18B63B" w14:textId="77777777" w:rsidR="009908B5" w:rsidRPr="00EB4CF7" w:rsidRDefault="009908B5" w:rsidP="0034020A">
      <w:pPr>
        <w:spacing w:line="360" w:lineRule="auto"/>
        <w:jc w:val="both"/>
      </w:pPr>
      <w:r w:rsidRPr="00EB4CF7">
        <w:lastRenderedPageBreak/>
        <w:t>Nonobstant ces considérations et cette place de premier choix accordée à la santé, la situation actuelle est loin d’être reluisante. En effet, malgré un taux de couverture sanitaire de 88,3%, le Bénin enregistre un taux de mortalité maternelle de 351 pour 100 000 naissances vivantes (MICS 2014, INSAE), et un taux de mortalité infanto-juvénile de 70°/oo (EDSB 2011-2012). Il en est ainsi malgré le slogan cher au pays : « ne plus mourir en voulant donner la vie et que chaque enfant naisse vivant ».</w:t>
      </w:r>
    </w:p>
    <w:p w14:paraId="1E13B02E" w14:textId="77777777" w:rsidR="009908B5" w:rsidRPr="00EB4CF7" w:rsidRDefault="009908B5" w:rsidP="0034020A">
      <w:pPr>
        <w:shd w:val="clear" w:color="auto" w:fill="FFFFFF" w:themeFill="background1"/>
        <w:spacing w:line="360" w:lineRule="auto"/>
        <w:jc w:val="both"/>
      </w:pPr>
    </w:p>
    <w:p w14:paraId="527D5035" w14:textId="6D5251EE" w:rsidR="009908B5" w:rsidRPr="00EB4CF7" w:rsidRDefault="009908B5" w:rsidP="0034020A">
      <w:pPr>
        <w:shd w:val="clear" w:color="auto" w:fill="FFFFFF" w:themeFill="background1"/>
        <w:spacing w:line="360" w:lineRule="auto"/>
        <w:jc w:val="both"/>
      </w:pPr>
      <w:r w:rsidRPr="00EB4CF7">
        <w:t>Plusieurs facteurs contribuent à cette situation dont l’un des principaux est la disponibilité en quantité et en qualité de ressources humaines en santé. Il est une évidence que les ressources humaines de la santé compétentes, équipées,  disponibles et accessibles partout sont indispensables pour une offre des services de santé de qualité à la population</w:t>
      </w:r>
      <w:r w:rsidR="005D170D" w:rsidRPr="00EB4CF7">
        <w:t xml:space="preserve">. </w:t>
      </w:r>
      <w:r w:rsidR="005D170D">
        <w:t xml:space="preserve">L’offre de services de santé devrait être structurée de manière à apporter une réponse adéquate à la demande, mais malheureusement, </w:t>
      </w:r>
      <w:r w:rsidRPr="00EB4CF7">
        <w:t xml:space="preserve"> la situation des ressources humaines dans le secteur de la santé</w:t>
      </w:r>
      <w:r w:rsidRPr="00EB4CF7">
        <w:rPr>
          <w:b/>
        </w:rPr>
        <w:t xml:space="preserve"> </w:t>
      </w:r>
      <w:r w:rsidRPr="00EB4CF7">
        <w:t xml:space="preserve">est caractérisée par plusieurs goulots d’étranglements dont quatre (04) principaux : </w:t>
      </w:r>
    </w:p>
    <w:p w14:paraId="2C7AF3F8" w14:textId="77777777" w:rsidR="009908B5" w:rsidRPr="00EB4CF7" w:rsidRDefault="009908B5" w:rsidP="0034020A">
      <w:pPr>
        <w:shd w:val="clear" w:color="auto" w:fill="FFFFFF" w:themeFill="background1"/>
        <w:spacing w:line="360" w:lineRule="auto"/>
        <w:jc w:val="both"/>
      </w:pPr>
    </w:p>
    <w:p w14:paraId="03EE4E75" w14:textId="0A1DFB0B" w:rsidR="009908B5" w:rsidRPr="00EB4CF7" w:rsidRDefault="00185C56" w:rsidP="0034020A">
      <w:pPr>
        <w:pStyle w:val="ListParagraph"/>
        <w:numPr>
          <w:ilvl w:val="0"/>
          <w:numId w:val="2"/>
        </w:numPr>
        <w:spacing w:after="160" w:line="360" w:lineRule="auto"/>
        <w:ind w:left="0" w:firstLine="0"/>
        <w:jc w:val="both"/>
      </w:pPr>
      <w:r>
        <w:t>l</w:t>
      </w:r>
      <w:r w:rsidR="009908B5" w:rsidRPr="00EB4CF7">
        <w:t>’insuffisance de personnel médical et paramédical, notamment le personnel spécialisé;</w:t>
      </w:r>
    </w:p>
    <w:p w14:paraId="68449E6A" w14:textId="6BB480FC" w:rsidR="009908B5" w:rsidRPr="00EB4CF7" w:rsidRDefault="00185C56" w:rsidP="0034020A">
      <w:pPr>
        <w:pStyle w:val="ListParagraph"/>
        <w:numPr>
          <w:ilvl w:val="0"/>
          <w:numId w:val="2"/>
        </w:numPr>
        <w:spacing w:after="160" w:line="360" w:lineRule="auto"/>
        <w:ind w:left="0" w:firstLine="0"/>
        <w:jc w:val="both"/>
      </w:pPr>
      <w:r>
        <w:t>l</w:t>
      </w:r>
      <w:r w:rsidR="009908B5" w:rsidRPr="00EB4CF7">
        <w:t xml:space="preserve">a répartition inéquitable du personnel qui se traduit par la concentration des effectifs dans </w:t>
      </w:r>
      <w:r>
        <w:t>l</w:t>
      </w:r>
      <w:r w:rsidR="009908B5" w:rsidRPr="00EB4CF7">
        <w:t>es centres urbains au détriment des centres ruraux ;</w:t>
      </w:r>
    </w:p>
    <w:p w14:paraId="2B7E4664" w14:textId="57F5F7CF" w:rsidR="009908B5" w:rsidRPr="00EB4CF7" w:rsidRDefault="00185C56" w:rsidP="0034020A">
      <w:pPr>
        <w:pStyle w:val="ListParagraph"/>
        <w:numPr>
          <w:ilvl w:val="0"/>
          <w:numId w:val="2"/>
        </w:numPr>
        <w:spacing w:after="160" w:line="360" w:lineRule="auto"/>
        <w:ind w:left="0" w:firstLine="0"/>
        <w:jc w:val="both"/>
      </w:pPr>
      <w:r>
        <w:t>l</w:t>
      </w:r>
      <w:r w:rsidR="009908B5" w:rsidRPr="00EB4CF7">
        <w:t>a baisse de motivation chez les agents ;</w:t>
      </w:r>
    </w:p>
    <w:p w14:paraId="265F23CD" w14:textId="06C53E5C" w:rsidR="009908B5" w:rsidRPr="00EB4CF7" w:rsidRDefault="00185C56" w:rsidP="0034020A">
      <w:pPr>
        <w:pStyle w:val="ListParagraph"/>
        <w:numPr>
          <w:ilvl w:val="0"/>
          <w:numId w:val="2"/>
        </w:numPr>
        <w:spacing w:after="160" w:line="360" w:lineRule="auto"/>
        <w:ind w:left="0" w:firstLine="0"/>
        <w:jc w:val="both"/>
      </w:pPr>
      <w:r>
        <w:t>l</w:t>
      </w:r>
      <w:r w:rsidR="009908B5" w:rsidRPr="00EB4CF7">
        <w:t>’inadéquation de la production des professionnels de santé avec les besoins en compétence du secteur.</w:t>
      </w:r>
    </w:p>
    <w:p w14:paraId="2AED2F2A" w14:textId="03B29C16" w:rsidR="009908B5" w:rsidRPr="00EB4CF7" w:rsidRDefault="009908B5" w:rsidP="0034020A">
      <w:pPr>
        <w:spacing w:line="360" w:lineRule="auto"/>
        <w:jc w:val="both"/>
      </w:pPr>
      <w:r w:rsidRPr="00EB4CF7">
        <w:t>Déjà en 2006, dans son rapport, l’OMS identifie le Bénin dans le rang des pays du monde connaissant une pénurie aiguë de prestataires de santé (</w:t>
      </w:r>
      <w:r w:rsidRPr="00EB4CF7">
        <w:rPr>
          <w:i/>
        </w:rPr>
        <w:t>Rapport sur la santé dans le monde 2006 : Travailler ensemble pour la santé</w:t>
      </w:r>
      <w:r w:rsidRPr="00EB4CF7">
        <w:t>, Figure N°3, page xviii). Effectivement, depuis plus d’une décennie au Bénin, une pénurie criarde des ressources humaines en santé se fait observer malgré les efforts engagés par l’Etat. Pour preuve, déjà en 2004, on ne dénombrait que 593 médecins spécialistes dans le secteur public au Bénin par rapport aux 1781 nécessaires pour être en adéquation avec le ra</w:t>
      </w:r>
      <w:r w:rsidR="00C414D2">
        <w:t>t</w:t>
      </w:r>
      <w:r w:rsidRPr="00EB4CF7">
        <w:t>io de référence utilisé par le Bénin (un médecin pour 10 000 habitants).  En 2008, le besoin total en personnel de santé pour couvrir la population suivant le ratio retenu était de 21 111 contre 13 777 effectivement disponibles (Plan stratégique de développement des ressources humaines du secteur santé 2009-2018). Cette situation persiste encore, comme en témoigne les statistiques sur le déficit en personnels de santé en 2016. Ainsi on enregistre </w:t>
      </w:r>
      <w:r w:rsidRPr="00EB4CF7">
        <w:rPr>
          <w:bCs/>
        </w:rPr>
        <w:t xml:space="preserve">64 % de couverture des besoins en RHS pour le pays, </w:t>
      </w:r>
      <w:r w:rsidRPr="00EB4CF7">
        <w:t xml:space="preserve">4,76 agents de santé (Médecins, Infirmiers et Sages-femmes) pour 10.000 habitants, beaucoup de disparités avec par </w:t>
      </w:r>
      <w:r w:rsidRPr="00EB4CF7">
        <w:lastRenderedPageBreak/>
        <w:t xml:space="preserve">exemple </w:t>
      </w:r>
      <w:r w:rsidRPr="00EB4CF7">
        <w:rPr>
          <w:bCs/>
        </w:rPr>
        <w:t>3</w:t>
      </w:r>
      <w:r w:rsidR="00C414D2">
        <w:rPr>
          <w:bCs/>
        </w:rPr>
        <w:t xml:space="preserve"> couples de</w:t>
      </w:r>
      <w:r w:rsidRPr="00EB4CF7">
        <w:rPr>
          <w:bCs/>
        </w:rPr>
        <w:t xml:space="preserve"> départements moins couverts</w:t>
      </w:r>
      <w:r w:rsidRPr="00EB4CF7">
        <w:rPr>
          <w:b/>
          <w:bCs/>
        </w:rPr>
        <w:t xml:space="preserve"> </w:t>
      </w:r>
      <w:r w:rsidRPr="00EB4CF7">
        <w:t>en RHS : Atacora/Donga, Mono/Couffo et Zou/Collines (respectivement 26%, 21% et 22% de besoins en RHS non couverts)</w:t>
      </w:r>
      <w:r w:rsidR="00C414D2">
        <w:t xml:space="preserve"> selon l’ancien découpage</w:t>
      </w:r>
      <w:r w:rsidRPr="00EB4CF7">
        <w:t>.</w:t>
      </w:r>
    </w:p>
    <w:p w14:paraId="683720DE" w14:textId="77777777" w:rsidR="009908B5" w:rsidRPr="00EB4CF7" w:rsidRDefault="009908B5" w:rsidP="0034020A">
      <w:pPr>
        <w:spacing w:line="360" w:lineRule="auto"/>
        <w:jc w:val="both"/>
      </w:pPr>
    </w:p>
    <w:p w14:paraId="25F4D0D9" w14:textId="761AB3DB" w:rsidR="009908B5" w:rsidRPr="00EB4CF7" w:rsidRDefault="009908B5" w:rsidP="0034020A">
      <w:pPr>
        <w:spacing w:line="360" w:lineRule="auto"/>
        <w:jc w:val="both"/>
      </w:pPr>
      <w:r w:rsidRPr="00EB4CF7">
        <w:t>Aujourd’hui cette situation s’est aggravée avec 962 départs à la retraite entre 2012 et 2016 (dont 88% sont des professionnels de santé). De même, en 2014, l’offre en SF</w:t>
      </w:r>
      <w:r w:rsidR="00C414D2">
        <w:t>E</w:t>
      </w:r>
      <w:r w:rsidRPr="00EB4CF7">
        <w:t>, IDE, M</w:t>
      </w:r>
      <w:r w:rsidR="00B01787">
        <w:t>DE</w:t>
      </w:r>
      <w:r w:rsidRPr="00EB4CF7">
        <w:t>, GYN et PED couvrait environ 33% des besoins. Ce taux de couverture s’améliorera jusqu’à 44% (seulement) en 2024 si le Bénin maintient les efforts actuels. Mais en chiffres absolu, les écarts entre besoins et offre s’aggravent dans les années qui suivent.</w:t>
      </w:r>
    </w:p>
    <w:p w14:paraId="3BFCD366" w14:textId="77777777" w:rsidR="009908B5" w:rsidRPr="00EB4CF7" w:rsidRDefault="009908B5" w:rsidP="0034020A">
      <w:pPr>
        <w:spacing w:line="360" w:lineRule="auto"/>
        <w:jc w:val="both"/>
      </w:pPr>
    </w:p>
    <w:p w14:paraId="0561C998" w14:textId="77777777" w:rsidR="002F5E11" w:rsidRDefault="009908B5" w:rsidP="0034020A">
      <w:pPr>
        <w:spacing w:line="360" w:lineRule="auto"/>
        <w:jc w:val="both"/>
      </w:pPr>
      <w:r w:rsidRPr="00EB4CF7">
        <w:t xml:space="preserve">Toutes ces situations ont plusieurs conséquences dont la dégradation du portefeuille des compétences (moins de </w:t>
      </w:r>
      <w:r w:rsidR="00B01787" w:rsidRPr="00EB4CF7">
        <w:t>SFE</w:t>
      </w:r>
      <w:r w:rsidR="00B01787">
        <w:t xml:space="preserve"> et I</w:t>
      </w:r>
      <w:r w:rsidR="00B01787" w:rsidRPr="00EB4CF7">
        <w:t>nfirmiers</w:t>
      </w:r>
      <w:r w:rsidR="00B01787">
        <w:t xml:space="preserve"> spécialisés</w:t>
      </w:r>
      <w:r w:rsidR="00B01787" w:rsidRPr="00EB4CF7">
        <w:t xml:space="preserve">, </w:t>
      </w:r>
      <w:r w:rsidR="00B01787">
        <w:t xml:space="preserve">et moins de </w:t>
      </w:r>
      <w:r w:rsidRPr="00EB4CF7">
        <w:t xml:space="preserve">spécialistes en </w:t>
      </w:r>
      <w:r w:rsidR="00C414D2">
        <w:t>C</w:t>
      </w:r>
      <w:r w:rsidRPr="00EB4CF7">
        <w:t xml:space="preserve">hirurgie, </w:t>
      </w:r>
      <w:r w:rsidR="00C414D2">
        <w:t>P</w:t>
      </w:r>
      <w:r w:rsidRPr="00EB4CF7">
        <w:t xml:space="preserve">édiatrie, </w:t>
      </w:r>
      <w:r w:rsidR="00C414D2">
        <w:t>G</w:t>
      </w:r>
      <w:r w:rsidRPr="00EB4CF7">
        <w:t>ynécolo</w:t>
      </w:r>
      <w:r w:rsidR="00C414D2">
        <w:t>gie</w:t>
      </w:r>
      <w:r w:rsidRPr="00EB4CF7">
        <w:t>, Transfusion Sanguine, etc.), le déséquilibre dans la répartition des ressources humaines (27% des professionnels de santé au Bénin servent dans les milieux ruraux où vivent 55 % des populations), la tension sur les effectifs au travail et les conditions de travail (gestion de la pénurie) et la compromission graduelle de la c</w:t>
      </w:r>
      <w:r w:rsidRPr="00EB4CF7">
        <w:rPr>
          <w:bCs/>
        </w:rPr>
        <w:t xml:space="preserve">ouverture sanitaire universelle. En somme, ces </w:t>
      </w:r>
      <w:r w:rsidRPr="00EB4CF7">
        <w:t xml:space="preserve">goulots d’étranglement ont de fortes répercussions sur la qualité des prestations des services de santé, et donc sur la performance du système de santé. Une prise en compte alternative et intégrée de la question des RHS est donc nécessaire. </w:t>
      </w:r>
    </w:p>
    <w:p w14:paraId="6D46BD3A" w14:textId="739D1234" w:rsidR="009908B5" w:rsidRPr="00EB4CF7" w:rsidRDefault="002F5E11" w:rsidP="0034020A">
      <w:pPr>
        <w:spacing w:line="360" w:lineRule="auto"/>
        <w:jc w:val="both"/>
      </w:pPr>
      <w:r>
        <w:t>Ainsi</w:t>
      </w:r>
      <w:r w:rsidR="009908B5" w:rsidRPr="00EB4CF7">
        <w:t xml:space="preserve">, il faudra agir sur les leviers clés que sont la production des personnels de santé et leur gouvernance, c’est à dire leur répartition équitable, leur fidélisation dans les milieux où les besoins sont effectifs au regard du Plan Stratégique de Développement des Ressources Humaines en Santé (PSDRHS). </w:t>
      </w:r>
    </w:p>
    <w:p w14:paraId="4DD65DB8" w14:textId="77777777" w:rsidR="009908B5" w:rsidRPr="00EB4CF7" w:rsidRDefault="009908B5" w:rsidP="0034020A">
      <w:pPr>
        <w:shd w:val="clear" w:color="auto" w:fill="FFFFFF" w:themeFill="background1"/>
        <w:spacing w:line="360" w:lineRule="auto"/>
        <w:jc w:val="both"/>
      </w:pPr>
      <w:r w:rsidRPr="00EB4CF7">
        <w:t>Pour apprécier tous ces paramètres et disposer d’informations quantitatives et qualitatives pouvant aider à la prise de décision programmatique dans le domaine de la GRH au Bénin, une étude approfondie s’impose. A cet égard, il s’agira de mesurer   l’efficacité du marché du travail des ressources humaines en santé au Bénin.  Il est ainsi,  important de réaliser l’étude sur  l’analyse de la dynamique du marché du travail des ressources humaines en santé. Une telle analyse, qui s’inscrit dans une approche systémique intégrant aussi bien l’offre que la demande de travail en santé, permettra de mieux comprendre et expliquer les enjeux liés aux ressources humaines en santé et de proposer des pistes pour mieux répondre aux besoins en termes de demande de soins et de services de santé.</w:t>
      </w:r>
    </w:p>
    <w:p w14:paraId="33D63B3B" w14:textId="77777777" w:rsidR="009908B5" w:rsidRPr="00EB4CF7" w:rsidRDefault="009908B5" w:rsidP="0034020A">
      <w:pPr>
        <w:spacing w:line="360" w:lineRule="auto"/>
        <w:rPr>
          <w:lang w:eastAsia="en-US"/>
        </w:rPr>
      </w:pPr>
    </w:p>
    <w:p w14:paraId="3CAB02AD" w14:textId="77777777" w:rsidR="00A72FFE" w:rsidRPr="00EB4CF7" w:rsidRDefault="00A72FFE" w:rsidP="0034020A">
      <w:pPr>
        <w:pStyle w:val="Heading2"/>
        <w:ind w:left="0" w:firstLine="0"/>
      </w:pPr>
      <w:bookmarkStart w:id="5" w:name="_Toc1054324"/>
      <w:r w:rsidRPr="00EB4CF7">
        <w:lastRenderedPageBreak/>
        <w:t>Objectifs de l’étude</w:t>
      </w:r>
      <w:bookmarkEnd w:id="5"/>
    </w:p>
    <w:p w14:paraId="07928230" w14:textId="77777777" w:rsidR="009908B5" w:rsidRPr="00EB4CF7" w:rsidRDefault="009908B5" w:rsidP="0034020A">
      <w:pPr>
        <w:tabs>
          <w:tab w:val="left" w:pos="1066"/>
        </w:tabs>
        <w:spacing w:line="360" w:lineRule="auto"/>
        <w:jc w:val="both"/>
      </w:pPr>
      <w:r w:rsidRPr="00EB4CF7">
        <w:t xml:space="preserve">L’objectif général de la présente étude est d’analyser la dynamique du marché du travail des ressources humaines en santé au Bénin afin de fournir les bases d’une plus grande efficacité des politiques de production et de gestion des ressources humaines en santé. </w:t>
      </w:r>
    </w:p>
    <w:p w14:paraId="1A992F07" w14:textId="77777777" w:rsidR="009908B5" w:rsidRPr="00EB4CF7" w:rsidRDefault="009908B5" w:rsidP="0034020A">
      <w:pPr>
        <w:tabs>
          <w:tab w:val="left" w:pos="1066"/>
        </w:tabs>
        <w:spacing w:line="360" w:lineRule="auto"/>
      </w:pPr>
    </w:p>
    <w:p w14:paraId="01ADCCE1" w14:textId="6BD049ED" w:rsidR="009908B5" w:rsidRPr="00EB4CF7" w:rsidRDefault="009908B5" w:rsidP="0034020A">
      <w:pPr>
        <w:tabs>
          <w:tab w:val="left" w:pos="1066"/>
        </w:tabs>
        <w:spacing w:line="360" w:lineRule="auto"/>
      </w:pPr>
      <w:r w:rsidRPr="00EB4CF7">
        <w:t xml:space="preserve">De façon spécifique, la présente étude </w:t>
      </w:r>
      <w:r w:rsidR="00F96503">
        <w:t>s</w:t>
      </w:r>
      <w:r w:rsidRPr="00EB4CF7">
        <w:t>e propose de :</w:t>
      </w:r>
    </w:p>
    <w:p w14:paraId="03998319" w14:textId="30B0FED0" w:rsidR="009908B5" w:rsidRPr="00EB4CF7" w:rsidRDefault="00F96503" w:rsidP="0034020A">
      <w:pPr>
        <w:pStyle w:val="ListParagraph"/>
        <w:numPr>
          <w:ilvl w:val="0"/>
          <w:numId w:val="7"/>
        </w:numPr>
        <w:tabs>
          <w:tab w:val="left" w:pos="1066"/>
        </w:tabs>
        <w:spacing w:line="360" w:lineRule="auto"/>
        <w:ind w:left="0" w:firstLine="0"/>
        <w:jc w:val="both"/>
      </w:pPr>
      <w:r>
        <w:t>a</w:t>
      </w:r>
      <w:r w:rsidR="009908B5" w:rsidRPr="00EB4CF7">
        <w:t>nalyser l’efficacité de la production des ressources humaines en santé au Bénin ;</w:t>
      </w:r>
    </w:p>
    <w:p w14:paraId="334701C5" w14:textId="112C32D4" w:rsidR="009908B5" w:rsidRPr="00EB4CF7" w:rsidRDefault="00F96503" w:rsidP="0034020A">
      <w:pPr>
        <w:pStyle w:val="ListParagraph"/>
        <w:numPr>
          <w:ilvl w:val="0"/>
          <w:numId w:val="7"/>
        </w:numPr>
        <w:tabs>
          <w:tab w:val="left" w:pos="1066"/>
        </w:tabs>
        <w:spacing w:line="360" w:lineRule="auto"/>
        <w:ind w:left="0" w:firstLine="0"/>
        <w:jc w:val="both"/>
      </w:pPr>
      <w:r>
        <w:t>a</w:t>
      </w:r>
      <w:r w:rsidR="009908B5" w:rsidRPr="00EB4CF7">
        <w:t>nalyser l'adéquation de l'offre de travail et de la demande de travail avec les besoins du service de santé nécessaire pour atteindre la couverture sanitaire universelle ;</w:t>
      </w:r>
    </w:p>
    <w:p w14:paraId="461BA911" w14:textId="67A6AA82" w:rsidR="009908B5" w:rsidRPr="00EB4CF7" w:rsidRDefault="00F96503" w:rsidP="0034020A">
      <w:pPr>
        <w:pStyle w:val="ListParagraph"/>
        <w:numPr>
          <w:ilvl w:val="0"/>
          <w:numId w:val="7"/>
        </w:numPr>
        <w:tabs>
          <w:tab w:val="left" w:pos="1066"/>
        </w:tabs>
        <w:spacing w:line="360" w:lineRule="auto"/>
        <w:ind w:left="0" w:firstLine="0"/>
        <w:jc w:val="both"/>
      </w:pPr>
      <w:r>
        <w:t>a</w:t>
      </w:r>
      <w:r w:rsidR="009908B5" w:rsidRPr="00EB4CF7">
        <w:t>nalyser l'efficacité du déploiement du personnel de santé en vue de la mise en œuvre de la CSU ;</w:t>
      </w:r>
    </w:p>
    <w:p w14:paraId="2E31B8D9" w14:textId="07116A1C" w:rsidR="009908B5" w:rsidRPr="00EB4CF7" w:rsidRDefault="002F5E11" w:rsidP="0034020A">
      <w:pPr>
        <w:pStyle w:val="ListParagraph"/>
        <w:numPr>
          <w:ilvl w:val="0"/>
          <w:numId w:val="7"/>
        </w:numPr>
        <w:tabs>
          <w:tab w:val="left" w:pos="1066"/>
        </w:tabs>
        <w:spacing w:line="360" w:lineRule="auto"/>
        <w:ind w:left="0" w:firstLine="0"/>
        <w:jc w:val="both"/>
      </w:pPr>
      <w:r>
        <w:t>a</w:t>
      </w:r>
      <w:r w:rsidR="009908B5" w:rsidRPr="00EB4CF7">
        <w:t>nalyser l'efficacité des politiques de fidélisation ;</w:t>
      </w:r>
    </w:p>
    <w:p w14:paraId="448D1986" w14:textId="42205DC2" w:rsidR="009908B5" w:rsidRPr="00EB4CF7" w:rsidRDefault="00F96503" w:rsidP="0034020A">
      <w:pPr>
        <w:pStyle w:val="ListParagraph"/>
        <w:numPr>
          <w:ilvl w:val="0"/>
          <w:numId w:val="7"/>
        </w:numPr>
        <w:tabs>
          <w:tab w:val="left" w:pos="1066"/>
        </w:tabs>
        <w:spacing w:before="168" w:line="360" w:lineRule="auto"/>
        <w:ind w:left="0" w:firstLine="0"/>
        <w:jc w:val="both"/>
        <w:textAlignment w:val="top"/>
      </w:pPr>
      <w:r>
        <w:t>a</w:t>
      </w:r>
      <w:r w:rsidR="009908B5" w:rsidRPr="00EB4CF7">
        <w:t>nalyser la performance des ressources humaines en santé au Bénin.</w:t>
      </w:r>
    </w:p>
    <w:p w14:paraId="74190876" w14:textId="77777777" w:rsidR="009908B5" w:rsidRPr="00EB4CF7" w:rsidRDefault="009908B5" w:rsidP="0034020A">
      <w:pPr>
        <w:pStyle w:val="Heading2"/>
        <w:ind w:left="0" w:firstLine="0"/>
      </w:pPr>
      <w:bookmarkStart w:id="6" w:name="_Toc1054325"/>
      <w:r w:rsidRPr="00EB4CF7">
        <w:t>Résultats attendus</w:t>
      </w:r>
      <w:bookmarkEnd w:id="6"/>
    </w:p>
    <w:p w14:paraId="7F668E73" w14:textId="77777777" w:rsidR="009908B5" w:rsidRPr="00EB4CF7" w:rsidRDefault="009908B5" w:rsidP="0034020A">
      <w:pPr>
        <w:tabs>
          <w:tab w:val="left" w:pos="1066"/>
        </w:tabs>
        <w:spacing w:before="168" w:line="360" w:lineRule="auto"/>
        <w:jc w:val="both"/>
        <w:textAlignment w:val="top"/>
      </w:pPr>
      <w:r w:rsidRPr="00EB4CF7">
        <w:t>A l’issue de la présente étude, les résultats suivants sont attendus :</w:t>
      </w:r>
    </w:p>
    <w:p w14:paraId="1C73CE16" w14:textId="726869AC" w:rsidR="009908B5" w:rsidRPr="00EB4CF7" w:rsidRDefault="00F96503" w:rsidP="0034020A">
      <w:pPr>
        <w:pStyle w:val="ListParagraph"/>
        <w:numPr>
          <w:ilvl w:val="0"/>
          <w:numId w:val="7"/>
        </w:numPr>
        <w:tabs>
          <w:tab w:val="left" w:pos="1066"/>
        </w:tabs>
        <w:spacing w:before="168" w:line="360" w:lineRule="auto"/>
        <w:ind w:left="0" w:firstLine="0"/>
        <w:jc w:val="both"/>
        <w:textAlignment w:val="top"/>
      </w:pPr>
      <w:r>
        <w:t>u</w:t>
      </w:r>
      <w:r w:rsidR="009908B5" w:rsidRPr="00EB4CF7">
        <w:t>ne analyse approfondie du système de production des ressources humaines en santé au Bénin est faite aussi bien sur la capacité d’offre des structures de formation que sur les forces et faiblesses du système de production ;</w:t>
      </w:r>
    </w:p>
    <w:p w14:paraId="21B5E2A8" w14:textId="77777777" w:rsidR="009908B5" w:rsidRPr="00EB4CF7" w:rsidRDefault="009908B5" w:rsidP="0034020A">
      <w:pPr>
        <w:pStyle w:val="ListParagraph"/>
        <w:numPr>
          <w:ilvl w:val="0"/>
          <w:numId w:val="7"/>
        </w:numPr>
        <w:tabs>
          <w:tab w:val="left" w:pos="1066"/>
        </w:tabs>
        <w:spacing w:before="168" w:line="360" w:lineRule="auto"/>
        <w:ind w:left="0" w:firstLine="0"/>
        <w:jc w:val="both"/>
        <w:textAlignment w:val="top"/>
      </w:pPr>
      <w:r w:rsidRPr="00EB4CF7">
        <w:t>une analyse de l’adéquation de l’offre de travail des ressources humaines en santé avec les besoins du service de santé nécessaire pour atteindre la couverture sanitaire universelle</w:t>
      </w:r>
    </w:p>
    <w:p w14:paraId="59C51781" w14:textId="2AAAD536" w:rsidR="009908B5" w:rsidRPr="00EB4CF7" w:rsidRDefault="00F96503" w:rsidP="0034020A">
      <w:pPr>
        <w:pStyle w:val="ListParagraph"/>
        <w:numPr>
          <w:ilvl w:val="0"/>
          <w:numId w:val="7"/>
        </w:numPr>
        <w:tabs>
          <w:tab w:val="left" w:pos="1066"/>
        </w:tabs>
        <w:spacing w:before="168" w:line="360" w:lineRule="auto"/>
        <w:ind w:left="0" w:firstLine="0"/>
        <w:jc w:val="both"/>
        <w:textAlignment w:val="top"/>
      </w:pPr>
      <w:r>
        <w:t>u</w:t>
      </w:r>
      <w:r w:rsidR="009908B5" w:rsidRPr="00EB4CF7">
        <w:t>ne analyse de l'adéquation entre la demande et la production d'une part et d'autre part les besoins en service de sante en vue d'atteindre la couverture sanitaire  universelle est faite;</w:t>
      </w:r>
    </w:p>
    <w:p w14:paraId="79238CD9" w14:textId="76C2377B" w:rsidR="009908B5" w:rsidRPr="00EB4CF7" w:rsidRDefault="00F96503" w:rsidP="0034020A">
      <w:pPr>
        <w:pStyle w:val="ListParagraph"/>
        <w:numPr>
          <w:ilvl w:val="0"/>
          <w:numId w:val="7"/>
        </w:numPr>
        <w:tabs>
          <w:tab w:val="left" w:pos="1066"/>
        </w:tabs>
        <w:spacing w:line="360" w:lineRule="auto"/>
        <w:ind w:left="0" w:firstLine="0"/>
        <w:jc w:val="both"/>
      </w:pPr>
      <w:r>
        <w:t>l</w:t>
      </w:r>
      <w:r w:rsidR="009908B5" w:rsidRPr="00EB4CF7">
        <w:t>'efficacité du déploiement du personnel de santé en vue de la mise en œuvre de la CSU est analysée ;</w:t>
      </w:r>
    </w:p>
    <w:p w14:paraId="63DF4AA1" w14:textId="13D752BC" w:rsidR="009908B5" w:rsidRPr="00EB4CF7" w:rsidRDefault="00F96503" w:rsidP="0034020A">
      <w:pPr>
        <w:pStyle w:val="ListParagraph"/>
        <w:numPr>
          <w:ilvl w:val="0"/>
          <w:numId w:val="7"/>
        </w:numPr>
        <w:tabs>
          <w:tab w:val="left" w:pos="1066"/>
        </w:tabs>
        <w:spacing w:line="360" w:lineRule="auto"/>
        <w:ind w:left="0" w:firstLine="0"/>
        <w:jc w:val="both"/>
      </w:pPr>
      <w:r>
        <w:t>u</w:t>
      </w:r>
      <w:r w:rsidR="009908B5" w:rsidRPr="00EB4CF7">
        <w:t>ne analyse de  l'efficacité des politiques de fidélisation des ressources humaines en santé est faite ;</w:t>
      </w:r>
    </w:p>
    <w:p w14:paraId="083EEE9D" w14:textId="468DC340" w:rsidR="009908B5" w:rsidRPr="00EB4CF7" w:rsidRDefault="00F96503" w:rsidP="0034020A">
      <w:pPr>
        <w:pStyle w:val="ListParagraph"/>
        <w:numPr>
          <w:ilvl w:val="0"/>
          <w:numId w:val="7"/>
        </w:numPr>
        <w:tabs>
          <w:tab w:val="left" w:pos="1066"/>
        </w:tabs>
        <w:spacing w:before="168" w:line="360" w:lineRule="auto"/>
        <w:ind w:left="0" w:firstLine="0"/>
        <w:jc w:val="both"/>
        <w:textAlignment w:val="top"/>
      </w:pPr>
      <w:r>
        <w:t>l</w:t>
      </w:r>
      <w:r w:rsidR="009908B5" w:rsidRPr="00EB4CF7">
        <w:t>a performance des ressources humaines en santé au Bénin est analysée relativement aux indicateurs clés de performance.</w:t>
      </w:r>
    </w:p>
    <w:p w14:paraId="7154B4A1" w14:textId="77777777" w:rsidR="009908B5" w:rsidRPr="00EB4CF7" w:rsidRDefault="009908B5" w:rsidP="0034020A">
      <w:pPr>
        <w:pStyle w:val="ListParagraph"/>
        <w:spacing w:after="160" w:line="360" w:lineRule="auto"/>
        <w:ind w:left="0"/>
        <w:rPr>
          <w:b/>
        </w:rPr>
      </w:pPr>
      <w:r w:rsidRPr="00EB4CF7">
        <w:rPr>
          <w:b/>
        </w:rPr>
        <w:t xml:space="preserve"> </w:t>
      </w:r>
    </w:p>
    <w:p w14:paraId="59A27C26" w14:textId="77777777" w:rsidR="00A72FFE" w:rsidRPr="00EB4CF7" w:rsidRDefault="00A72FFE" w:rsidP="0034020A">
      <w:pPr>
        <w:pStyle w:val="Heading2"/>
        <w:ind w:left="0" w:firstLine="0"/>
      </w:pPr>
      <w:bookmarkStart w:id="7" w:name="_Toc1054326"/>
      <w:r w:rsidRPr="00EB4CF7">
        <w:lastRenderedPageBreak/>
        <w:t>Cadre d’analyse</w:t>
      </w:r>
      <w:bookmarkEnd w:id="7"/>
    </w:p>
    <w:p w14:paraId="49819ACA" w14:textId="77777777" w:rsidR="00A72FFE" w:rsidRPr="00EB4CF7" w:rsidRDefault="00A72FFE" w:rsidP="0034020A">
      <w:pPr>
        <w:pStyle w:val="Heading3"/>
        <w:ind w:left="0" w:firstLine="0"/>
      </w:pPr>
      <w:bookmarkStart w:id="8" w:name="_Toc1054327"/>
      <w:r w:rsidRPr="00EB4CF7">
        <w:t>Cadre théorique</w:t>
      </w:r>
      <w:bookmarkEnd w:id="8"/>
    </w:p>
    <w:p w14:paraId="1DF092FA" w14:textId="77777777" w:rsidR="00052576" w:rsidRDefault="00EA67EB" w:rsidP="0034020A">
      <w:pPr>
        <w:spacing w:line="360" w:lineRule="auto"/>
        <w:jc w:val="both"/>
      </w:pPr>
      <w:r w:rsidRPr="00EB4CF7">
        <w:t xml:space="preserve">Si la santé occupe une place de choix dans les priorités internationales notamment en matière de lutte contre la pauvreté, la couverture sanitaire pour tous, exige des Etats des efforts importants dans le sens de la mobilisation de ressources pour assurer non seulement une disponibilité des infrastructures dans le domaine sanitaire, mais aussi et surtout la disponibilité en quantité et en qualité des ressources humaines en santé. </w:t>
      </w:r>
    </w:p>
    <w:p w14:paraId="0C1C212F" w14:textId="0FE4DF25" w:rsidR="00EA67EB" w:rsidRPr="00EB4CF7" w:rsidRDefault="00052576" w:rsidP="0034020A">
      <w:pPr>
        <w:spacing w:line="360" w:lineRule="auto"/>
        <w:jc w:val="both"/>
      </w:pPr>
      <w:r>
        <w:t>À</w:t>
      </w:r>
      <w:r w:rsidR="00A0795B" w:rsidRPr="00EB4CF7">
        <w:t xml:space="preserve"> cet effet, les projections de l’OMS prévoient un accroissement considérable de la demande de services de santé en Afrique dans les trente années à venir, induisant une demande de personnels de santé de plus en plus importante (OMS, 2015). Plusieurs facteurs </w:t>
      </w:r>
      <w:r w:rsidR="000D254E" w:rsidRPr="00EB4CF7">
        <w:t>annoncent</w:t>
      </w:r>
      <w:r w:rsidR="00A0795B" w:rsidRPr="00EB4CF7">
        <w:t xml:space="preserve"> déjà cette situation dont principalement : </w:t>
      </w:r>
      <w:r w:rsidR="00EA67EB" w:rsidRPr="00EB4CF7">
        <w:t xml:space="preserve">les tendances à la hausse de la population africaine qui devrait doubler au cours des vingt (20) prochaines années, l’émergence de nouvelles maladies et pathologies associées et aux autres changements </w:t>
      </w:r>
      <w:r w:rsidR="00867E13">
        <w:t>climatiques</w:t>
      </w:r>
      <w:r w:rsidR="00A0795B" w:rsidRPr="00EB4CF7">
        <w:t>.</w:t>
      </w:r>
    </w:p>
    <w:p w14:paraId="2E31CDD5" w14:textId="067E5E30" w:rsidR="00EA67EB" w:rsidRPr="00EB4CF7" w:rsidRDefault="00EA67EB" w:rsidP="0034020A">
      <w:pPr>
        <w:spacing w:line="360" w:lineRule="auto"/>
        <w:jc w:val="both"/>
      </w:pPr>
      <w:r w:rsidRPr="00EB4CF7">
        <w:t xml:space="preserve">On s’aperçoit ainsi que la question des ressources humaines en santé est et sera davantage cruciale pour </w:t>
      </w:r>
      <w:r w:rsidR="00A0795B" w:rsidRPr="00EB4CF7">
        <w:t xml:space="preserve">tous </w:t>
      </w:r>
      <w:r w:rsidRPr="00EB4CF7">
        <w:t>les pays en général et en particulier ceux à faible revenu, confrontés à des contraintes budgétaires importantes du fait de l’évolution de l’environnement économique international</w:t>
      </w:r>
      <w:r w:rsidR="007E7369">
        <w:rPr>
          <w:rStyle w:val="FootnoteReference"/>
        </w:rPr>
        <w:footnoteReference w:id="1"/>
      </w:r>
      <w:r w:rsidRPr="00EB4CF7">
        <w:t>. En effet, la réduction de la part des dépenses de santé dans les dépenses publiques des pays est de nature à entraîner une réduction des effectifs de personnels de santé (Sousa et al. 2014)</w:t>
      </w:r>
      <w:r w:rsidR="000040AB">
        <w:t> ;</w:t>
      </w:r>
      <w:r w:rsidRPr="00EB4CF7">
        <w:t xml:space="preserve"> </w:t>
      </w:r>
      <w:r w:rsidR="000040AB">
        <w:t xml:space="preserve">ce qui </w:t>
      </w:r>
      <w:r w:rsidRPr="00EB4CF7">
        <w:t xml:space="preserve">aura des conséquences indéniables sur l’offre des services de santé aux populations. L’analyse du marché du travail des ressources humaines en santé devient la meilleure solution pour comprendre les facteurs explicatifs de l’offre et de la demande de travail dans le secteur de la santé selon Sousa et al. (2014). Une telle analyse se doit de porter non seulement sur la production des ressources humaines en santé, mais aussi sur l’insertion des diplômés du secteur sur le marché du travail, leur fidélisation </w:t>
      </w:r>
      <w:r w:rsidR="00122B3C">
        <w:t>au</w:t>
      </w:r>
      <w:r w:rsidRPr="00EB4CF7">
        <w:t xml:space="preserve"> poste, leur déploiement pour une satisfaction équitable des besoins de service de santé et la performance du personnel.</w:t>
      </w:r>
    </w:p>
    <w:p w14:paraId="47B24257" w14:textId="77777777" w:rsidR="00EA67EB" w:rsidRPr="00EB4CF7" w:rsidRDefault="00EA67EB" w:rsidP="0034020A">
      <w:pPr>
        <w:spacing w:line="360" w:lineRule="auto"/>
        <w:jc w:val="both"/>
      </w:pPr>
    </w:p>
    <w:p w14:paraId="1CA7D4E8" w14:textId="77777777" w:rsidR="00EA67EB" w:rsidRPr="00EB4CF7" w:rsidRDefault="00EA67EB" w:rsidP="0034020A">
      <w:pPr>
        <w:pStyle w:val="Heading3"/>
        <w:ind w:left="0" w:firstLine="0"/>
      </w:pPr>
      <w:bookmarkStart w:id="9" w:name="_Toc1054328"/>
      <w:r w:rsidRPr="00EB4CF7">
        <w:t>Structure du marché du travail dans le secteur de la santé</w:t>
      </w:r>
      <w:bookmarkEnd w:id="9"/>
    </w:p>
    <w:p w14:paraId="6D9F7ED4" w14:textId="77777777" w:rsidR="00EA67EB" w:rsidRPr="00EB4CF7" w:rsidRDefault="00EA67EB" w:rsidP="0034020A">
      <w:pPr>
        <w:spacing w:line="360" w:lineRule="auto"/>
        <w:jc w:val="both"/>
      </w:pPr>
      <w:r w:rsidRPr="00EB4CF7">
        <w:t xml:space="preserve">Comprendre la structure du marché du travail dans le secteur de la santé revient à mettre en exergue les facteurs qui influencent non seulement la dynamique du marché, mais aussi la nature de l’équilibre sur ce marché. Une meilleure compréhension de la structure du marché du travail dans le secteur de la santé permettra de mieux analyser le niveau de l’emploi dans le </w:t>
      </w:r>
      <w:r w:rsidRPr="00EB4CF7">
        <w:lastRenderedPageBreak/>
        <w:t xml:space="preserve">secteur, et de surpasser les considérations classiques d’indexation de l’emploi en santé aux évolutions démographiques qui induisent une variation de la demande de service de santé. </w:t>
      </w:r>
    </w:p>
    <w:p w14:paraId="1AD16DD9" w14:textId="77777777" w:rsidR="00EA67EB" w:rsidRPr="00EB4CF7" w:rsidRDefault="00EA67EB" w:rsidP="0034020A">
      <w:pPr>
        <w:spacing w:line="360" w:lineRule="auto"/>
        <w:jc w:val="both"/>
      </w:pPr>
    </w:p>
    <w:p w14:paraId="6F6FE7C9" w14:textId="77777777" w:rsidR="00EA67EB" w:rsidRPr="00EB4CF7" w:rsidRDefault="00EA67EB" w:rsidP="0034020A">
      <w:pPr>
        <w:pStyle w:val="Heading4"/>
        <w:ind w:left="0" w:firstLine="0"/>
      </w:pPr>
      <w:r w:rsidRPr="00EB4CF7">
        <w:t>La production des ressources humaines en santé</w:t>
      </w:r>
    </w:p>
    <w:p w14:paraId="331BEE93" w14:textId="77777777" w:rsidR="00EA67EB" w:rsidRPr="00EB4CF7" w:rsidRDefault="00EA67EB" w:rsidP="0034020A">
      <w:pPr>
        <w:spacing w:line="360" w:lineRule="auto"/>
        <w:jc w:val="both"/>
      </w:pPr>
      <w:r w:rsidRPr="00EB4CF7">
        <w:rPr>
          <w:color w:val="222222"/>
        </w:rPr>
        <w:t xml:space="preserve"> </w:t>
      </w:r>
      <w:r w:rsidRPr="00EB4CF7">
        <w:t xml:space="preserve">La production  des ressources humaines en santé s’identifie à tous types de formations initiales ou continues qui s’offrent d’une part aux potentiels candidats et apprenants souhaitant faire carrière dans le secteur de la santé, d’autre part aux professionnels de santé en activité dans les systèmes sanitaires (Mougeot, 1994). Son rôle est d’assurer une adéquation entre l’offre et la demande de ressources humaines en santé pour le bon fonctionnement du système sanitaire. </w:t>
      </w:r>
    </w:p>
    <w:p w14:paraId="519C4E40" w14:textId="06BB42F9" w:rsidR="00EA67EB" w:rsidRPr="00EB4CF7" w:rsidRDefault="00EA67EB" w:rsidP="0034020A">
      <w:pPr>
        <w:pStyle w:val="NormalWeb"/>
        <w:shd w:val="clear" w:color="auto" w:fill="FFFFFF"/>
        <w:spacing w:before="0" w:beforeAutospacing="0" w:after="240" w:afterAutospacing="0" w:line="360" w:lineRule="auto"/>
        <w:jc w:val="both"/>
        <w:rPr>
          <w:color w:val="1E1A1D"/>
        </w:rPr>
      </w:pPr>
      <w:r w:rsidRPr="00EB4CF7">
        <w:t xml:space="preserve">Ainsi définie, la production des ressources humaines en santé revêt une dimension multiple selon Phelps (1995). </w:t>
      </w:r>
      <w:r w:rsidR="00D61CB3">
        <w:t>On</w:t>
      </w:r>
      <w:r w:rsidRPr="00EB4CF7">
        <w:t xml:space="preserve"> peut considérer la production sur le plan de la formation initiale, qui se déroule dans les institutions de formation ; dans ce cas, la production des personnels de santé est mesurée soit par le nombre de diplômés sortant des institutions de formation, soit par la qualité des diplômés sortant de ces institutions. La formation continue des personnels de santé est une autre dimension de la production des personnels de santé. En effet, l</w:t>
      </w:r>
      <w:r w:rsidRPr="00EB4CF7">
        <w:rPr>
          <w:color w:val="1E1A1D"/>
        </w:rPr>
        <w:t xml:space="preserve">'évolution de la pratique médicale étant  continue et de plus en plus rapide en raison de l'émergence de nouvelles technologies médicales et l'explosion des connaissances, pour maintenir et améliorer sa performance clinique, le praticien, quel que soit son environnement de pratique, se doit de se tenir à jour par une formation médicale continue. La présente étude dans son volet production des ressources humaines en santé </w:t>
      </w:r>
      <w:r w:rsidR="003D587B" w:rsidRPr="00EB4CF7">
        <w:rPr>
          <w:color w:val="1E1A1D"/>
        </w:rPr>
        <w:t xml:space="preserve">s’est intéressée </w:t>
      </w:r>
      <w:r w:rsidRPr="00EB4CF7">
        <w:rPr>
          <w:color w:val="1E1A1D"/>
        </w:rPr>
        <w:t>aussi bien à l’aspect formation initiale qu’à l’aspect formation continue.</w:t>
      </w:r>
    </w:p>
    <w:p w14:paraId="7472C6B6" w14:textId="582FACC0" w:rsidR="00EA67EB" w:rsidRPr="00EB4CF7" w:rsidRDefault="00EA67EB" w:rsidP="0034020A">
      <w:pPr>
        <w:shd w:val="clear" w:color="auto" w:fill="FFFFFF"/>
        <w:spacing w:after="105" w:line="360" w:lineRule="auto"/>
        <w:jc w:val="both"/>
        <w:rPr>
          <w:color w:val="1E1A1D"/>
        </w:rPr>
      </w:pPr>
      <w:r w:rsidRPr="00EB4CF7">
        <w:rPr>
          <w:color w:val="1E1A1D"/>
        </w:rPr>
        <w:t>Pour être de qualité, un système de formation doit être efficace</w:t>
      </w:r>
      <w:r w:rsidR="004E159C">
        <w:rPr>
          <w:rStyle w:val="FootnoteReference"/>
          <w:color w:val="1E1A1D"/>
        </w:rPr>
        <w:footnoteReference w:id="2"/>
      </w:r>
      <w:r w:rsidRPr="00EB4CF7">
        <w:rPr>
          <w:color w:val="1E1A1D"/>
        </w:rPr>
        <w:t xml:space="preserve">. L'efficacité d'un système de formation doit non seulement être estimée par rapport au produit tel qu'il se présente à la sortie du système, mais aussi par rapport à la place et au rôle qu'occupe ce produit dans la société une fois qu'il est sorti du système (Roegiers, 1997). Ces deux niveaux d'objectifs permettent de distinguer les deux dimensions de l’efficacité de la formation que sont l'efficacité interne et l'efficacité externe. La présente étude sur les ressources humaines en santé </w:t>
      </w:r>
      <w:r w:rsidR="003D587B" w:rsidRPr="00EB4CF7">
        <w:rPr>
          <w:color w:val="1E1A1D"/>
        </w:rPr>
        <w:t xml:space="preserve">a abordé </w:t>
      </w:r>
      <w:r w:rsidRPr="00EB4CF7">
        <w:rPr>
          <w:color w:val="1E1A1D"/>
        </w:rPr>
        <w:t>ces deux  dimensions de l’efficacité de la production des ressources humaines</w:t>
      </w:r>
      <w:r w:rsidR="00D61CB3">
        <w:rPr>
          <w:color w:val="1E1A1D"/>
        </w:rPr>
        <w:t xml:space="preserve"> en santé au Bénin</w:t>
      </w:r>
      <w:r w:rsidRPr="00EB4CF7">
        <w:rPr>
          <w:color w:val="1E1A1D"/>
        </w:rPr>
        <w:t>.</w:t>
      </w:r>
    </w:p>
    <w:p w14:paraId="723E2FAC" w14:textId="4F4C9E97" w:rsidR="00EA67EB" w:rsidRPr="00EB4CF7" w:rsidRDefault="00EA67EB" w:rsidP="0034020A">
      <w:pPr>
        <w:shd w:val="clear" w:color="auto" w:fill="FFFFFF"/>
        <w:spacing w:line="360" w:lineRule="auto"/>
        <w:jc w:val="both"/>
        <w:rPr>
          <w:color w:val="000000"/>
        </w:rPr>
      </w:pPr>
      <w:r w:rsidRPr="00EB4CF7">
        <w:rPr>
          <w:color w:val="000000"/>
        </w:rPr>
        <w:t xml:space="preserve">Les indicateurs généralement utilisés pour évaluer l'efficacité interne portent sur le nombre des réussites, des redoublements, des abandons, les niveaux de diplômes, etc., mais aussi sur les niveaux atteints par les </w:t>
      </w:r>
      <w:r w:rsidR="00D61CB3">
        <w:rPr>
          <w:color w:val="000000"/>
        </w:rPr>
        <w:t>apprenants</w:t>
      </w:r>
      <w:r w:rsidR="00D61CB3" w:rsidRPr="00EB4CF7">
        <w:rPr>
          <w:color w:val="000000"/>
        </w:rPr>
        <w:t xml:space="preserve"> </w:t>
      </w:r>
      <w:r w:rsidRPr="00EB4CF7">
        <w:rPr>
          <w:color w:val="000000"/>
        </w:rPr>
        <w:t xml:space="preserve">en cours de formation dans les différentes matières </w:t>
      </w:r>
      <w:r w:rsidRPr="00EB4CF7">
        <w:rPr>
          <w:color w:val="000000"/>
        </w:rPr>
        <w:lastRenderedPageBreak/>
        <w:t xml:space="preserve">d'enseignement ou sur la comparaison entre les profils de compétences atteints à la sortie par rapport à ceux d'entrée  (Sall et De Ketele, 1997). En matière de ressources humaines en santé, et au regard de la question de recherche, la production vue sous la dimension formation initiale </w:t>
      </w:r>
      <w:r w:rsidR="00967865" w:rsidRPr="00EB4CF7">
        <w:rPr>
          <w:color w:val="000000"/>
        </w:rPr>
        <w:t xml:space="preserve">est </w:t>
      </w:r>
      <w:r w:rsidRPr="00EB4CF7">
        <w:rPr>
          <w:color w:val="000000"/>
        </w:rPr>
        <w:t xml:space="preserve">appréciée à partir des flux à l’entrée et à la sortie des formations, et l’analyse de l’efficacité de la production </w:t>
      </w:r>
      <w:r w:rsidR="00967865" w:rsidRPr="00EB4CF7">
        <w:rPr>
          <w:color w:val="000000"/>
        </w:rPr>
        <w:t>se fait</w:t>
      </w:r>
      <w:r w:rsidRPr="00EB4CF7">
        <w:rPr>
          <w:color w:val="000000"/>
        </w:rPr>
        <w:t xml:space="preserve"> à partir des intrants mis à contribution dans le processus de formation ; il s’agit des capacités d’accueil des institutions de formation, de la structure et des effectifs des personnels d’encadrement, de la structure des offres de formation, des taux d’admission dans la formation, des taux d’attrition de la formation, des taux de réussite aux différentes années de formation dans les différentes filières, des ressources financières mobilisées pour l’accompagnement des étudiants. </w:t>
      </w:r>
    </w:p>
    <w:p w14:paraId="56B7C78E" w14:textId="45F79E2D" w:rsidR="00EA67EB" w:rsidRPr="00EB4CF7" w:rsidRDefault="00EA67EB" w:rsidP="0034020A">
      <w:pPr>
        <w:shd w:val="clear" w:color="auto" w:fill="FFFFFF"/>
        <w:spacing w:line="360" w:lineRule="auto"/>
        <w:jc w:val="both"/>
        <w:rPr>
          <w:color w:val="000000"/>
        </w:rPr>
      </w:pPr>
      <w:r w:rsidRPr="00EB4CF7">
        <w:rPr>
          <w:color w:val="000000"/>
        </w:rPr>
        <w:t xml:space="preserve">L'évaluation de l'efficacité externe quant à elle prend en compte les produits ou effets engendrés par le système de formation observés hors de ce système lui-même (Mingotaud et Minet, (1994). De Ketele, (1996), Sall et De Ketele, (1997)). Elle revient selon l’auteur  à se demander si les bénéfices attendus, en termes d'objectifs à la suite de la formation, sont réalisés. Cette conception de l’efficacité externe est partagée par Gérard </w:t>
      </w:r>
      <w:r w:rsidR="008D4FC7">
        <w:rPr>
          <w:color w:val="000000"/>
        </w:rPr>
        <w:t>(</w:t>
      </w:r>
      <w:r w:rsidRPr="00EB4CF7">
        <w:rPr>
          <w:color w:val="000000"/>
        </w:rPr>
        <w:t>2001). Dans le cadre d'un système éducatif, on détermine dans cette optique le nombre d'étudiants sans emploi quelque temps après leur sortie du système, le nombre de demandes d'emploi non encore satisfaites formulées par les produits du système, mais aussi le nombre d'offres d'emploi en provenance des entreprises et qui ne sont pas satisfaites par manque de main-d’œuvre qualifiée, la façon dont  les postes sont qualitativement occupés, etc. À côté de ces indicateurs socio-économiques, il faudrait aussi pouvoir évaluer — conformément aux finalités énoncées dans la plupart des politiques éducatives et des curriculums — l'efficacité en termes de citoyenneté responsable, d'épanouissement personnel, de communication sociale.</w:t>
      </w:r>
    </w:p>
    <w:p w14:paraId="636F65FB" w14:textId="684FD7FC" w:rsidR="00EA67EB" w:rsidRPr="00EB4CF7" w:rsidRDefault="00EA67EB" w:rsidP="0034020A">
      <w:pPr>
        <w:shd w:val="clear" w:color="auto" w:fill="FFFFFF"/>
        <w:spacing w:line="360" w:lineRule="auto"/>
        <w:jc w:val="both"/>
        <w:rPr>
          <w:color w:val="000000"/>
        </w:rPr>
      </w:pPr>
      <w:r w:rsidRPr="00EB4CF7">
        <w:rPr>
          <w:color w:val="000000"/>
        </w:rPr>
        <w:t xml:space="preserve">L'évaluation de l'efficacité externe, aussi importante soit-elle, est toujours une opération délicate, et cela parce qu’une difficulté importante est que la formation n'est jamais qu'un élément parmi </w:t>
      </w:r>
      <w:r w:rsidR="004C5CEB">
        <w:rPr>
          <w:color w:val="000000"/>
        </w:rPr>
        <w:t xml:space="preserve">tant </w:t>
      </w:r>
      <w:r w:rsidRPr="00EB4CF7">
        <w:rPr>
          <w:color w:val="000000"/>
        </w:rPr>
        <w:t>d'autres. Il est donc difficile d'isoler sa contribution exacte, et — a fortiori — d'analyser en quoi les effets obtenus ou non sont liés à la qualité du système de formation (Gérard, 2001). Dans le cadre de la présente étude, l’analyse de l’efficacité externe de la production des ressources humaines en santé s</w:t>
      </w:r>
      <w:r w:rsidR="00967865" w:rsidRPr="00EB4CF7">
        <w:rPr>
          <w:color w:val="000000"/>
        </w:rPr>
        <w:t xml:space="preserve">’est </w:t>
      </w:r>
      <w:r w:rsidRPr="00EB4CF7">
        <w:rPr>
          <w:color w:val="000000"/>
        </w:rPr>
        <w:t>focalis</w:t>
      </w:r>
      <w:r w:rsidR="00967865" w:rsidRPr="00EB4CF7">
        <w:rPr>
          <w:color w:val="000000"/>
        </w:rPr>
        <w:t>ée</w:t>
      </w:r>
      <w:r w:rsidRPr="00EB4CF7">
        <w:rPr>
          <w:color w:val="000000"/>
        </w:rPr>
        <w:t xml:space="preserve"> non seulement sur la propension des diplômés des institutions de formation à s’insérer sur le marché du travail, mais aussi le temps de recherche d’emploi de ces diplômés avant l’obtention de leur premier emploi.</w:t>
      </w:r>
    </w:p>
    <w:p w14:paraId="43A82E64" w14:textId="77777777" w:rsidR="00EA67EB" w:rsidRPr="00EB4CF7" w:rsidRDefault="00EA67EB" w:rsidP="0034020A">
      <w:pPr>
        <w:shd w:val="clear" w:color="auto" w:fill="FFFFFF"/>
        <w:spacing w:line="360" w:lineRule="auto"/>
        <w:jc w:val="both"/>
      </w:pPr>
      <w:r w:rsidRPr="00EB4CF7">
        <w:rPr>
          <w:color w:val="000000"/>
        </w:rPr>
        <w:t xml:space="preserve"> </w:t>
      </w:r>
    </w:p>
    <w:p w14:paraId="260894DC" w14:textId="77777777" w:rsidR="00EA67EB" w:rsidRPr="00EB4CF7" w:rsidRDefault="00EA67EB" w:rsidP="0034020A">
      <w:pPr>
        <w:pStyle w:val="Heading4"/>
        <w:ind w:left="0" w:firstLine="0"/>
      </w:pPr>
      <w:r w:rsidRPr="00EB4CF7">
        <w:t>L’offre de travail dans le secteur de la santé</w:t>
      </w:r>
    </w:p>
    <w:p w14:paraId="70EAEBA1" w14:textId="32FB6305" w:rsidR="00A8540F" w:rsidRDefault="00EA67EB" w:rsidP="0034020A">
      <w:pPr>
        <w:spacing w:line="360" w:lineRule="auto"/>
        <w:jc w:val="both"/>
      </w:pPr>
      <w:r w:rsidRPr="00EB4CF7">
        <w:t xml:space="preserve">L’offre de travail en santé désigne en général l’ensemble de tous les individus formés dans les institutions d’enseignement formant des personnels destinés à être utilisés dans le système de </w:t>
      </w:r>
      <w:r w:rsidRPr="00EB4CF7">
        <w:lastRenderedPageBreak/>
        <w:t xml:space="preserve">santé. Elle regroupe l’ensemble de la force de travail disponible, dotée d’une qualification, acceptant </w:t>
      </w:r>
      <w:r w:rsidR="00967865" w:rsidRPr="00EB4CF7">
        <w:t xml:space="preserve">de se </w:t>
      </w:r>
      <w:r w:rsidRPr="00EB4CF7">
        <w:t>mettre à disposition pour la satisfaction des besoins d’une catégorie donnée de consommateurs, ici les patients (</w:t>
      </w:r>
      <w:r w:rsidRPr="00EB4CF7">
        <w:rPr>
          <w:bCs/>
        </w:rPr>
        <w:t>Brossolet, C.</w:t>
      </w:r>
      <w:r w:rsidR="000D254E" w:rsidRPr="00EB4CF7">
        <w:rPr>
          <w:bCs/>
        </w:rPr>
        <w:t>, 1992)</w:t>
      </w:r>
      <w:r w:rsidR="000D254E" w:rsidRPr="00EB4CF7">
        <w:t xml:space="preserve">. </w:t>
      </w:r>
      <w:r w:rsidRPr="00EB4CF7">
        <w:t xml:space="preserve">Cette définition de l’offre de travail se révèle cependant restrictive, dans la mesure où elle prend en compte exclusivement le stock de ressources humaines </w:t>
      </w:r>
      <w:r w:rsidR="00967865" w:rsidRPr="00EB4CF7">
        <w:t xml:space="preserve">instamment </w:t>
      </w:r>
      <w:r w:rsidRPr="00EB4CF7">
        <w:t>disponibles. Or, il se fait que ce stock ne correspond pas toujours aux besoins du système sanitaire pour assurer une couverture sanitaire à tous les usagers des services de santé. Les théories sous-jacentes du marché du travail abordent d’ailleurs l’offre de travail en tenant compte du potentiel nécessaire pour assurer les besoins de production ; sous cet angle, et dans le domaine des ressources humaines en santé, l’offre peut être vue non seulement en termes de compétences nécessaires pour atteindre une couverture sanitaire universelle, mais aussi en termes d’équivalent temps plein (ETP) (OMS</w:t>
      </w:r>
      <w:r w:rsidR="0008076D">
        <w:t>,</w:t>
      </w:r>
      <w:r w:rsidR="008D4FC7">
        <w:t xml:space="preserve"> </w:t>
      </w:r>
      <w:r w:rsidRPr="00EB4CF7">
        <w:t xml:space="preserve">2015). Ces différentes approches de l’offre de travail amènent à observer trois dimensions de l’analyse de l’offre du travail des ressources humaines en santé : l’offre en termes de stock, l’offre de travail en adéquation avec l’objectif de couverture sanitaire universelle (CSU) et l’approche en termes d’équivalent temps plein (aussi bien théorique que réel). </w:t>
      </w:r>
    </w:p>
    <w:p w14:paraId="3243904B" w14:textId="7B03E50A" w:rsidR="00EA67EB" w:rsidRPr="00EB4CF7" w:rsidRDefault="00EA67EB" w:rsidP="0034020A">
      <w:pPr>
        <w:spacing w:line="360" w:lineRule="auto"/>
        <w:jc w:val="both"/>
      </w:pPr>
      <w:r w:rsidRPr="00EB4CF7">
        <w:t xml:space="preserve">Dans le cadre de la présente étude, et au regard de ces différentes dimensions, quelle est l'adéquation de l'offre de travail avec les besoins du service de santé nécessaire pour atteindre la couverture sanitaire universelle ? Plus spécifiquement, quelle est l'évolution du profil épidémiologique du Bénin à l'horizon 2030 </w:t>
      </w:r>
      <w:r w:rsidR="00DC1F89">
        <w:t>et q</w:t>
      </w:r>
      <w:r w:rsidRPr="00EB4CF7">
        <w:t xml:space="preserve">uels sont les besoins en personnels de santé (en quantité et en qualité) nécessaire à l'atteinte de la couverture sanitaire universelle à l'horizon 2030 au Bénin? Quel est l'effectif des professionnels de santé disponibles au Bénin ? Quelles sont les compétences disponibles ? Quelle est la situation de la disponibilité en équivalent temps-plein des ressources humaines en santé ? Autant de questions </w:t>
      </w:r>
      <w:r w:rsidR="00674BA8" w:rsidRPr="00EB4CF7">
        <w:t>sur les</w:t>
      </w:r>
      <w:r w:rsidRPr="00EB4CF7">
        <w:t xml:space="preserve">quelles la présente étude </w:t>
      </w:r>
      <w:r w:rsidR="00674BA8" w:rsidRPr="00EB4CF7">
        <w:t>a investigué</w:t>
      </w:r>
      <w:r w:rsidRPr="00EB4CF7">
        <w:t>.</w:t>
      </w:r>
    </w:p>
    <w:p w14:paraId="650354F3" w14:textId="71127946" w:rsidR="00EA67EB" w:rsidRPr="00EB4CF7" w:rsidRDefault="00EA67EB" w:rsidP="0034020A">
      <w:pPr>
        <w:spacing w:line="360" w:lineRule="auto"/>
        <w:jc w:val="both"/>
      </w:pPr>
      <w:r w:rsidRPr="00EB4CF7">
        <w:t>La connaissance de l’évolution du profil épidémiologique est déterminante pour apprécier l’offre de travail et son adéquation avec les objectifs de la politique sanitaire. En effet, selon l’</w:t>
      </w:r>
      <w:r w:rsidRPr="00EB4CF7">
        <w:rPr>
          <w:bCs/>
        </w:rPr>
        <w:t xml:space="preserve">OMS (2010), </w:t>
      </w:r>
      <w:r w:rsidRPr="00EB4CF7">
        <w:t xml:space="preserve">l’émergence de nouvelles maladies infectieuses et la résurgence de plus anciennes, telles que la tuberculose sont autant de facteurs impliquant des ajustements dans la composition du personnel de santé et dans l’ensemble des aptitudes techniques et culturelles que les travailleurs devront maîtriser tout en gardant la capacité de fournir les services offerts actuellement. De plus, </w:t>
      </w:r>
      <w:r w:rsidRPr="00EB4CF7">
        <w:rPr>
          <w:color w:val="222222"/>
        </w:rPr>
        <w:t xml:space="preserve">les pays du monde en général et ceux africains en particulier, font de plus en plus face à l’émergence de nouvelles pathologies et à des épidémies nouvelles qui impliquent une demande non seulement de plus en plus croissante de personnels de santé, mais </w:t>
      </w:r>
      <w:r w:rsidRPr="00EB4CF7">
        <w:rPr>
          <w:color w:val="222222"/>
        </w:rPr>
        <w:lastRenderedPageBreak/>
        <w:t>aussi dans des spécialités plus précises pour faire face à la progression des maladies (</w:t>
      </w:r>
      <w:r w:rsidR="000D254E" w:rsidRPr="00EB4CF7">
        <w:rPr>
          <w:color w:val="222222"/>
        </w:rPr>
        <w:t>Liesse</w:t>
      </w:r>
      <w:r w:rsidRPr="00EB4CF7">
        <w:rPr>
          <w:color w:val="222222"/>
        </w:rPr>
        <w:t xml:space="preserve"> et al.,  2003).</w:t>
      </w:r>
    </w:p>
    <w:p w14:paraId="4BDEE7F6" w14:textId="58E5B915" w:rsidR="00EA67EB" w:rsidRPr="00EB4CF7" w:rsidRDefault="00EA67EB" w:rsidP="0034020A">
      <w:pPr>
        <w:spacing w:line="360" w:lineRule="auto"/>
        <w:jc w:val="both"/>
      </w:pPr>
      <w:r w:rsidRPr="00EB4CF7">
        <w:t xml:space="preserve">La mesure de l’offre de travail en termes de stock dans le domaine de la santé requiert une distinction entre les diplômés en activité (« taux d’activité ») et, parmi eux, ceux restant dans le secteur de la santé (« taux de rétention par le secteur »), l’ampleur des équivalents temps plein, compte tenu du volume de travail (mesuré en heures ou en services fournis), et  la part d’activité dans les différentes fonctions (curatives et non-curatives) (Deliège et al. (2005). Selon l’OMS, on peut mesurer l’offre de travail des ressources humaines pour la santé en considérant le nombre total d’heures consacrées aux activités de santé pendant une période donnée (par exemple une semaine), une approche qui tient alors compte seulement de l’offre de travail actuel, indépendamment des besoins réels pour une couverture sanitaire effective.. Ce nombre s’obtient en multipliant le nombre d’agents de santé par le nombre d’heures de travail que chacun consacre à sa fonction professionnelle sur la période donnée (intensité du travail). Cette approche de mesure de l’offre de travail des ressources humaines pour la santé est reprise par l’OMS (2015) qui utilise l’expression d’équivalents temps plein. En effet,  les estimations en matière d’offre de travail des RHS doivent être faites sur la base d’équivalents temps plein – et pas seulement des effectifs – afin de tenir compte d’une certaine flexibilité dans l’organisation du travail (temps partagé, engagements à temps partiel); (OMS, 2015). C’est cette approche de mesure de l’offre de travail adoptée par l’OMS qui </w:t>
      </w:r>
      <w:r w:rsidR="00674BA8" w:rsidRPr="00EB4CF7">
        <w:t xml:space="preserve">a été utilisée </w:t>
      </w:r>
      <w:r w:rsidRPr="00EB4CF7">
        <w:t>dans le cadre de la présente étude.</w:t>
      </w:r>
    </w:p>
    <w:p w14:paraId="4175A19B" w14:textId="32AF02E8" w:rsidR="00EA67EB" w:rsidRPr="00EB4CF7" w:rsidRDefault="00EA67EB" w:rsidP="0034020A">
      <w:pPr>
        <w:pStyle w:val="HTMLPreformatted"/>
        <w:spacing w:line="360" w:lineRule="auto"/>
        <w:jc w:val="both"/>
        <w:rPr>
          <w:rFonts w:ascii="Times New Roman" w:hAnsi="Times New Roman" w:cs="Times New Roman"/>
          <w:color w:val="222222"/>
          <w:sz w:val="24"/>
          <w:szCs w:val="24"/>
        </w:rPr>
      </w:pPr>
      <w:r w:rsidRPr="00EB4CF7">
        <w:rPr>
          <w:rFonts w:ascii="Times New Roman" w:hAnsi="Times New Roman" w:cs="Times New Roman"/>
          <w:color w:val="1F1F1F"/>
          <w:sz w:val="24"/>
          <w:szCs w:val="24"/>
        </w:rPr>
        <w:t xml:space="preserve">Analysant les facteurs influençant l’offre de travail dans le secteur de la santé,  la littérature met en exergue l’influence des incitations financières et non financières qui jouent un rôle essentiel dans </w:t>
      </w:r>
      <w:r w:rsidR="00DC1F89">
        <w:rPr>
          <w:rFonts w:ascii="Times New Roman" w:hAnsi="Times New Roman" w:cs="Times New Roman"/>
          <w:color w:val="1F1F1F"/>
          <w:sz w:val="24"/>
          <w:szCs w:val="24"/>
        </w:rPr>
        <w:t xml:space="preserve">l’attractivité de la formation et </w:t>
      </w:r>
      <w:r w:rsidRPr="00EB4CF7">
        <w:rPr>
          <w:rFonts w:ascii="Times New Roman" w:hAnsi="Times New Roman" w:cs="Times New Roman"/>
          <w:color w:val="1F1F1F"/>
          <w:sz w:val="24"/>
          <w:szCs w:val="24"/>
        </w:rPr>
        <w:t xml:space="preserve">les migrations de personnels de santé. </w:t>
      </w:r>
      <w:r w:rsidRPr="00EB4CF7">
        <w:rPr>
          <w:rFonts w:ascii="Times New Roman" w:hAnsi="Times New Roman" w:cs="Times New Roman"/>
          <w:sz w:val="24"/>
          <w:szCs w:val="24"/>
        </w:rPr>
        <w:t>En effet, dans le mode de calcul de l’offre de travail retenu (celui de l’OMS) intervient le nombre d’agents de santé ; ce nombre est déterminé par plusieurs facteurs au nombre desquels l’attrait des professions de santé dont la baisse réduit le nombre de nouveaux actifs dans les professions, les migrations externes nettes qui réduisent le nombre d’agents de santé au même titre que la retraite anticipée ou le changement de profession. L’absentéisme par ailleurs réduira le nombre d’heures travaillées par agent de santé. Tous ces facteurs transversaux sont susceptibles d’être influencés par le niveau des salaires et les autres dépenses non salariales pertinentes dans un pays donné (OMS, 2010).</w:t>
      </w:r>
      <w:r w:rsidRPr="00EB4CF7">
        <w:rPr>
          <w:rFonts w:ascii="Times New Roman" w:hAnsi="Times New Roman" w:cs="Times New Roman"/>
          <w:color w:val="1F1F1F"/>
          <w:sz w:val="24"/>
          <w:szCs w:val="24"/>
        </w:rPr>
        <w:t xml:space="preserve"> </w:t>
      </w:r>
      <w:r w:rsidRPr="00EB4CF7">
        <w:rPr>
          <w:rFonts w:ascii="Times New Roman" w:hAnsi="Times New Roman" w:cs="Times New Roman"/>
          <w:color w:val="222222"/>
          <w:sz w:val="24"/>
          <w:szCs w:val="24"/>
        </w:rPr>
        <w:t>La perception qu’en ont les individus en termes de  rendements privés de l’éducation est de nature à influencer la décision des individus à se former dans des métiers spécifiques (Chamarbagwala, 2008).</w:t>
      </w:r>
    </w:p>
    <w:p w14:paraId="58C59DF6" w14:textId="3FFFE52E" w:rsidR="00EA67EB" w:rsidRPr="00EB4CF7" w:rsidRDefault="00EA67EB" w:rsidP="0034020A">
      <w:pPr>
        <w:pStyle w:val="HTMLPreformatted"/>
        <w:spacing w:line="360" w:lineRule="auto"/>
        <w:jc w:val="both"/>
        <w:rPr>
          <w:rFonts w:ascii="Times New Roman" w:hAnsi="Times New Roman" w:cs="Times New Roman"/>
          <w:color w:val="222222"/>
          <w:sz w:val="24"/>
          <w:szCs w:val="24"/>
        </w:rPr>
      </w:pPr>
      <w:r w:rsidRPr="00EB4CF7">
        <w:rPr>
          <w:rFonts w:ascii="Times New Roman" w:hAnsi="Times New Roman" w:cs="Times New Roman"/>
          <w:color w:val="222222"/>
          <w:sz w:val="24"/>
          <w:szCs w:val="24"/>
        </w:rPr>
        <w:lastRenderedPageBreak/>
        <w:t>Au regard des éléments ainsi présentés, la mesure de l’offre de travail en santé doit se faire en termes d’équivalent temps-plein tel que proposé par l’OMS, aussi bien sur la base de la situation actuelle que dans une optique de c</w:t>
      </w:r>
      <w:r w:rsidR="00DC1F89">
        <w:rPr>
          <w:rFonts w:ascii="Times New Roman" w:hAnsi="Times New Roman" w:cs="Times New Roman"/>
          <w:color w:val="222222"/>
          <w:sz w:val="24"/>
          <w:szCs w:val="24"/>
        </w:rPr>
        <w:t>ouverture sanitaire universelle ;</w:t>
      </w:r>
      <w:r w:rsidRPr="00EB4CF7">
        <w:rPr>
          <w:rFonts w:ascii="Times New Roman" w:hAnsi="Times New Roman" w:cs="Times New Roman"/>
          <w:color w:val="222222"/>
          <w:sz w:val="24"/>
          <w:szCs w:val="24"/>
        </w:rPr>
        <w:t xml:space="preserve"> et les facteurs déterminant l’offre</w:t>
      </w:r>
      <w:r w:rsidR="00FA6A63" w:rsidRPr="00EB4CF7">
        <w:rPr>
          <w:rFonts w:ascii="Times New Roman" w:hAnsi="Times New Roman" w:cs="Times New Roman"/>
          <w:color w:val="222222"/>
          <w:sz w:val="24"/>
          <w:szCs w:val="24"/>
        </w:rPr>
        <w:t>,</w:t>
      </w:r>
      <w:r w:rsidRPr="00EB4CF7">
        <w:rPr>
          <w:rFonts w:ascii="Times New Roman" w:hAnsi="Times New Roman" w:cs="Times New Roman"/>
          <w:color w:val="222222"/>
          <w:sz w:val="24"/>
          <w:szCs w:val="24"/>
        </w:rPr>
        <w:t xml:space="preserve"> notamment ceux relevant du système éducatif et ceux relevant du marché du travail </w:t>
      </w:r>
      <w:r w:rsidR="00A8540F">
        <w:rPr>
          <w:rFonts w:ascii="Times New Roman" w:hAnsi="Times New Roman" w:cs="Times New Roman"/>
          <w:color w:val="222222"/>
          <w:sz w:val="24"/>
          <w:szCs w:val="24"/>
        </w:rPr>
        <w:t>à savoir</w:t>
      </w:r>
      <w:r w:rsidRPr="00EB4CF7">
        <w:rPr>
          <w:rFonts w:ascii="Times New Roman" w:hAnsi="Times New Roman" w:cs="Times New Roman"/>
          <w:color w:val="222222"/>
          <w:sz w:val="24"/>
          <w:szCs w:val="24"/>
        </w:rPr>
        <w:t xml:space="preserve"> les incitations financières et non financières</w:t>
      </w:r>
      <w:r w:rsidR="00FA6A63" w:rsidRPr="00EB4CF7">
        <w:rPr>
          <w:rFonts w:ascii="Times New Roman" w:hAnsi="Times New Roman" w:cs="Times New Roman"/>
          <w:color w:val="222222"/>
          <w:sz w:val="24"/>
          <w:szCs w:val="24"/>
        </w:rPr>
        <w:t>,</w:t>
      </w:r>
      <w:r w:rsidRPr="00EB4CF7">
        <w:rPr>
          <w:rFonts w:ascii="Times New Roman" w:hAnsi="Times New Roman" w:cs="Times New Roman"/>
          <w:color w:val="222222"/>
          <w:sz w:val="24"/>
          <w:szCs w:val="24"/>
        </w:rPr>
        <w:t xml:space="preserve"> méritent d’être appréciés. Pour cela, il est indispensable dans le cadre de la présente étude, de recueillir les informations non seulement  sur les effectifs réels de personnels de santé dans les formations sanitaires, mais </w:t>
      </w:r>
      <w:r w:rsidR="00FA6A63" w:rsidRPr="00EB4CF7">
        <w:rPr>
          <w:rFonts w:ascii="Times New Roman" w:hAnsi="Times New Roman" w:cs="Times New Roman"/>
          <w:color w:val="222222"/>
          <w:sz w:val="24"/>
          <w:szCs w:val="24"/>
        </w:rPr>
        <w:t xml:space="preserve">aussi </w:t>
      </w:r>
      <w:r w:rsidRPr="00EB4CF7">
        <w:rPr>
          <w:rFonts w:ascii="Times New Roman" w:hAnsi="Times New Roman" w:cs="Times New Roman"/>
          <w:color w:val="222222"/>
          <w:sz w:val="24"/>
          <w:szCs w:val="24"/>
        </w:rPr>
        <w:t xml:space="preserve">les projections faites dans </w:t>
      </w:r>
      <w:r w:rsidR="00DC1F89">
        <w:rPr>
          <w:rFonts w:ascii="Times New Roman" w:hAnsi="Times New Roman" w:cs="Times New Roman"/>
          <w:color w:val="222222"/>
          <w:sz w:val="24"/>
          <w:szCs w:val="24"/>
        </w:rPr>
        <w:t>la perspective d’une couverture sanitaire universelle</w:t>
      </w:r>
      <w:r w:rsidRPr="00EB4CF7">
        <w:rPr>
          <w:rFonts w:ascii="Times New Roman" w:hAnsi="Times New Roman" w:cs="Times New Roman"/>
          <w:color w:val="222222"/>
          <w:sz w:val="24"/>
          <w:szCs w:val="24"/>
        </w:rPr>
        <w:t>.</w:t>
      </w:r>
    </w:p>
    <w:p w14:paraId="3049BA5D" w14:textId="77777777" w:rsidR="00EA67EB" w:rsidRPr="00EB4CF7" w:rsidRDefault="00EA67EB" w:rsidP="0034020A">
      <w:pPr>
        <w:pStyle w:val="HTMLPreformatted"/>
        <w:spacing w:line="360" w:lineRule="auto"/>
        <w:jc w:val="both"/>
        <w:rPr>
          <w:rFonts w:ascii="Times New Roman" w:hAnsi="Times New Roman" w:cs="Times New Roman"/>
          <w:color w:val="222222"/>
          <w:sz w:val="24"/>
          <w:szCs w:val="24"/>
        </w:rPr>
      </w:pPr>
    </w:p>
    <w:p w14:paraId="177F4D04" w14:textId="77777777" w:rsidR="00EA67EB" w:rsidRPr="00EB4CF7" w:rsidRDefault="00EA67EB" w:rsidP="0034020A">
      <w:pPr>
        <w:pStyle w:val="Heading4"/>
        <w:ind w:left="0" w:firstLine="0"/>
        <w:rPr>
          <w:color w:val="002060"/>
          <w:szCs w:val="26"/>
        </w:rPr>
      </w:pPr>
      <w:r w:rsidRPr="00EB4CF7">
        <w:t>La demande de main d’œuvre dans le secteur de la santé</w:t>
      </w:r>
    </w:p>
    <w:p w14:paraId="09BA5405" w14:textId="291C83D4" w:rsidR="00EA67EB" w:rsidRPr="00EB4CF7" w:rsidRDefault="00EA67EB" w:rsidP="0034020A">
      <w:pPr>
        <w:shd w:val="clear" w:color="auto" w:fill="FFFFFF"/>
        <w:tabs>
          <w:tab w:val="left" w:pos="1066"/>
        </w:tabs>
        <w:spacing w:line="360" w:lineRule="auto"/>
        <w:jc w:val="both"/>
        <w:rPr>
          <w:rFonts w:ascii="inherit" w:hAnsi="inherit"/>
          <w:color w:val="222222"/>
        </w:rPr>
      </w:pPr>
      <w:r w:rsidRPr="00EB4CF7">
        <w:rPr>
          <w:rFonts w:ascii="inherit" w:hAnsi="inherit"/>
          <w:color w:val="222222"/>
        </w:rPr>
        <w:t xml:space="preserve">La demande de main-d'œuvre dans le secteur de la santé est le nombre de professionnels de la </w:t>
      </w:r>
      <w:r w:rsidRPr="00EB4CF7">
        <w:rPr>
          <w:color w:val="222222"/>
        </w:rPr>
        <w:t>santé ayant les qualifications que les employeurs souhaitent embaucher et ont les moyens de payer (Gary  et Andalón. 2011). Cette définition de la demande qui fait l’unanimité dans la littérature contemporaine (</w:t>
      </w:r>
      <w:r w:rsidRPr="00EB4CF7">
        <w:t>Vujicic</w:t>
      </w:r>
      <w:r w:rsidRPr="00EB4CF7">
        <w:rPr>
          <w:color w:val="222222"/>
        </w:rPr>
        <w:t xml:space="preserve">  et al. 2009 ; Pond et al., 2006) est reprise par McPake et al. (2014) qui montrent de plus que  les besoins ou les exigences du personnel de santé sont souvent définis par les planificateurs du personnel de santé et ne tiennent pas compte des contraintes de ressources ni des effets des agents de santé supplémentaires sur la productivité ou la santé. Selon Gary  et Andalón. (2011), aussi bien le secteur public, les hôpitaux et cliniques privés, les organisations confessionnelles, et les travailleurs indépendants sont tous des employeurs de professionnels de la santé</w:t>
      </w:r>
      <w:r w:rsidR="00DE13A0">
        <w:rPr>
          <w:color w:val="222222"/>
        </w:rPr>
        <w:t>.</w:t>
      </w:r>
      <w:r w:rsidRPr="00EB4CF7">
        <w:rPr>
          <w:color w:val="222222"/>
        </w:rPr>
        <w:t xml:space="preserve"> La demande de main-d'œuvre des personnels de santé est dérivée de la demande de services de santé. Plus la demande de services de santé est faible, plus la demande de main d’œuvre de personnels de santé est faible.</w:t>
      </w:r>
      <w:r w:rsidRPr="00EB4CF7">
        <w:rPr>
          <w:rFonts w:ascii="inherit" w:hAnsi="inherit"/>
          <w:color w:val="222222"/>
        </w:rPr>
        <w:t xml:space="preserve"> </w:t>
      </w:r>
    </w:p>
    <w:p w14:paraId="4C35F4D2" w14:textId="77777777" w:rsidR="00EA67EB" w:rsidRPr="00EB4CF7" w:rsidRDefault="00EA67EB" w:rsidP="0034020A">
      <w:pPr>
        <w:shd w:val="clear" w:color="auto" w:fill="FFFFFF"/>
        <w:tabs>
          <w:tab w:val="left" w:pos="1066"/>
        </w:tabs>
        <w:spacing w:line="360" w:lineRule="auto"/>
        <w:jc w:val="both"/>
        <w:rPr>
          <w:color w:val="222222"/>
        </w:rPr>
      </w:pPr>
    </w:p>
    <w:p w14:paraId="4CFDEE2F" w14:textId="280DB93D" w:rsidR="00EA67EB" w:rsidRPr="00EB4CF7" w:rsidRDefault="00EA67EB" w:rsidP="0034020A">
      <w:pPr>
        <w:shd w:val="clear" w:color="auto" w:fill="FFFFFF"/>
        <w:tabs>
          <w:tab w:val="left" w:pos="1066"/>
        </w:tabs>
        <w:spacing w:line="360" w:lineRule="auto"/>
        <w:jc w:val="both"/>
        <w:rPr>
          <w:color w:val="222222"/>
        </w:rPr>
      </w:pPr>
      <w:r w:rsidRPr="00EB4CF7">
        <w:rPr>
          <w:color w:val="222222"/>
        </w:rPr>
        <w:t>La demande de main d’œuvre est variable d’un type de formation sanitaire à l’autre</w:t>
      </w:r>
      <w:r w:rsidR="00DE13A0">
        <w:rPr>
          <w:color w:val="222222"/>
        </w:rPr>
        <w:t>.E</w:t>
      </w:r>
      <w:r w:rsidRPr="00EB4CF7">
        <w:rPr>
          <w:color w:val="222222"/>
        </w:rPr>
        <w:t xml:space="preserve">n effet, ces formations sanitaires font face à un bassin d’emploi unique,  le nombre et les types de main d’œuvre qu’elles utiliseront dépendent non seulement de l’évolution de la situation épidémiologique du pays, mais aussi de facteurs géographiques, démographiques, économiques et  culturels. </w:t>
      </w:r>
    </w:p>
    <w:p w14:paraId="44A76F5E" w14:textId="16C86686" w:rsidR="00EA67EB" w:rsidRPr="00EB4CF7" w:rsidRDefault="00EA67EB" w:rsidP="0034020A">
      <w:pPr>
        <w:shd w:val="clear" w:color="auto" w:fill="FFFFFF"/>
        <w:tabs>
          <w:tab w:val="left" w:pos="1066"/>
        </w:tabs>
        <w:spacing w:line="360" w:lineRule="auto"/>
        <w:jc w:val="both"/>
        <w:rPr>
          <w:color w:val="222222"/>
        </w:rPr>
      </w:pPr>
      <w:r w:rsidRPr="00EB4CF7">
        <w:rPr>
          <w:color w:val="222222"/>
        </w:rPr>
        <w:t>Sur la question de l’évolution de la situation épidémiologique</w:t>
      </w:r>
      <w:r w:rsidR="008B720A">
        <w:rPr>
          <w:color w:val="222222"/>
        </w:rPr>
        <w:t xml:space="preserve"> caractérisée par l’émergence et la réémergence de nouvelles pathologies et des épidémies nouvelles</w:t>
      </w:r>
      <w:r w:rsidRPr="00EB4CF7">
        <w:rPr>
          <w:color w:val="222222"/>
        </w:rPr>
        <w:t xml:space="preserve">, les pays du monde en général et ceux africains en particulier, font </w:t>
      </w:r>
      <w:r w:rsidR="008B720A">
        <w:rPr>
          <w:color w:val="222222"/>
        </w:rPr>
        <w:t xml:space="preserve">face </w:t>
      </w:r>
      <w:r w:rsidRPr="00EB4CF7">
        <w:rPr>
          <w:color w:val="222222"/>
        </w:rPr>
        <w:t>à une demande de plus en plus cr</w:t>
      </w:r>
      <w:r w:rsidR="008B720A">
        <w:rPr>
          <w:color w:val="222222"/>
        </w:rPr>
        <w:t>oissante de personnels de santé</w:t>
      </w:r>
      <w:r w:rsidRPr="00EB4CF7">
        <w:rPr>
          <w:color w:val="222222"/>
        </w:rPr>
        <w:t xml:space="preserve"> (Liese et al.,  2003).</w:t>
      </w:r>
    </w:p>
    <w:p w14:paraId="6668515F" w14:textId="52E26FD0" w:rsidR="00EA67EB" w:rsidRPr="00EB4CF7" w:rsidRDefault="00EA67EB" w:rsidP="0034020A">
      <w:pPr>
        <w:shd w:val="clear" w:color="auto" w:fill="FFFFFF"/>
        <w:tabs>
          <w:tab w:val="left" w:pos="1066"/>
        </w:tabs>
        <w:spacing w:line="360" w:lineRule="auto"/>
        <w:jc w:val="both"/>
      </w:pPr>
      <w:r w:rsidRPr="00EB4CF7">
        <w:rPr>
          <w:color w:val="222222"/>
        </w:rPr>
        <w:t xml:space="preserve">Par exemple, selon </w:t>
      </w:r>
      <w:r w:rsidRPr="00EB4CF7">
        <w:rPr>
          <w:bCs/>
        </w:rPr>
        <w:t xml:space="preserve">le </w:t>
      </w:r>
      <w:r w:rsidRPr="00EB4CF7">
        <w:t xml:space="preserve">rapport de la cartographie des offres de services des institutions de formation des agents de santé du Bénin, (juillet 2014), la demande de personnels de santé varie selon le milieu d’implantation des formations sanitaires, les formations sanitaires implantées en </w:t>
      </w:r>
      <w:r w:rsidRPr="00EB4CF7">
        <w:lastRenderedPageBreak/>
        <w:t>milieu urbain demandant plus de main d’œuvre que ceux en milieu rural, ceci du fait de la concentration de la demande de soins dans les milieux urbains et d’un consentement à payer les soins de santé plus élevé</w:t>
      </w:r>
      <w:r w:rsidR="00DE13A0">
        <w:t>s</w:t>
      </w:r>
      <w:r w:rsidRPr="00EB4CF7">
        <w:t xml:space="preserve"> pour les ménages urbains que pour les ménages ruraux. </w:t>
      </w:r>
    </w:p>
    <w:p w14:paraId="4B069CC0" w14:textId="41B7C3E9" w:rsidR="00EA67EB" w:rsidRPr="00EB4CF7" w:rsidRDefault="00EA67EB" w:rsidP="0034020A">
      <w:pPr>
        <w:shd w:val="clear" w:color="auto" w:fill="FFFFFF"/>
        <w:tabs>
          <w:tab w:val="left" w:pos="1066"/>
        </w:tabs>
        <w:spacing w:line="360" w:lineRule="auto"/>
        <w:jc w:val="both"/>
      </w:pPr>
      <w:r w:rsidRPr="00EB4CF7">
        <w:t>Outre les facteurs économiques et démographiques, la demande de main d’œuvre sanitaire dépend aussi de considérations d’ordre culturel (Doumbouya, 2008). En effet, dans les pays africains en général où la population est à majorité rurale (En moyenne, un tiers de la population de la Région Afrique vit en milieu urbain (FNUAP, 2014)), les croyances sont tout aussi déterminantes dans le choix des itinéraires thérapeutiques, avec pour conséquence une faible demande  de main d’œuvre sanitaire du secteur moderne dans les zones rurales contrairement aux milieux urbains.</w:t>
      </w:r>
    </w:p>
    <w:p w14:paraId="53E9A51E" w14:textId="168B6416" w:rsidR="00EE2482" w:rsidRDefault="00EA67EB" w:rsidP="0034020A">
      <w:pPr>
        <w:shd w:val="clear" w:color="auto" w:fill="FFFFFF"/>
        <w:tabs>
          <w:tab w:val="left" w:pos="1066"/>
        </w:tabs>
        <w:spacing w:line="360" w:lineRule="auto"/>
        <w:jc w:val="both"/>
      </w:pPr>
      <w:r w:rsidRPr="00EB4CF7">
        <w:t>Au regard de la littérature ainsi mise en exergue, quelle est l'adéquation entre la demande de main d’œuvre sanitaire et la production d'une part et les besoins en service de sant</w:t>
      </w:r>
      <w:r w:rsidR="00EE2482">
        <w:t>é</w:t>
      </w:r>
      <w:r w:rsidRPr="00EB4CF7">
        <w:t xml:space="preserve"> en vue d'atteindre la couverture sanitaire  universelle</w:t>
      </w:r>
      <w:r w:rsidR="008B720A" w:rsidRPr="008B720A">
        <w:t xml:space="preserve"> </w:t>
      </w:r>
      <w:r w:rsidR="008B720A" w:rsidRPr="00EB4CF7">
        <w:t>d'autre part</w:t>
      </w:r>
      <w:r w:rsidRPr="00EB4CF7">
        <w:t>?</w:t>
      </w:r>
    </w:p>
    <w:p w14:paraId="57B85986" w14:textId="5263A624" w:rsidR="00EA67EB" w:rsidRPr="00EB4CF7" w:rsidRDefault="00EA67EB" w:rsidP="0034020A">
      <w:pPr>
        <w:shd w:val="clear" w:color="auto" w:fill="FFFFFF"/>
        <w:tabs>
          <w:tab w:val="left" w:pos="1066"/>
        </w:tabs>
        <w:spacing w:line="360" w:lineRule="auto"/>
        <w:jc w:val="both"/>
      </w:pPr>
      <w:r w:rsidRPr="00EB4CF7">
        <w:t xml:space="preserve"> </w:t>
      </w:r>
      <w:r w:rsidRPr="00EB4CF7">
        <w:rPr>
          <w:color w:val="222222"/>
        </w:rPr>
        <w:t>L’analyse de la demande de main d’œuvre sanitaire au Bénin va répondre à cette question en s’appuyant sur l’</w:t>
      </w:r>
      <w:r w:rsidRPr="00EB4CF7">
        <w:t xml:space="preserve">ensemble de facteurs </w:t>
      </w:r>
      <w:r w:rsidRPr="00EB4CF7">
        <w:rPr>
          <w:color w:val="222222"/>
        </w:rPr>
        <w:t>géographiques, démographiques, économiques et culturels.</w:t>
      </w:r>
    </w:p>
    <w:p w14:paraId="564F5979" w14:textId="77777777" w:rsidR="00EA67EB" w:rsidRPr="00EB4CF7" w:rsidRDefault="00EA67EB" w:rsidP="0034020A">
      <w:pPr>
        <w:pStyle w:val="Heading4"/>
        <w:ind w:left="0" w:firstLine="0"/>
        <w:rPr>
          <w:color w:val="002060"/>
        </w:rPr>
      </w:pPr>
      <w:r w:rsidRPr="00EB4CF7">
        <w:t>Le recrutement</w:t>
      </w:r>
    </w:p>
    <w:p w14:paraId="3D285119" w14:textId="6C45B5CA" w:rsidR="00EA67EB" w:rsidRPr="00EB4CF7" w:rsidRDefault="00EA67EB" w:rsidP="0034020A">
      <w:pPr>
        <w:tabs>
          <w:tab w:val="left" w:pos="1066"/>
        </w:tabs>
        <w:spacing w:line="360" w:lineRule="auto"/>
        <w:jc w:val="both"/>
      </w:pPr>
      <w:r w:rsidRPr="00EB4CF7">
        <w:t>Le recrutement est l'ensemble des activités et processus utilisés pour obtenir légalement un nombre de personnes qualifiées au bon endroit et au bon moment pour que les candidats à l’emploi  et l'organisation puissent se sélectionner dans leurs meilleurs intérêts à court et à long terme</w:t>
      </w:r>
      <w:r w:rsidR="00B50D05">
        <w:t xml:space="preserve"> (Terry et Francklin</w:t>
      </w:r>
      <w:r w:rsidR="00F56622">
        <w:t>, 1985</w:t>
      </w:r>
      <w:r w:rsidR="00B50D05">
        <w:t>)</w:t>
      </w:r>
      <w:r w:rsidRPr="00EB4CF7">
        <w:t xml:space="preserve">. En d'autres termes, le processus de recrutement fournit à l'organisation une liste de candidats potentiellement qualifiés à partir de laquelle une sélection judicieuse peut être faite pour pourvoir les postes vacants. Le recrutement réussi commence par une bonne </w:t>
      </w:r>
      <w:r w:rsidR="00D20E1A">
        <w:t xml:space="preserve"> et </w:t>
      </w:r>
      <w:r w:rsidRPr="00EB4CF7">
        <w:t xml:space="preserve">planification  des emplois et des postes. Dans cette phase du processus de dotation, une organisation élabore des plans pour remplir ou éliminer les possibilités d'emploi futures en fonction d'une analyse des besoins futurs, des talents disponibles au sein et à l'extérieur de l'organisation et des ressources actuelles et prévues pouvant être conservés. (Margaret, A. Richardson, 2014). Pour Roger et al. (1976), le recrutement est une activité qui vise à pourvoir des postes offerts ou vacants dans une organisation et son  importance se révèle à travers son coût, la stabilité de la main d’œuvre, la conjoncture économique, la qualification exigée, la présence syndicale, le changement technologique, les exigences des consommateurs et la législation du travail. Comme on peut s’en apercevoir, en tant qu’activité, le recrutement est un processus qui met en relation une institution utilisant des ressources humaines pour l’atteinte de ses objectifs, et un bassin d’emplois constitué des personnes aptes à participer à l’atteinte des objectifs de l’institution. Appliqué au personnel de santé, le recrutement doit permettre aux </w:t>
      </w:r>
      <w:r w:rsidRPr="00EB4CF7">
        <w:lastRenderedPageBreak/>
        <w:t>formations sanitaires de se doter de personnels de diverses catégories  nécessaires pour offrir aux usagers des soins et services en quantité et de qualité. Une telle appréhension du recrutement dans le secteur de la santé amène à considérer aussi bien la dimension  quantité que la dimension qualité des personnes retenues par les structures sanitaires au cours du processus. Dans ces conditions, une évaluation du recrutement des personnels de santé se doit de prendre aussi bien en compte les  différents corps recrutés et les effectifs y afférents.</w:t>
      </w:r>
    </w:p>
    <w:p w14:paraId="4EBBF343" w14:textId="7244447A" w:rsidR="00EA67EB" w:rsidRPr="00EB4CF7" w:rsidRDefault="00EA67EB" w:rsidP="0034020A">
      <w:pPr>
        <w:tabs>
          <w:tab w:val="left" w:pos="1066"/>
        </w:tabs>
        <w:spacing w:line="360" w:lineRule="auto"/>
        <w:jc w:val="both"/>
      </w:pPr>
      <w:r w:rsidRPr="00EB4CF7">
        <w:t xml:space="preserve">La présente étude </w:t>
      </w:r>
      <w:r w:rsidR="00FA6A63" w:rsidRPr="00EB4CF7">
        <w:t xml:space="preserve">a pris </w:t>
      </w:r>
      <w:r w:rsidRPr="00EB4CF7">
        <w:t>en compte ces deux dimensions du recrutement des personnels de santé.</w:t>
      </w:r>
    </w:p>
    <w:p w14:paraId="1B70409C" w14:textId="2AE92D59" w:rsidR="00EA67EB" w:rsidRPr="00EB4CF7" w:rsidRDefault="00EA67EB" w:rsidP="0034020A">
      <w:pPr>
        <w:tabs>
          <w:tab w:val="left" w:pos="1066"/>
        </w:tabs>
        <w:spacing w:line="360" w:lineRule="auto"/>
        <w:jc w:val="both"/>
      </w:pPr>
      <w:r w:rsidRPr="00EB4CF7">
        <w:t xml:space="preserve">Comme dans tout secteur d’activités, le recrutement de personnel dans le secteur de la santé doit répondre à un ensemble de questions portant sur l’efficacité du recrutement : Quelle est la demande projetée de ressources humaines en santé au regard des objectifs de couverture sanitaire universelle ? </w:t>
      </w:r>
      <w:r w:rsidR="004375B5">
        <w:t>Cette</w:t>
      </w:r>
      <w:r w:rsidRPr="00EB4CF7">
        <w:t xml:space="preserve"> questio</w:t>
      </w:r>
      <w:r w:rsidR="004375B5">
        <w:t>n</w:t>
      </w:r>
      <w:r w:rsidRPr="00EB4CF7">
        <w:t xml:space="preserve"> mérite d’être abordé</w:t>
      </w:r>
      <w:r w:rsidR="004375B5">
        <w:t>e</w:t>
      </w:r>
      <w:r w:rsidRPr="00EB4CF7">
        <w:t xml:space="preserve"> avec précision lorsqu’on s’intéresse à l’analyse du recrutement de personnel de santé. La question de l’adéquation entre les postes et les profils des personnes recrutées amène à disposer d’informations sur les caractéristiques des besoins de personnels de santé dans les localités où les besoins existent, et sur celles des personnes effectivement recrutées à ces postes. Au-delà de l’adéquation en termes de profil, il importe de s’intéresser aussi à l’adéquation entre le nombre de postes ouverts par année et les besoins réels du secteur, au regard non seulement des départs à la retraite dans le secteur, les abandons de poste, et les autres facteurs susceptibles d’influencer l’effectif des personnels de santé en poste (accidents de travail, décès de personnels de santé, migrations, etc.). Ces différents aspects seront abordés dans le cadre de la présente étude pour mieux apprécier le recrutement des personnels de santé.</w:t>
      </w:r>
    </w:p>
    <w:p w14:paraId="3C6B7065" w14:textId="77777777" w:rsidR="00EA67EB" w:rsidRPr="00EB4CF7" w:rsidRDefault="00EA67EB" w:rsidP="0034020A">
      <w:pPr>
        <w:tabs>
          <w:tab w:val="left" w:pos="1066"/>
        </w:tabs>
        <w:spacing w:line="360" w:lineRule="auto"/>
        <w:jc w:val="both"/>
      </w:pPr>
    </w:p>
    <w:p w14:paraId="00C3B6BA" w14:textId="77777777" w:rsidR="00EA67EB" w:rsidRPr="00EB4CF7" w:rsidRDefault="00EA67EB" w:rsidP="0034020A">
      <w:pPr>
        <w:pStyle w:val="Heading4"/>
        <w:ind w:left="0" w:firstLine="0"/>
      </w:pPr>
      <w:r w:rsidRPr="00EB4CF7">
        <w:t>Le déploiement</w:t>
      </w:r>
    </w:p>
    <w:p w14:paraId="6F459D7D" w14:textId="77777777" w:rsidR="00EA67EB" w:rsidRPr="00EB4CF7" w:rsidRDefault="00EA67EB" w:rsidP="0034020A">
      <w:pPr>
        <w:tabs>
          <w:tab w:val="left" w:pos="1675"/>
          <w:tab w:val="left" w:pos="7710"/>
          <w:tab w:val="left" w:pos="7875"/>
        </w:tabs>
        <w:spacing w:line="360" w:lineRule="auto"/>
      </w:pPr>
    </w:p>
    <w:p w14:paraId="5CB7ACC9" w14:textId="6F099FD2" w:rsidR="00EA67EB" w:rsidRPr="00EB4CF7" w:rsidRDefault="00EA67EB" w:rsidP="00340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inherit" w:hAnsi="inherit" w:cs="Courier New"/>
          <w:color w:val="222222"/>
        </w:rPr>
      </w:pPr>
      <w:r w:rsidRPr="00EB4CF7">
        <w:rPr>
          <w:rFonts w:ascii="inherit" w:hAnsi="inherit" w:cs="Courier New"/>
          <w:color w:val="222222"/>
        </w:rPr>
        <w:t>La question du déploiement du personnel de santé</w:t>
      </w:r>
      <w:r w:rsidR="004375B5">
        <w:rPr>
          <w:rFonts w:ascii="inherit" w:hAnsi="inherit" w:cs="Courier New"/>
          <w:color w:val="222222"/>
        </w:rPr>
        <w:t xml:space="preserve"> associée à celle</w:t>
      </w:r>
      <w:r w:rsidRPr="00EB4CF7">
        <w:rPr>
          <w:rFonts w:ascii="inherit" w:hAnsi="inherit" w:cs="Courier New"/>
          <w:color w:val="222222"/>
        </w:rPr>
        <w:t xml:space="preserve"> de la répartition et des déséquilibres géographiques sont d’une grande importance en matière de gestion des ressources humaines en santé. Les déséquilibres géographiques relatifs au personnel de santé peuvent être définis comme les différences observées en matière d’offre sur des  unités spatiales. Au sein d’un pays, les unités spatiales peuvent désigner par exemple, </w:t>
      </w:r>
      <w:r w:rsidR="004375B5">
        <w:rPr>
          <w:rFonts w:ascii="inherit" w:hAnsi="inherit" w:cs="Courier New"/>
          <w:color w:val="222222"/>
        </w:rPr>
        <w:t xml:space="preserve">les </w:t>
      </w:r>
      <w:r w:rsidRPr="00EB4CF7">
        <w:rPr>
          <w:rFonts w:ascii="inherit" w:hAnsi="inherit" w:cs="Courier New"/>
          <w:color w:val="222222"/>
        </w:rPr>
        <w:t xml:space="preserve">zones rurales contre </w:t>
      </w:r>
      <w:r w:rsidR="004375B5">
        <w:rPr>
          <w:rFonts w:ascii="inherit" w:hAnsi="inherit" w:cs="Courier New"/>
          <w:color w:val="222222"/>
        </w:rPr>
        <w:t xml:space="preserve">les </w:t>
      </w:r>
      <w:r w:rsidRPr="00EB4CF7">
        <w:rPr>
          <w:rFonts w:ascii="inherit" w:hAnsi="inherit" w:cs="Courier New"/>
          <w:color w:val="222222"/>
        </w:rPr>
        <w:t xml:space="preserve">zones urbaines, ou encore </w:t>
      </w:r>
      <w:r w:rsidR="004375B5">
        <w:rPr>
          <w:rFonts w:ascii="inherit" w:hAnsi="inherit" w:cs="Courier New"/>
          <w:color w:val="222222"/>
        </w:rPr>
        <w:t xml:space="preserve">les </w:t>
      </w:r>
      <w:r w:rsidRPr="00EB4CF7">
        <w:rPr>
          <w:rFonts w:ascii="inherit" w:hAnsi="inherit" w:cs="Courier New"/>
          <w:color w:val="222222"/>
        </w:rPr>
        <w:t xml:space="preserve">régions  épidémiologiques, administratives ou économiques.  (Victoria et al. 2012). </w:t>
      </w:r>
    </w:p>
    <w:p w14:paraId="0D6C8173" w14:textId="77777777" w:rsidR="00EA67EB" w:rsidRPr="00EB4CF7" w:rsidRDefault="00EA67EB" w:rsidP="0034020A">
      <w:pPr>
        <w:tabs>
          <w:tab w:val="left" w:pos="1066"/>
        </w:tabs>
        <w:spacing w:line="360" w:lineRule="auto"/>
        <w:jc w:val="both"/>
      </w:pPr>
      <w:r w:rsidRPr="00EB4CF7">
        <w:t xml:space="preserve">Les déséquilibres géographiques observés, en particulier la pénurie de personnel qualifié dans les zones rurales ou pauvres, sont une source de préoccupation sociale et politique dans la plupart des pays. Au sein de ceux-ci, la mauvaise répartition des personnels de santé représente </w:t>
      </w:r>
      <w:r w:rsidRPr="00EB4CF7">
        <w:lastRenderedPageBreak/>
        <w:t>souvent un obstacle majeur  lorsqu’on veut assurer une équité d’accès aux services de santé essentiels et atteindre les objectifs des systèmes de santé.</w:t>
      </w:r>
    </w:p>
    <w:p w14:paraId="16AED7DF" w14:textId="51084B69" w:rsidR="00EA67EB" w:rsidRPr="00EB4CF7" w:rsidRDefault="00EA67EB" w:rsidP="00340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inherit" w:hAnsi="inherit" w:cs="Courier New"/>
          <w:color w:val="222222"/>
        </w:rPr>
      </w:pPr>
      <w:r w:rsidRPr="00EB4CF7">
        <w:t xml:space="preserve">Il n’existe pas de définition internationale  normalisée de ce que représente une zone « rurale » ou  « mal desservie ». Le rapport des Nations Unies sur l’état des villes du monde 2008/2009 constate que la  plupart des statistiques comparées sur les populations  rurales par opposition aux populations urbaines sont d’un intérêt limité du fait que la ruralité n’est pas définie de la même manière selon les pays. Si tous les pays recensent des groupes de population  mal desservis, cette notion est foncièrement  différente </w:t>
      </w:r>
      <w:r w:rsidR="004375B5">
        <w:t>d’un pays à l’autre. La région mal desservie renvoie par exemple à des zones administratives</w:t>
      </w:r>
      <w:r w:rsidRPr="00EB4CF7">
        <w:t xml:space="preserve"> où résident des populations re</w:t>
      </w:r>
      <w:r w:rsidR="004375B5">
        <w:t>lativement démunies, de même qu’à</w:t>
      </w:r>
      <w:r w:rsidRPr="00EB4CF7">
        <w:t xml:space="preserve"> l’éloignement géographique de la capitale ou de</w:t>
      </w:r>
      <w:r w:rsidR="004375B5">
        <w:t>s grandes zones métropolitaines ; il s’agit aussi de</w:t>
      </w:r>
      <w:r w:rsidRPr="00EB4CF7">
        <w:t xml:space="preserve"> la vulnérabilité  socioculturelle de certains sous-groupes. D</w:t>
      </w:r>
      <w:r w:rsidR="008B76F2">
        <w:t>u point de vue du</w:t>
      </w:r>
      <w:r w:rsidRPr="00EB4CF7">
        <w:t xml:space="preserve"> système de santé, il</w:t>
      </w:r>
      <w:r w:rsidR="008B76F2">
        <w:t xml:space="preserve"> peut s’agir de territoires où </w:t>
      </w:r>
      <w:r w:rsidRPr="00EB4CF7">
        <w:t>la densité des soignants est en deçà du seuil de référence.</w:t>
      </w:r>
    </w:p>
    <w:p w14:paraId="4C9C373D" w14:textId="42B528F9" w:rsidR="00EA67EB" w:rsidRPr="00EB4CF7" w:rsidRDefault="00EA67EB" w:rsidP="00340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inherit" w:hAnsi="inherit" w:cs="Courier New"/>
          <w:color w:val="222222"/>
        </w:rPr>
      </w:pPr>
      <w:r w:rsidRPr="00EB4CF7">
        <w:rPr>
          <w:rFonts w:ascii="inherit" w:hAnsi="inherit" w:cs="Courier New"/>
          <w:color w:val="222222"/>
        </w:rPr>
        <w:t>Les indicateurs de déploiement du personnel de santé les plus couramment utilisés dans la  littérature sont les ratios de densité en personnels de santé au sein d’un pays et d’un pays sur l’autre pendant une période de temps. Ces indicateurs permettent de comparer les différentes régions et sous-régions diversement dotées en population</w:t>
      </w:r>
      <w:r w:rsidR="009D1C7A" w:rsidRPr="00EB4CF7">
        <w:rPr>
          <w:rFonts w:ascii="inherit" w:hAnsi="inherit" w:cs="Courier New"/>
          <w:color w:val="222222"/>
        </w:rPr>
        <w:t>s</w:t>
      </w:r>
      <w:r w:rsidRPr="00EB4CF7">
        <w:rPr>
          <w:rFonts w:ascii="inherit" w:hAnsi="inherit" w:cs="Courier New"/>
          <w:color w:val="222222"/>
        </w:rPr>
        <w:t>. En outre, différents indicateurs synthétiques, comme le coefficient de Gini</w:t>
      </w:r>
      <w:r w:rsidR="00DC0131">
        <w:rPr>
          <w:rStyle w:val="FootnoteReference"/>
          <w:rFonts w:ascii="inherit" w:hAnsi="inherit" w:cs="Courier New"/>
          <w:color w:val="222222"/>
        </w:rPr>
        <w:footnoteReference w:id="3"/>
      </w:r>
      <w:r w:rsidR="00DC0131">
        <w:rPr>
          <w:rFonts w:ascii="inherit" w:hAnsi="inherit" w:cs="Courier New"/>
          <w:color w:val="222222"/>
        </w:rPr>
        <w:t xml:space="preserve"> </w:t>
      </w:r>
      <w:r w:rsidRPr="00EB4CF7">
        <w:rPr>
          <w:rFonts w:ascii="inherit" w:hAnsi="inherit" w:cs="Courier New"/>
          <w:color w:val="222222"/>
        </w:rPr>
        <w:t xml:space="preserve"> ou d’autres indices d’inégal</w:t>
      </w:r>
      <w:r w:rsidR="00747589">
        <w:rPr>
          <w:rFonts w:ascii="inherit" w:hAnsi="inherit" w:cs="Courier New"/>
          <w:color w:val="222222"/>
        </w:rPr>
        <w:t>ité</w:t>
      </w:r>
      <w:r w:rsidRPr="00EB4CF7">
        <w:rPr>
          <w:rFonts w:ascii="inherit" w:hAnsi="inherit" w:cs="Courier New"/>
          <w:color w:val="222222"/>
        </w:rPr>
        <w:t xml:space="preserve"> relative, permettent de calculer succinctement le déséquilibre du </w:t>
      </w:r>
      <w:r w:rsidR="009D1C7A" w:rsidRPr="00EB4CF7">
        <w:rPr>
          <w:rFonts w:ascii="inherit" w:hAnsi="inherit" w:cs="Courier New"/>
          <w:color w:val="222222"/>
        </w:rPr>
        <w:t xml:space="preserve">déploiement du </w:t>
      </w:r>
      <w:r w:rsidRPr="00EB4CF7">
        <w:rPr>
          <w:rFonts w:ascii="inherit" w:hAnsi="inherit" w:cs="Courier New"/>
          <w:color w:val="222222"/>
        </w:rPr>
        <w:t xml:space="preserve">personnel à partir des chiffres relatifs à la densité. </w:t>
      </w:r>
    </w:p>
    <w:p w14:paraId="200005F7" w14:textId="05213C27" w:rsidR="00EA67EB" w:rsidRPr="00EB4CF7" w:rsidRDefault="00EA67EB" w:rsidP="0034020A">
      <w:pPr>
        <w:tabs>
          <w:tab w:val="left" w:pos="1066"/>
        </w:tabs>
        <w:spacing w:after="160" w:line="360" w:lineRule="auto"/>
        <w:jc w:val="both"/>
      </w:pPr>
      <w:r w:rsidRPr="00EB4CF7">
        <w:rPr>
          <w:rFonts w:ascii="inherit" w:hAnsi="inherit" w:cs="Courier New"/>
          <w:color w:val="222222"/>
        </w:rPr>
        <w:t xml:space="preserve">La présente étude </w:t>
      </w:r>
      <w:r w:rsidR="009D1C7A" w:rsidRPr="00EB4CF7">
        <w:rPr>
          <w:rFonts w:ascii="inherit" w:hAnsi="inherit" w:cs="Courier New"/>
          <w:color w:val="222222"/>
        </w:rPr>
        <w:t xml:space="preserve">a </w:t>
      </w:r>
      <w:r w:rsidRPr="00EB4CF7">
        <w:rPr>
          <w:rFonts w:ascii="inherit" w:hAnsi="inherit" w:cs="Courier New"/>
          <w:color w:val="222222"/>
        </w:rPr>
        <w:t>abord</w:t>
      </w:r>
      <w:r w:rsidR="009D1C7A" w:rsidRPr="00EB4CF7">
        <w:rPr>
          <w:rFonts w:ascii="inherit" w:hAnsi="inherit" w:cs="Courier New"/>
          <w:color w:val="222222"/>
        </w:rPr>
        <w:t>é</w:t>
      </w:r>
      <w:r w:rsidRPr="00EB4CF7">
        <w:rPr>
          <w:rFonts w:ascii="inherit" w:hAnsi="inherit" w:cs="Courier New"/>
          <w:color w:val="222222"/>
        </w:rPr>
        <w:t xml:space="preserve"> la question du déploiement des personnels de santé par la mise en exergue des inégalités de répartition des personnels de santé. A cet effet, les ratios de densité en personnels de santé </w:t>
      </w:r>
      <w:r w:rsidR="009D1C7A" w:rsidRPr="00EB4CF7">
        <w:rPr>
          <w:rFonts w:ascii="inherit" w:hAnsi="inherit" w:cs="Courier New"/>
          <w:color w:val="222222"/>
        </w:rPr>
        <w:t xml:space="preserve">sont </w:t>
      </w:r>
      <w:r w:rsidRPr="00EB4CF7">
        <w:rPr>
          <w:rFonts w:ascii="inherit" w:hAnsi="inherit" w:cs="Courier New"/>
          <w:color w:val="222222"/>
        </w:rPr>
        <w:t>calculés aussi bien globalement que selon le sexe pour rendre compte de la dotation des différentes zones du pays en matière de personnels de santé</w:t>
      </w:r>
      <w:r w:rsidR="009D1C7A" w:rsidRPr="00EB4CF7">
        <w:rPr>
          <w:rFonts w:ascii="inherit" w:hAnsi="inherit" w:cs="Courier New"/>
          <w:color w:val="222222"/>
        </w:rPr>
        <w:t>. De même</w:t>
      </w:r>
      <w:r w:rsidRPr="00EB4CF7">
        <w:rPr>
          <w:rFonts w:ascii="inherit" w:hAnsi="inherit" w:cs="Courier New"/>
          <w:color w:val="222222"/>
        </w:rPr>
        <w:t xml:space="preserve"> l’importance des inégalités entre zones </w:t>
      </w:r>
      <w:r w:rsidR="009D1C7A" w:rsidRPr="00EB4CF7">
        <w:rPr>
          <w:rFonts w:ascii="inherit" w:hAnsi="inherit" w:cs="Courier New"/>
          <w:color w:val="222222"/>
        </w:rPr>
        <w:t xml:space="preserve">a été </w:t>
      </w:r>
      <w:r w:rsidRPr="00EB4CF7">
        <w:rPr>
          <w:rFonts w:ascii="inherit" w:hAnsi="inherit" w:cs="Courier New"/>
          <w:color w:val="222222"/>
        </w:rPr>
        <w:t xml:space="preserve">appréhendée à partir d’indice d’inégalités tel que l’indice de Gini.  </w:t>
      </w:r>
    </w:p>
    <w:p w14:paraId="3BF1904D" w14:textId="77777777" w:rsidR="00EA67EB" w:rsidRPr="00EB4CF7" w:rsidRDefault="00EA67EB" w:rsidP="0034020A">
      <w:pPr>
        <w:pStyle w:val="Heading4"/>
        <w:ind w:left="0" w:firstLine="0"/>
      </w:pPr>
      <w:r w:rsidRPr="00EB4CF7">
        <w:t>La fidélisation</w:t>
      </w:r>
    </w:p>
    <w:p w14:paraId="66474BAD" w14:textId="0788FF1A" w:rsidR="00EA67EB" w:rsidRPr="0069553C" w:rsidRDefault="00195269" w:rsidP="0069553C">
      <w:pPr>
        <w:pStyle w:val="CommentText"/>
        <w:spacing w:line="360" w:lineRule="auto"/>
        <w:jc w:val="both"/>
        <w:rPr>
          <w:rFonts w:ascii="inherit" w:hAnsi="inherit" w:cs="Courier New"/>
          <w:color w:val="222222"/>
          <w:sz w:val="24"/>
          <w:szCs w:val="24"/>
        </w:rPr>
      </w:pPr>
      <w:r w:rsidRPr="0069553C">
        <w:rPr>
          <w:rFonts w:ascii="inherit" w:hAnsi="inherit" w:cs="Courier New"/>
          <w:color w:val="222222"/>
          <w:sz w:val="24"/>
          <w:szCs w:val="24"/>
        </w:rPr>
        <w:t xml:space="preserve">Dans le domaine de la santé, La question de la mesure de la fidélisation est tout aussi importante. Selon </w:t>
      </w:r>
      <w:r w:rsidR="000D254E" w:rsidRPr="0069553C">
        <w:rPr>
          <w:rFonts w:ascii="inherit" w:hAnsi="inherit" w:cs="Courier New"/>
          <w:color w:val="222222"/>
          <w:sz w:val="24"/>
          <w:szCs w:val="24"/>
        </w:rPr>
        <w:t>l</w:t>
      </w:r>
      <w:r w:rsidR="0069553C" w:rsidRPr="0069553C">
        <w:rPr>
          <w:rFonts w:ascii="inherit" w:hAnsi="inherit" w:cs="Courier New"/>
          <w:color w:val="222222"/>
          <w:sz w:val="24"/>
          <w:szCs w:val="24"/>
        </w:rPr>
        <w:t>es Recommandations pour une politique mondiale OMS, 2010</w:t>
      </w:r>
      <w:r w:rsidR="00DC0131" w:rsidRPr="0069553C">
        <w:rPr>
          <w:rFonts w:ascii="inherit" w:hAnsi="inherit" w:cs="Courier New"/>
          <w:color w:val="222222"/>
          <w:sz w:val="24"/>
          <w:szCs w:val="24"/>
        </w:rPr>
        <w:t>(</w:t>
      </w:r>
      <w:r w:rsidRPr="0069553C">
        <w:rPr>
          <w:rFonts w:ascii="inherit" w:hAnsi="inherit" w:cs="Courier New"/>
          <w:color w:val="222222"/>
          <w:sz w:val="24"/>
          <w:szCs w:val="24"/>
        </w:rPr>
        <w:t>2010), la fidélisation est une augmentation du nombre des personnels de santé qui restent dans les zones rurales sous l’effet des interventions des pouvoirs publics.</w:t>
      </w:r>
      <w:r w:rsidR="00EA67EB" w:rsidRPr="0069553C">
        <w:rPr>
          <w:rFonts w:ascii="inherit" w:hAnsi="inherit" w:cs="Courier New"/>
          <w:color w:val="222222"/>
          <w:sz w:val="24"/>
          <w:szCs w:val="24"/>
        </w:rPr>
        <w:t xml:space="preserve"> </w:t>
      </w:r>
      <w:r w:rsidRPr="0069553C">
        <w:rPr>
          <w:rFonts w:ascii="inherit" w:hAnsi="inherit" w:cs="Courier New"/>
          <w:color w:val="222222"/>
          <w:sz w:val="24"/>
          <w:szCs w:val="24"/>
        </w:rPr>
        <w:t xml:space="preserve"> </w:t>
      </w:r>
    </w:p>
    <w:p w14:paraId="582F2288" w14:textId="2C95DD1A" w:rsidR="00EA67EB" w:rsidRPr="00EB4CF7" w:rsidRDefault="00195269" w:rsidP="0034020A">
      <w:pPr>
        <w:tabs>
          <w:tab w:val="left" w:pos="1066"/>
        </w:tabs>
        <w:spacing w:before="168" w:line="360" w:lineRule="auto"/>
        <w:jc w:val="both"/>
        <w:textAlignment w:val="top"/>
      </w:pPr>
      <w:r>
        <w:lastRenderedPageBreak/>
        <w:t>L</w:t>
      </w:r>
      <w:r w:rsidR="00EA67EB" w:rsidRPr="00EB4CF7">
        <w:t xml:space="preserve">a littérature propose un ensemble d’indicateurs permettant de mieux apprécier la fidélisation du personnel de santé : il s’agit par exemple de la durée de présence de ces agents dans les zones concernées, </w:t>
      </w:r>
      <w:r w:rsidR="00A73842">
        <w:t>d</w:t>
      </w:r>
      <w:r w:rsidR="00EA67EB" w:rsidRPr="00EB4CF7">
        <w:t xml:space="preserve">es taux de vacance de poste, </w:t>
      </w:r>
      <w:r w:rsidR="00A73842">
        <w:t>d</w:t>
      </w:r>
      <w:r w:rsidR="00EA67EB" w:rsidRPr="00EB4CF7">
        <w:t xml:space="preserve">es taux de rotation, </w:t>
      </w:r>
      <w:r w:rsidR="00A73842">
        <w:t xml:space="preserve">de </w:t>
      </w:r>
      <w:r w:rsidR="00EA67EB" w:rsidRPr="00EB4CF7">
        <w:t>la densité de personnels de santé en zones rurales par rapport aux zones urbaines. La présente étude s’</w:t>
      </w:r>
      <w:r w:rsidR="009D1C7A" w:rsidRPr="00EB4CF7">
        <w:t xml:space="preserve">est </w:t>
      </w:r>
      <w:r w:rsidR="00EA67EB" w:rsidRPr="00EB4CF7">
        <w:t>appu</w:t>
      </w:r>
      <w:r w:rsidR="009D1C7A" w:rsidRPr="00EB4CF7">
        <w:t>yée</w:t>
      </w:r>
      <w:r w:rsidR="00EA67EB" w:rsidRPr="00EB4CF7">
        <w:t xml:space="preserve"> sur l’ensemble des indicateurs proposés par la littérature en général et ceux du domaine de la santé en particulier pour apprécier la fidélisation des personnels de santé au Bénin. </w:t>
      </w:r>
    </w:p>
    <w:p w14:paraId="234CB0D2" w14:textId="0C5007C3" w:rsidR="00EA67EB" w:rsidRPr="00EB4CF7" w:rsidRDefault="00EA67EB" w:rsidP="0034020A">
      <w:pPr>
        <w:tabs>
          <w:tab w:val="left" w:pos="1066"/>
        </w:tabs>
        <w:spacing w:before="168" w:line="360" w:lineRule="auto"/>
        <w:jc w:val="both"/>
        <w:textAlignment w:val="top"/>
      </w:pPr>
      <w:r w:rsidRPr="00EB4CF7">
        <w:t xml:space="preserve">Selon Codjia et al. (2008), plusieurs facteurs peuvent contribuer aux difficultés de fidélisation des personnels de santé dans les zones difficiles au Sénégal comme dans la plupart des pays, bien sûr à divers degrés. Il s’agit de facteurs professionnels, de facteurs personnels et familiaux et de facteurs liés à la communauté. Selon les auteurs, au Sénégal, parmi les principaux facteurs professionnels, le sentiment d'isolement, voire d'oubli, prévaut souvent parmi les personnes travaillant dans les zones périphériques, en particulier dans les zones rurales et isolées. Parmi les facteurs personnels et familiaux, les questions liées à la scolarisation des enfants sont un facteur important. En effet, les possibilités de scolarisation des enfants étant souvent limitées dans les zones difficiles, ceci peut dissuader les agents de santé à aller s'installer dans ce type d'endroit avec sa famille. Des difficultés d'intégration dans la communauté peuvent aussi contribuer à renforcer les problèmes de fidélisation des personnels de santé dans certains </w:t>
      </w:r>
      <w:r w:rsidR="00492266" w:rsidRPr="00EB4CF7">
        <w:t xml:space="preserve">districts </w:t>
      </w:r>
      <w:r w:rsidR="00492266">
        <w:t xml:space="preserve"> ou </w:t>
      </w:r>
      <w:r w:rsidRPr="00EB4CF7">
        <w:t>régions.</w:t>
      </w:r>
    </w:p>
    <w:p w14:paraId="502833F7" w14:textId="77777777" w:rsidR="00EA67EB" w:rsidRPr="00EB4CF7" w:rsidRDefault="00EA67EB" w:rsidP="0034020A">
      <w:pPr>
        <w:pStyle w:val="Heading4"/>
        <w:ind w:left="0" w:firstLine="0"/>
      </w:pPr>
      <w:r w:rsidRPr="00EB4CF7">
        <w:t>La performance</w:t>
      </w:r>
    </w:p>
    <w:p w14:paraId="315E761B" w14:textId="3FE8C711" w:rsidR="00EA67EB" w:rsidRDefault="00EA67EB" w:rsidP="0034020A">
      <w:pPr>
        <w:pStyle w:val="notranslate"/>
        <w:tabs>
          <w:tab w:val="left" w:pos="1066"/>
        </w:tabs>
        <w:spacing w:before="0" w:beforeAutospacing="0" w:line="360" w:lineRule="auto"/>
        <w:jc w:val="both"/>
      </w:pPr>
      <w:r w:rsidRPr="00EB4CF7">
        <w:rPr>
          <w:color w:val="3B3835"/>
        </w:rPr>
        <w:t xml:space="preserve">La notion de performance dans la littérature  correspond à l’atteinte d’objectifs ou de résultats attendus, et plus largement à la création de valeur ajoutée (Elhesnaoui, 2017). Elle peut être appréciée aussi bien sur le plan individuel dans une organisation que sur le plan global, intégrant alors toute l’organisation en tant que système. </w:t>
      </w:r>
    </w:p>
    <w:p w14:paraId="715DA19E" w14:textId="77777777" w:rsidR="002F00A2" w:rsidRPr="002F00A2" w:rsidRDefault="002F00A2" w:rsidP="002F00A2">
      <w:pPr>
        <w:pStyle w:val="CommentText"/>
        <w:spacing w:line="360" w:lineRule="auto"/>
        <w:jc w:val="both"/>
        <w:rPr>
          <w:sz w:val="24"/>
        </w:rPr>
      </w:pPr>
      <w:r w:rsidRPr="002F00A2">
        <w:rPr>
          <w:sz w:val="24"/>
        </w:rPr>
        <w:t xml:space="preserve">Le terme de "performance" est un concept qui, au départ, paraît assez simple. Pourtant, lorsque l'on consulte les dictionnaires généralistes, on obtient les deux définitions suivantes: </w:t>
      </w:r>
    </w:p>
    <w:p w14:paraId="300E2954" w14:textId="77777777" w:rsidR="002F00A2" w:rsidRPr="002F00A2" w:rsidRDefault="002F00A2" w:rsidP="002F00A2">
      <w:pPr>
        <w:pStyle w:val="CommentText"/>
        <w:spacing w:line="360" w:lineRule="auto"/>
        <w:jc w:val="both"/>
        <w:rPr>
          <w:sz w:val="24"/>
        </w:rPr>
      </w:pPr>
      <w:r w:rsidRPr="002F00A2">
        <w:rPr>
          <w:sz w:val="24"/>
        </w:rPr>
        <w:t xml:space="preserve"> "résultat obtenu dans un domaine précis par quelqu'un"; </w:t>
      </w:r>
    </w:p>
    <w:p w14:paraId="2A5449F8" w14:textId="77777777" w:rsidR="002F00A2" w:rsidRPr="002F00A2" w:rsidRDefault="002F00A2" w:rsidP="002F00A2">
      <w:pPr>
        <w:pStyle w:val="CommentText"/>
        <w:spacing w:line="360" w:lineRule="auto"/>
        <w:jc w:val="both"/>
        <w:rPr>
          <w:sz w:val="24"/>
        </w:rPr>
      </w:pPr>
      <w:r w:rsidRPr="002F00A2">
        <w:rPr>
          <w:sz w:val="24"/>
        </w:rPr>
        <w:t xml:space="preserve"> "exploit ou réussite remarquable dans un domaine quelconque".</w:t>
      </w:r>
    </w:p>
    <w:p w14:paraId="7EA66962" w14:textId="77777777" w:rsidR="002F00A2" w:rsidRPr="002F00A2" w:rsidRDefault="002F00A2" w:rsidP="002F00A2">
      <w:pPr>
        <w:pStyle w:val="CommentText"/>
        <w:spacing w:line="360" w:lineRule="auto"/>
        <w:jc w:val="both"/>
        <w:rPr>
          <w:sz w:val="24"/>
        </w:rPr>
      </w:pPr>
      <w:r w:rsidRPr="002F00A2">
        <w:rPr>
          <w:sz w:val="24"/>
        </w:rPr>
        <w:t xml:space="preserve"> La différence est essentielle. Dans le premier cas, "performance" est synonyme de "résultat" alors que, dans le second cas, seuls les bons résultats seront qualifiés de performance. </w:t>
      </w:r>
    </w:p>
    <w:p w14:paraId="5125E0F1" w14:textId="77777777" w:rsidR="002F00A2" w:rsidRPr="002F00A2" w:rsidRDefault="002F00A2" w:rsidP="002F00A2">
      <w:pPr>
        <w:pStyle w:val="CommentText"/>
        <w:spacing w:line="360" w:lineRule="auto"/>
        <w:jc w:val="both"/>
        <w:rPr>
          <w:sz w:val="24"/>
        </w:rPr>
      </w:pPr>
      <w:r w:rsidRPr="002F00A2">
        <w:rPr>
          <w:sz w:val="24"/>
        </w:rPr>
        <w:t xml:space="preserve">La notion de résultat, dont on voit bien qu'elle entretient des liens étroits avec la notion de performance, doit elle-même être précisée: </w:t>
      </w:r>
    </w:p>
    <w:p w14:paraId="35335FA2" w14:textId="77777777" w:rsidR="002F00A2" w:rsidRPr="002F00A2" w:rsidRDefault="002F00A2" w:rsidP="002F00A2">
      <w:pPr>
        <w:pStyle w:val="CommentText"/>
        <w:spacing w:line="360" w:lineRule="auto"/>
        <w:jc w:val="both"/>
        <w:rPr>
          <w:sz w:val="24"/>
        </w:rPr>
      </w:pPr>
      <w:r w:rsidRPr="002F00A2">
        <w:rPr>
          <w:sz w:val="24"/>
        </w:rPr>
        <w:t xml:space="preserve">- Le résultat peut être apprécié par rapport à une valeur maximale considérée comme le meilleur résultat pouvant être atteint ; </w:t>
      </w:r>
    </w:p>
    <w:p w14:paraId="0EE89AC7" w14:textId="77777777" w:rsidR="002F00A2" w:rsidRPr="002F00A2" w:rsidRDefault="002F00A2" w:rsidP="002F00A2">
      <w:pPr>
        <w:pStyle w:val="CommentText"/>
        <w:spacing w:line="360" w:lineRule="auto"/>
        <w:jc w:val="both"/>
        <w:rPr>
          <w:sz w:val="24"/>
        </w:rPr>
      </w:pPr>
      <w:r w:rsidRPr="002F00A2">
        <w:rPr>
          <w:sz w:val="24"/>
        </w:rPr>
        <w:lastRenderedPageBreak/>
        <w:t>-Le résultat peut aussi prendre en compte les particularités des acteurs</w:t>
      </w:r>
    </w:p>
    <w:p w14:paraId="0C867E5E" w14:textId="1FB97B9A" w:rsidR="002F00A2" w:rsidRPr="002F00A2" w:rsidRDefault="002F00A2" w:rsidP="002F00A2">
      <w:pPr>
        <w:pStyle w:val="CommentText"/>
        <w:spacing w:line="360" w:lineRule="auto"/>
        <w:jc w:val="both"/>
        <w:rPr>
          <w:sz w:val="24"/>
        </w:rPr>
      </w:pPr>
      <w:r w:rsidRPr="002F00A2">
        <w:rPr>
          <w:sz w:val="24"/>
        </w:rPr>
        <w:t>- Il est important de prendre en compte l'environnement. Prenons deux formations sanitaires équivalentes, mais l'une est installée dans un quartier aisé et l'autre dans un quartier pauvre. Si l'on retient comme indicateur de performance le suivi de la grossesse des femmes enceintes, toutes choses égales par ailleurs, il sera probablement plus facile à la première formation sanitaire d'avoir de bons résultats qu'à la seconde formation sanitaire puisqu’en l’espèce le niveau socio-économique influence les comportements d'utilisation des prestations de santé. Il en est de même lorsque l'on considère une formation sanitaire dans un milieu rural défavorisé et une autre installée dans un quartier favorisé de la capitale. Les aspects socioéconomiques et culturels sont donc importants et s'imposent au prestataire de services de santé.</w:t>
      </w:r>
    </w:p>
    <w:p w14:paraId="29C78269" w14:textId="77777777" w:rsidR="002F00A2" w:rsidRDefault="002F00A2" w:rsidP="002F00A2">
      <w:pPr>
        <w:pStyle w:val="CommentText"/>
      </w:pPr>
    </w:p>
    <w:p w14:paraId="3AA1A9C5" w14:textId="7BB46FFC" w:rsidR="002F00A2" w:rsidRPr="00EB4CF7" w:rsidRDefault="002F00A2" w:rsidP="0034020A">
      <w:pPr>
        <w:pStyle w:val="notranslate"/>
        <w:tabs>
          <w:tab w:val="left" w:pos="1066"/>
        </w:tabs>
        <w:spacing w:before="0" w:beforeAutospacing="0" w:line="360" w:lineRule="auto"/>
        <w:jc w:val="both"/>
      </w:pPr>
      <w:r>
        <w:t xml:space="preserve">Ainsi la notion de performance implique de s'intéresser non pas au seul résultat mais de la mettre en relation avec les autres résultats obtenus dans un domaine précis. C'est l'approche adoptée dans le rapport 2000 de l'OMS (page 25), où la performance est définie ainsi; compte tenu des ressources dont il dispose, voilà les résultats que ce système de santé devrait être en mesure d'atteindre. En regardant les résultats qu'il a réellement atteints, la comparaison des deux nous indique son degré de performance. S’il dépasse ce que l'on est en droit d'attendre de lui, alors il est performant; s'il fait moins bien, alors il n'est pas performant </w:t>
      </w:r>
      <w:r w:rsidRPr="00EB4CF7">
        <w:t xml:space="preserve">(OMS, 2010). </w:t>
      </w:r>
    </w:p>
    <w:p w14:paraId="0FE5A874" w14:textId="77777777" w:rsidR="00EA67EB" w:rsidRPr="00EB4CF7" w:rsidRDefault="00EA67EB" w:rsidP="0034020A">
      <w:pPr>
        <w:tabs>
          <w:tab w:val="left" w:pos="1066"/>
        </w:tabs>
        <w:spacing w:before="168" w:line="360" w:lineRule="auto"/>
        <w:jc w:val="both"/>
        <w:textAlignment w:val="top"/>
      </w:pPr>
      <w:r w:rsidRPr="00EB4CF7">
        <w:t xml:space="preserve">De même, la performance du système sanitaire est une notion pluridimensionnelle regroupant quatre aspects essentiels : la disponibilité qui apprécie le ratio en personnel, l’absentéisme du personnel, le temps d’attente ; la compétence du personnel qui peut être appréciée au plan individuel par la pratique en matière de prescription, et au plan institutionnel par les taux de réadmissions, les naissances  vivantes, les infections nosocomiales ; la réactivité appréciée à partir de la satisfaction des patients et la productivité mesurée par des éléments tels que le nombre de lits occupés, les  consultations externes, le nombre d’actes effectués par agent ou par établissement (OMS, 2006). </w:t>
      </w:r>
    </w:p>
    <w:p w14:paraId="787C17EB" w14:textId="5200CF90" w:rsidR="00EA67EB" w:rsidRPr="00EB4CF7" w:rsidRDefault="00EA67EB" w:rsidP="0034020A">
      <w:pPr>
        <w:tabs>
          <w:tab w:val="left" w:pos="1066"/>
        </w:tabs>
        <w:spacing w:before="168" w:line="360" w:lineRule="auto"/>
        <w:jc w:val="both"/>
        <w:textAlignment w:val="top"/>
      </w:pPr>
      <w:r w:rsidRPr="00EB4CF7">
        <w:t xml:space="preserve">Comme on peut s’en rendre compte au regard de la définition, l’efficacité de la mesure de la performance dépend de l’angle sous lequel celle-ci est appréhendée, les indicateurs variant d’une mesure à l’autre. Au regard de la question principale de recherche dont l’élément central est la ressource humaine en santé, les dimensions disponibilité, compétence et productivité apparaissent nécessaires dans la présente étude. Sur cette base, quelle est la disponibilité au poste 24h/24, 7j/7 des agents de santé ? Quelle est la disponibilité des agents qualifiés au poste 24h/24, 7j/7 ? Quelle est la productivité des personnels de santé au Bénin? L’analyse de la performance des ressources humaines en santé va répondre à ces différentes questions en </w:t>
      </w:r>
      <w:r w:rsidRPr="00EB4CF7">
        <w:lastRenderedPageBreak/>
        <w:t xml:space="preserve">s’appuyant sur les indicateurs de performance relatifs aux trois dimensions que sont la disponibilité, la compétence et la productivité des personnels de santé. </w:t>
      </w:r>
    </w:p>
    <w:p w14:paraId="4BAE91E6" w14:textId="77777777" w:rsidR="00A72FFE" w:rsidRPr="00EB4CF7" w:rsidRDefault="00A72FFE" w:rsidP="0034020A">
      <w:pPr>
        <w:pStyle w:val="Heading3"/>
        <w:ind w:left="0" w:firstLine="0"/>
      </w:pPr>
      <w:bookmarkStart w:id="10" w:name="_Toc1054329"/>
      <w:r w:rsidRPr="00EB4CF7">
        <w:t>Cadre conceptuel</w:t>
      </w:r>
      <w:bookmarkEnd w:id="10"/>
    </w:p>
    <w:p w14:paraId="03200464" w14:textId="0427A14E" w:rsidR="008436BB" w:rsidRPr="00EB4CF7" w:rsidRDefault="008436BB" w:rsidP="0034020A">
      <w:pPr>
        <w:spacing w:line="360" w:lineRule="auto"/>
        <w:jc w:val="both"/>
      </w:pPr>
      <w:r w:rsidRPr="00EB4CF7">
        <w:rPr>
          <w:lang w:eastAsia="en-US"/>
        </w:rPr>
        <w:t xml:space="preserve"> </w:t>
      </w:r>
      <w:r w:rsidRPr="00EB4CF7">
        <w:t xml:space="preserve">Le cadre conceptuel de la présente étude du marché du travail des RHS résulte de l’observation d’un déséquilibre entre l’offre et la demande sur le marché du travail des ressources humaines en santé. La cause de ce déséquilibre pourrait s’expliquer par l’inadéquation de l’offre dont les caractéristiques internes et externes ne correspondent pas à la demande, ou à </w:t>
      </w:r>
      <w:r w:rsidR="00063E4D">
        <w:t>l’offre</w:t>
      </w:r>
      <w:r w:rsidRPr="00EB4CF7">
        <w:t xml:space="preserve"> insuffisante, ou encore à la demande mal répartie, dans un contexte de rareté de ressources. La figure suivante inspirée de Soucat et al, (2013) résume ce cadre conceptuel.</w:t>
      </w:r>
    </w:p>
    <w:p w14:paraId="7E553004" w14:textId="77777777" w:rsidR="008436BB" w:rsidRDefault="008436BB" w:rsidP="0034020A">
      <w:pPr>
        <w:spacing w:line="360" w:lineRule="auto"/>
        <w:rPr>
          <w:lang w:eastAsia="en-US"/>
        </w:rPr>
      </w:pPr>
    </w:p>
    <w:p w14:paraId="60C151A5" w14:textId="354FD51C" w:rsidR="00A70599" w:rsidRDefault="00A70599" w:rsidP="0034020A">
      <w:pPr>
        <w:spacing w:line="360" w:lineRule="auto"/>
        <w:rPr>
          <w:lang w:eastAsia="en-US"/>
        </w:rPr>
      </w:pPr>
    </w:p>
    <w:p w14:paraId="52AF5149" w14:textId="54A7FBCF" w:rsidR="00954F98" w:rsidRDefault="00954F98" w:rsidP="0034020A">
      <w:pPr>
        <w:spacing w:line="360" w:lineRule="auto"/>
        <w:rPr>
          <w:lang w:eastAsia="en-US"/>
        </w:rPr>
      </w:pPr>
    </w:p>
    <w:p w14:paraId="4B740C17" w14:textId="13DE368D" w:rsidR="00954F98" w:rsidRDefault="00954F98" w:rsidP="0034020A">
      <w:pPr>
        <w:spacing w:line="360" w:lineRule="auto"/>
        <w:rPr>
          <w:lang w:eastAsia="en-US"/>
        </w:rPr>
      </w:pPr>
    </w:p>
    <w:p w14:paraId="4EDF7432" w14:textId="16FF8E36" w:rsidR="00954F98" w:rsidRDefault="00954F98" w:rsidP="0034020A">
      <w:pPr>
        <w:spacing w:line="360" w:lineRule="auto"/>
        <w:rPr>
          <w:lang w:eastAsia="en-US"/>
        </w:rPr>
      </w:pPr>
    </w:p>
    <w:p w14:paraId="64FF60F1" w14:textId="6A90C156" w:rsidR="00954F98" w:rsidRDefault="00954F98" w:rsidP="0034020A">
      <w:pPr>
        <w:spacing w:line="360" w:lineRule="auto"/>
        <w:rPr>
          <w:lang w:eastAsia="en-US"/>
        </w:rPr>
      </w:pPr>
    </w:p>
    <w:p w14:paraId="4E55FBA6" w14:textId="4BF707C4" w:rsidR="00954F98" w:rsidRDefault="00607E5A" w:rsidP="0034020A">
      <w:pPr>
        <w:spacing w:line="360" w:lineRule="auto"/>
        <w:rPr>
          <w:lang w:eastAsia="en-US"/>
        </w:rPr>
      </w:pPr>
      <w:r>
        <w:rPr>
          <w:lang w:eastAsia="en-US"/>
        </w:rPr>
        <w:t>*</w:t>
      </w:r>
    </w:p>
    <w:p w14:paraId="5EF1CD8E" w14:textId="7D67BB3D" w:rsidR="00607E5A" w:rsidRDefault="00607E5A" w:rsidP="0034020A">
      <w:pPr>
        <w:spacing w:line="360" w:lineRule="auto"/>
        <w:rPr>
          <w:lang w:eastAsia="en-US"/>
        </w:rPr>
      </w:pPr>
    </w:p>
    <w:p w14:paraId="0F8720A1" w14:textId="4DFB7191" w:rsidR="00607E5A" w:rsidRDefault="00607E5A" w:rsidP="0034020A">
      <w:pPr>
        <w:spacing w:line="360" w:lineRule="auto"/>
        <w:rPr>
          <w:lang w:eastAsia="en-US"/>
        </w:rPr>
      </w:pPr>
    </w:p>
    <w:p w14:paraId="4240A08A" w14:textId="445BB84E" w:rsidR="00607E5A" w:rsidRDefault="00607E5A" w:rsidP="0034020A">
      <w:pPr>
        <w:spacing w:line="360" w:lineRule="auto"/>
        <w:rPr>
          <w:lang w:eastAsia="en-US"/>
        </w:rPr>
      </w:pPr>
    </w:p>
    <w:p w14:paraId="0DBA70F0" w14:textId="448B708B" w:rsidR="00607E5A" w:rsidRDefault="00607E5A" w:rsidP="0034020A">
      <w:pPr>
        <w:spacing w:line="360" w:lineRule="auto"/>
        <w:rPr>
          <w:lang w:eastAsia="en-US"/>
        </w:rPr>
      </w:pPr>
    </w:p>
    <w:p w14:paraId="346957AB" w14:textId="4855066D" w:rsidR="00607E5A" w:rsidRDefault="00607E5A" w:rsidP="0034020A">
      <w:pPr>
        <w:spacing w:line="360" w:lineRule="auto"/>
        <w:rPr>
          <w:lang w:eastAsia="en-US"/>
        </w:rPr>
      </w:pPr>
    </w:p>
    <w:p w14:paraId="00E44C22" w14:textId="5149613C" w:rsidR="00607E5A" w:rsidRDefault="00607E5A" w:rsidP="0034020A">
      <w:pPr>
        <w:spacing w:line="360" w:lineRule="auto"/>
        <w:rPr>
          <w:lang w:eastAsia="en-US"/>
        </w:rPr>
      </w:pPr>
    </w:p>
    <w:p w14:paraId="07240D13" w14:textId="0D163B6B" w:rsidR="00607E5A" w:rsidRDefault="00607E5A" w:rsidP="0034020A">
      <w:pPr>
        <w:spacing w:line="360" w:lineRule="auto"/>
        <w:rPr>
          <w:lang w:eastAsia="en-US"/>
        </w:rPr>
      </w:pPr>
    </w:p>
    <w:p w14:paraId="28F21D1D" w14:textId="6B539F93" w:rsidR="00607E5A" w:rsidRDefault="00607E5A" w:rsidP="0034020A">
      <w:pPr>
        <w:spacing w:line="360" w:lineRule="auto"/>
        <w:rPr>
          <w:lang w:eastAsia="en-US"/>
        </w:rPr>
      </w:pPr>
    </w:p>
    <w:p w14:paraId="021DB388" w14:textId="487D15E3" w:rsidR="00607E5A" w:rsidRDefault="00607E5A" w:rsidP="0034020A">
      <w:pPr>
        <w:spacing w:line="360" w:lineRule="auto"/>
        <w:rPr>
          <w:lang w:eastAsia="en-US"/>
        </w:rPr>
      </w:pPr>
    </w:p>
    <w:p w14:paraId="01BD8920" w14:textId="5F424B11" w:rsidR="00607E5A" w:rsidRDefault="00607E5A" w:rsidP="0034020A">
      <w:pPr>
        <w:spacing w:line="360" w:lineRule="auto"/>
        <w:rPr>
          <w:lang w:eastAsia="en-US"/>
        </w:rPr>
      </w:pPr>
    </w:p>
    <w:p w14:paraId="0D46BF18" w14:textId="6E1DC61F" w:rsidR="00607E5A" w:rsidRDefault="00607E5A" w:rsidP="0034020A">
      <w:pPr>
        <w:spacing w:line="360" w:lineRule="auto"/>
        <w:rPr>
          <w:lang w:eastAsia="en-US"/>
        </w:rPr>
      </w:pPr>
    </w:p>
    <w:p w14:paraId="07467B44" w14:textId="35F397AD" w:rsidR="00607E5A" w:rsidRDefault="00607E5A" w:rsidP="0034020A">
      <w:pPr>
        <w:spacing w:line="360" w:lineRule="auto"/>
        <w:rPr>
          <w:lang w:eastAsia="en-US"/>
        </w:rPr>
      </w:pPr>
    </w:p>
    <w:p w14:paraId="5D0E959F" w14:textId="138EE36F" w:rsidR="00607E5A" w:rsidRDefault="00607E5A" w:rsidP="0034020A">
      <w:pPr>
        <w:spacing w:line="360" w:lineRule="auto"/>
        <w:rPr>
          <w:lang w:eastAsia="en-US"/>
        </w:rPr>
      </w:pPr>
    </w:p>
    <w:p w14:paraId="6BB7D7AA" w14:textId="06D97365" w:rsidR="00607E5A" w:rsidRDefault="00607E5A" w:rsidP="0034020A">
      <w:pPr>
        <w:spacing w:line="360" w:lineRule="auto"/>
        <w:rPr>
          <w:lang w:eastAsia="en-US"/>
        </w:rPr>
      </w:pPr>
    </w:p>
    <w:p w14:paraId="5F2CAD0D" w14:textId="4FF7B0E0" w:rsidR="00607E5A" w:rsidRDefault="00607E5A" w:rsidP="0034020A">
      <w:pPr>
        <w:spacing w:line="360" w:lineRule="auto"/>
        <w:rPr>
          <w:lang w:eastAsia="en-US"/>
        </w:rPr>
      </w:pPr>
    </w:p>
    <w:p w14:paraId="6C496374" w14:textId="77777777" w:rsidR="00607E5A" w:rsidRDefault="00607E5A" w:rsidP="0034020A">
      <w:pPr>
        <w:spacing w:line="360" w:lineRule="auto"/>
        <w:rPr>
          <w:lang w:eastAsia="en-US"/>
        </w:rPr>
      </w:pPr>
    </w:p>
    <w:p w14:paraId="3CD00E8A" w14:textId="71A820CB" w:rsidR="00954F98" w:rsidRDefault="00954F98" w:rsidP="0034020A">
      <w:pPr>
        <w:spacing w:line="360" w:lineRule="auto"/>
        <w:rPr>
          <w:lang w:eastAsia="en-US"/>
        </w:rPr>
      </w:pPr>
    </w:p>
    <w:p w14:paraId="59FEFFE2" w14:textId="067FB468" w:rsidR="00954F98" w:rsidRDefault="00954F98" w:rsidP="0034020A">
      <w:pPr>
        <w:spacing w:line="360" w:lineRule="auto"/>
        <w:rPr>
          <w:lang w:eastAsia="en-US"/>
        </w:rPr>
      </w:pPr>
    </w:p>
    <w:p w14:paraId="6C38BC04" w14:textId="379B7E4A" w:rsidR="00954F98" w:rsidRDefault="00954F98" w:rsidP="0034020A">
      <w:pPr>
        <w:spacing w:line="360" w:lineRule="auto"/>
        <w:rPr>
          <w:lang w:eastAsia="en-US"/>
        </w:rPr>
      </w:pPr>
    </w:p>
    <w:p w14:paraId="38453FAD" w14:textId="77777777" w:rsidR="00607E5A" w:rsidRDefault="00607E5A" w:rsidP="00607E5A">
      <w:pPr>
        <w:spacing w:line="360" w:lineRule="auto"/>
        <w:rPr>
          <w:lang w:eastAsia="en-US"/>
        </w:rPr>
      </w:pPr>
    </w:p>
    <w:p w14:paraId="53A890F6" w14:textId="6DCD9391" w:rsidR="00607E5A" w:rsidRDefault="00607E5A" w:rsidP="00607E5A">
      <w:pPr>
        <w:spacing w:line="360" w:lineRule="auto"/>
        <w:rPr>
          <w:lang w:eastAsia="en-US"/>
        </w:rPr>
        <w:sectPr w:rsidR="00607E5A" w:rsidSect="00954F98">
          <w:headerReference w:type="even" r:id="rId14"/>
          <w:headerReference w:type="default" r:id="rId15"/>
          <w:footerReference w:type="even" r:id="rId16"/>
          <w:footerReference w:type="default" r:id="rId17"/>
          <w:headerReference w:type="first" r:id="rId18"/>
          <w:footerReference w:type="first" r:id="rId19"/>
          <w:pgSz w:w="11906" w:h="16838" w:code="9"/>
          <w:pgMar w:top="1134" w:right="1417" w:bottom="1417" w:left="1417" w:header="709" w:footer="709" w:gutter="0"/>
          <w:cols w:space="708"/>
          <w:docGrid w:linePitch="360"/>
        </w:sectPr>
      </w:pPr>
    </w:p>
    <w:p w14:paraId="63489B72" w14:textId="6E9E5CC9" w:rsidR="00954F98" w:rsidRDefault="00607E5A" w:rsidP="0034020A">
      <w:pPr>
        <w:spacing w:line="360" w:lineRule="auto"/>
        <w:rPr>
          <w:lang w:eastAsia="en-US"/>
        </w:rPr>
      </w:pPr>
      <w:r w:rsidRPr="00D127E6">
        <w:rPr>
          <w:b/>
          <w:bCs/>
          <w:noProof/>
        </w:rPr>
        <w:lastRenderedPageBreak/>
        <mc:AlternateContent>
          <mc:Choice Requires="wpg">
            <w:drawing>
              <wp:anchor distT="0" distB="0" distL="114300" distR="114300" simplePos="0" relativeHeight="251661312" behindDoc="0" locked="0" layoutInCell="1" allowOverlap="1" wp14:anchorId="4C5A8826" wp14:editId="482600D5">
                <wp:simplePos x="0" y="0"/>
                <wp:positionH relativeFrom="margin">
                  <wp:posOffset>0</wp:posOffset>
                </wp:positionH>
                <wp:positionV relativeFrom="paragraph">
                  <wp:posOffset>-635</wp:posOffset>
                </wp:positionV>
                <wp:extent cx="9135830" cy="4905092"/>
                <wp:effectExtent l="0" t="0" r="27305" b="10160"/>
                <wp:wrapNone/>
                <wp:docPr id="17" name="Groupe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35830" cy="4905092"/>
                          <a:chOff x="1426" y="1808"/>
                          <a:chExt cx="14774" cy="8448"/>
                        </a:xfrm>
                      </wpg:grpSpPr>
                      <wps:wsp>
                        <wps:cNvPr id="19" name="Connecteur droit avec flèche 28"/>
                        <wps:cNvCnPr>
                          <a:cxnSpLocks noChangeShapeType="1"/>
                        </wps:cNvCnPr>
                        <wps:spPr bwMode="auto">
                          <a:xfrm>
                            <a:off x="12678" y="2716"/>
                            <a:ext cx="533" cy="16"/>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g:cNvPr id="21" name="Group 41"/>
                        <wpg:cNvGrpSpPr>
                          <a:grpSpLocks/>
                        </wpg:cNvGrpSpPr>
                        <wpg:grpSpPr bwMode="auto">
                          <a:xfrm>
                            <a:off x="1426" y="1808"/>
                            <a:ext cx="14774" cy="8448"/>
                            <a:chOff x="1426" y="1808"/>
                            <a:chExt cx="14774" cy="8448"/>
                          </a:xfrm>
                        </wpg:grpSpPr>
                        <wps:wsp>
                          <wps:cNvPr id="22" name="Rectangle 1"/>
                          <wps:cNvSpPr>
                            <a:spLocks noChangeArrowheads="1"/>
                          </wps:cNvSpPr>
                          <wps:spPr bwMode="auto">
                            <a:xfrm>
                              <a:off x="1529" y="2651"/>
                              <a:ext cx="521" cy="2429"/>
                            </a:xfrm>
                            <a:prstGeom prst="rect">
                              <a:avLst/>
                            </a:prstGeom>
                            <a:solidFill>
                              <a:srgbClr val="FFFFFF"/>
                            </a:solidFill>
                            <a:ln w="12700" algn="ctr">
                              <a:solidFill>
                                <a:srgbClr val="70AD47"/>
                              </a:solidFill>
                              <a:miter lim="800000"/>
                              <a:headEnd/>
                              <a:tailEnd/>
                            </a:ln>
                          </wps:spPr>
                          <wps:txbx>
                            <w:txbxContent>
                              <w:p w14:paraId="02A3026A" w14:textId="77777777" w:rsidR="00547B22" w:rsidRPr="00793353" w:rsidRDefault="00547B22" w:rsidP="00607E5A">
                                <w:pPr>
                                  <w:jc w:val="center"/>
                                  <w:rPr>
                                    <w:sz w:val="20"/>
                                    <w:szCs w:val="20"/>
                                  </w:rPr>
                                </w:pPr>
                                <w:r w:rsidRPr="00793353">
                                  <w:rPr>
                                    <w:sz w:val="20"/>
                                    <w:szCs w:val="20"/>
                                  </w:rPr>
                                  <w:t>Enseignement secondaire</w:t>
                                </w:r>
                              </w:p>
                            </w:txbxContent>
                          </wps:txbx>
                          <wps:bodyPr rot="0" vert="vert270" wrap="square" lIns="91440" tIns="45720" rIns="91440" bIns="45720" anchor="ctr" anchorCtr="0" upright="1">
                            <a:noAutofit/>
                          </wps:bodyPr>
                        </wps:wsp>
                        <wps:wsp>
                          <wps:cNvPr id="23" name="Connecteur en angle 2"/>
                          <wps:cNvCnPr>
                            <a:cxnSpLocks noChangeShapeType="1"/>
                          </wps:cNvCnPr>
                          <wps:spPr bwMode="auto">
                            <a:xfrm flipV="1">
                              <a:off x="2059" y="2369"/>
                              <a:ext cx="830" cy="1520"/>
                            </a:xfrm>
                            <a:prstGeom prst="bentConnector3">
                              <a:avLst>
                                <a:gd name="adj1" fmla="val 50000"/>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24" name="Rectangle 3"/>
                          <wps:cNvSpPr>
                            <a:spLocks noChangeArrowheads="1"/>
                          </wps:cNvSpPr>
                          <wps:spPr bwMode="auto">
                            <a:xfrm>
                              <a:off x="2899" y="2104"/>
                              <a:ext cx="2076" cy="1221"/>
                            </a:xfrm>
                            <a:prstGeom prst="rect">
                              <a:avLst/>
                            </a:prstGeom>
                            <a:solidFill>
                              <a:srgbClr val="FFFFFF"/>
                            </a:solidFill>
                            <a:ln w="12700" algn="ctr">
                              <a:solidFill>
                                <a:srgbClr val="70AD47"/>
                              </a:solidFill>
                              <a:miter lim="800000"/>
                              <a:headEnd/>
                              <a:tailEnd/>
                            </a:ln>
                          </wps:spPr>
                          <wps:txbx>
                            <w:txbxContent>
                              <w:p w14:paraId="42A03CCD" w14:textId="77777777" w:rsidR="00547B22" w:rsidRDefault="00547B22" w:rsidP="00607E5A">
                                <w:pPr>
                                  <w:jc w:val="center"/>
                                </w:pPr>
                                <w:r w:rsidRPr="00793353">
                                  <w:rPr>
                                    <w:sz w:val="20"/>
                                    <w:szCs w:val="20"/>
                                  </w:rPr>
                                  <w:t>Format</w:t>
                                </w:r>
                                <w:r>
                                  <w:t xml:space="preserve">ion dans </w:t>
                                </w:r>
                              </w:p>
                              <w:p w14:paraId="18496955" w14:textId="77777777" w:rsidR="00547B22" w:rsidRDefault="00547B22" w:rsidP="00607E5A">
                                <w:pPr>
                                  <w:jc w:val="center"/>
                                </w:pPr>
                                <w:r>
                                  <w:t>le domaine de la santé</w:t>
                                </w:r>
                              </w:p>
                            </w:txbxContent>
                          </wps:txbx>
                          <wps:bodyPr rot="0" vert="horz" wrap="square" lIns="91440" tIns="45720" rIns="91440" bIns="45720" anchor="ctr" anchorCtr="0" upright="1">
                            <a:noAutofit/>
                          </wps:bodyPr>
                        </wps:wsp>
                        <wps:wsp>
                          <wps:cNvPr id="25" name="Rectangle 4"/>
                          <wps:cNvSpPr>
                            <a:spLocks noChangeArrowheads="1"/>
                          </wps:cNvSpPr>
                          <wps:spPr bwMode="auto">
                            <a:xfrm>
                              <a:off x="2921" y="3601"/>
                              <a:ext cx="2076" cy="892"/>
                            </a:xfrm>
                            <a:prstGeom prst="rect">
                              <a:avLst/>
                            </a:prstGeom>
                            <a:solidFill>
                              <a:srgbClr val="FFFFFF"/>
                            </a:solidFill>
                            <a:ln w="12700" algn="ctr">
                              <a:solidFill>
                                <a:srgbClr val="70AD47"/>
                              </a:solidFill>
                              <a:miter lim="800000"/>
                              <a:headEnd/>
                              <a:tailEnd/>
                            </a:ln>
                          </wps:spPr>
                          <wps:txbx>
                            <w:txbxContent>
                              <w:p w14:paraId="535A98BA" w14:textId="77777777" w:rsidR="00547B22" w:rsidRDefault="00547B22" w:rsidP="00607E5A">
                                <w:pPr>
                                  <w:jc w:val="center"/>
                                </w:pPr>
                                <w:r w:rsidRPr="00793353">
                                  <w:rPr>
                                    <w:sz w:val="20"/>
                                    <w:szCs w:val="20"/>
                                  </w:rPr>
                                  <w:t>Format</w:t>
                                </w:r>
                                <w:r>
                                  <w:t xml:space="preserve">ion dans </w:t>
                                </w:r>
                              </w:p>
                              <w:p w14:paraId="55A1EFE9" w14:textId="77777777" w:rsidR="00547B22" w:rsidRDefault="00547B22" w:rsidP="00607E5A">
                                <w:pPr>
                                  <w:jc w:val="center"/>
                                </w:pPr>
                                <w:r>
                                  <w:t xml:space="preserve"> Autre domaine </w:t>
                                </w:r>
                              </w:p>
                            </w:txbxContent>
                          </wps:txbx>
                          <wps:bodyPr rot="0" vert="horz" wrap="square" lIns="91440" tIns="45720" rIns="91440" bIns="45720" anchor="ctr" anchorCtr="0" upright="1">
                            <a:noAutofit/>
                          </wps:bodyPr>
                        </wps:wsp>
                        <wps:wsp>
                          <wps:cNvPr id="31" name="Connecteur droit 5"/>
                          <wps:cNvCnPr>
                            <a:cxnSpLocks noChangeShapeType="1"/>
                          </wps:cNvCnPr>
                          <wps:spPr bwMode="auto">
                            <a:xfrm flipV="1">
                              <a:off x="2458" y="3748"/>
                              <a:ext cx="438"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32" name="Rectangle 6"/>
                          <wps:cNvSpPr>
                            <a:spLocks noChangeArrowheads="1"/>
                          </wps:cNvSpPr>
                          <wps:spPr bwMode="auto">
                            <a:xfrm>
                              <a:off x="5488" y="2145"/>
                              <a:ext cx="2076" cy="892"/>
                            </a:xfrm>
                            <a:prstGeom prst="rect">
                              <a:avLst/>
                            </a:prstGeom>
                            <a:solidFill>
                              <a:srgbClr val="FFFFFF"/>
                            </a:solidFill>
                            <a:ln w="12700" algn="ctr">
                              <a:solidFill>
                                <a:srgbClr val="70AD47"/>
                              </a:solidFill>
                              <a:miter lim="800000"/>
                              <a:headEnd/>
                              <a:tailEnd/>
                            </a:ln>
                          </wps:spPr>
                          <wps:txbx>
                            <w:txbxContent>
                              <w:p w14:paraId="407D9D67" w14:textId="77777777" w:rsidR="00547B22" w:rsidRDefault="00547B22" w:rsidP="00607E5A">
                                <w:pPr>
                                  <w:jc w:val="center"/>
                                </w:pPr>
                                <w:r>
                                  <w:rPr>
                                    <w:sz w:val="20"/>
                                    <w:szCs w:val="20"/>
                                  </w:rPr>
                                  <w:t>Pool d’agents de santé qualifiés</w:t>
                                </w:r>
                              </w:p>
                            </w:txbxContent>
                          </wps:txbx>
                          <wps:bodyPr rot="0" vert="horz" wrap="square" lIns="91440" tIns="45720" rIns="91440" bIns="45720" anchor="ctr" anchorCtr="0" upright="1">
                            <a:noAutofit/>
                          </wps:bodyPr>
                        </wps:wsp>
                        <wps:wsp>
                          <wps:cNvPr id="33" name="Rectangle 7"/>
                          <wps:cNvSpPr>
                            <a:spLocks noChangeArrowheads="1"/>
                          </wps:cNvSpPr>
                          <wps:spPr bwMode="auto">
                            <a:xfrm>
                              <a:off x="8336" y="2223"/>
                              <a:ext cx="2076" cy="892"/>
                            </a:xfrm>
                            <a:prstGeom prst="rect">
                              <a:avLst/>
                            </a:prstGeom>
                            <a:solidFill>
                              <a:srgbClr val="FFFFFF"/>
                            </a:solidFill>
                            <a:ln w="12700" algn="ctr">
                              <a:solidFill>
                                <a:srgbClr val="70AD47"/>
                              </a:solidFill>
                              <a:miter lim="800000"/>
                              <a:headEnd/>
                              <a:tailEnd/>
                            </a:ln>
                          </wps:spPr>
                          <wps:txbx>
                            <w:txbxContent>
                              <w:p w14:paraId="2E0C5781" w14:textId="77777777" w:rsidR="00547B22" w:rsidRDefault="00547B22" w:rsidP="00607E5A">
                                <w:pPr>
                                  <w:jc w:val="center"/>
                                </w:pPr>
                                <w:r>
                                  <w:rPr>
                                    <w:sz w:val="20"/>
                                    <w:szCs w:val="20"/>
                                  </w:rPr>
                                  <w:t>Personnes avec emploi</w:t>
                                </w:r>
                              </w:p>
                            </w:txbxContent>
                          </wps:txbx>
                          <wps:bodyPr rot="0" vert="horz" wrap="square" lIns="91440" tIns="45720" rIns="91440" bIns="45720" anchor="ctr" anchorCtr="0" upright="1">
                            <a:noAutofit/>
                          </wps:bodyPr>
                        </wps:wsp>
                        <wps:wsp>
                          <wps:cNvPr id="34" name="Rectangle 8"/>
                          <wps:cNvSpPr>
                            <a:spLocks noChangeArrowheads="1"/>
                          </wps:cNvSpPr>
                          <wps:spPr bwMode="auto">
                            <a:xfrm>
                              <a:off x="8317" y="3520"/>
                              <a:ext cx="2076" cy="892"/>
                            </a:xfrm>
                            <a:prstGeom prst="rect">
                              <a:avLst/>
                            </a:prstGeom>
                            <a:solidFill>
                              <a:srgbClr val="FFFFFF"/>
                            </a:solidFill>
                            <a:ln w="12700" algn="ctr">
                              <a:solidFill>
                                <a:srgbClr val="70AD47"/>
                              </a:solidFill>
                              <a:miter lim="800000"/>
                              <a:headEnd/>
                              <a:tailEnd/>
                            </a:ln>
                          </wps:spPr>
                          <wps:txbx>
                            <w:txbxContent>
                              <w:p w14:paraId="2A85B699" w14:textId="77777777" w:rsidR="00547B22" w:rsidRDefault="00547B22" w:rsidP="00607E5A">
                                <w:pPr>
                                  <w:jc w:val="center"/>
                                </w:pPr>
                                <w:r>
                                  <w:rPr>
                                    <w:sz w:val="20"/>
                                    <w:szCs w:val="20"/>
                                  </w:rPr>
                                  <w:t>Personnes sans emploi</w:t>
                                </w:r>
                              </w:p>
                            </w:txbxContent>
                          </wps:txbx>
                          <wps:bodyPr rot="0" vert="horz" wrap="square" lIns="91440" tIns="45720" rIns="91440" bIns="45720" anchor="ctr" anchorCtr="0" upright="1">
                            <a:noAutofit/>
                          </wps:bodyPr>
                        </wps:wsp>
                        <wps:wsp>
                          <wps:cNvPr id="35" name="Rectangle 9"/>
                          <wps:cNvSpPr>
                            <a:spLocks noChangeArrowheads="1"/>
                          </wps:cNvSpPr>
                          <wps:spPr bwMode="auto">
                            <a:xfrm>
                              <a:off x="5468" y="4693"/>
                              <a:ext cx="2076" cy="892"/>
                            </a:xfrm>
                            <a:prstGeom prst="rect">
                              <a:avLst/>
                            </a:prstGeom>
                            <a:solidFill>
                              <a:srgbClr val="FFFFFF"/>
                            </a:solidFill>
                            <a:ln w="12700" algn="ctr">
                              <a:solidFill>
                                <a:srgbClr val="70AD47"/>
                              </a:solidFill>
                              <a:miter lim="800000"/>
                              <a:headEnd/>
                              <a:tailEnd/>
                            </a:ln>
                          </wps:spPr>
                          <wps:txbx>
                            <w:txbxContent>
                              <w:p w14:paraId="66BAD10A" w14:textId="77777777" w:rsidR="00547B22" w:rsidRDefault="00547B22" w:rsidP="00607E5A">
                                <w:pPr>
                                  <w:jc w:val="center"/>
                                </w:pPr>
                                <w:r>
                                  <w:rPr>
                                    <w:sz w:val="20"/>
                                    <w:szCs w:val="20"/>
                                  </w:rPr>
                                  <w:t>Pays étrangers</w:t>
                                </w:r>
                              </w:p>
                            </w:txbxContent>
                          </wps:txbx>
                          <wps:bodyPr rot="0" vert="horz" wrap="square" lIns="91440" tIns="45720" rIns="91440" bIns="45720" anchor="ctr" anchorCtr="0" upright="1">
                            <a:noAutofit/>
                          </wps:bodyPr>
                        </wps:wsp>
                        <wps:wsp>
                          <wps:cNvPr id="36" name="Rectangle 10"/>
                          <wps:cNvSpPr>
                            <a:spLocks noChangeArrowheads="1"/>
                          </wps:cNvSpPr>
                          <wps:spPr bwMode="auto">
                            <a:xfrm>
                              <a:off x="8321" y="4712"/>
                              <a:ext cx="2076" cy="892"/>
                            </a:xfrm>
                            <a:prstGeom prst="rect">
                              <a:avLst/>
                            </a:prstGeom>
                            <a:solidFill>
                              <a:srgbClr val="FFFFFF"/>
                            </a:solidFill>
                            <a:ln w="12700" algn="ctr">
                              <a:solidFill>
                                <a:srgbClr val="70AD47"/>
                              </a:solidFill>
                              <a:miter lim="800000"/>
                              <a:headEnd/>
                              <a:tailEnd/>
                            </a:ln>
                          </wps:spPr>
                          <wps:txbx>
                            <w:txbxContent>
                              <w:p w14:paraId="27F25516" w14:textId="77777777" w:rsidR="00547B22" w:rsidRDefault="00547B22" w:rsidP="00607E5A">
                                <w:pPr>
                                  <w:jc w:val="center"/>
                                </w:pPr>
                                <w:r>
                                  <w:rPr>
                                    <w:sz w:val="20"/>
                                    <w:szCs w:val="20"/>
                                  </w:rPr>
                                  <w:t>Inactifs</w:t>
                                </w:r>
                              </w:p>
                            </w:txbxContent>
                          </wps:txbx>
                          <wps:bodyPr rot="0" vert="horz" wrap="square" lIns="91440" tIns="45720" rIns="91440" bIns="45720" anchor="ctr" anchorCtr="0" upright="1">
                            <a:noAutofit/>
                          </wps:bodyPr>
                        </wps:wsp>
                        <wps:wsp>
                          <wps:cNvPr id="38" name="Rectangle 11"/>
                          <wps:cNvSpPr>
                            <a:spLocks noChangeArrowheads="1"/>
                          </wps:cNvSpPr>
                          <wps:spPr bwMode="auto">
                            <a:xfrm>
                              <a:off x="11145" y="4766"/>
                              <a:ext cx="1424" cy="892"/>
                            </a:xfrm>
                            <a:prstGeom prst="rect">
                              <a:avLst/>
                            </a:prstGeom>
                            <a:solidFill>
                              <a:srgbClr val="FFFFFF"/>
                            </a:solidFill>
                            <a:ln w="12700" algn="ctr">
                              <a:solidFill>
                                <a:srgbClr val="70AD47"/>
                              </a:solidFill>
                              <a:miter lim="800000"/>
                              <a:headEnd/>
                              <a:tailEnd/>
                            </a:ln>
                          </wps:spPr>
                          <wps:txbx>
                            <w:txbxContent>
                              <w:p w14:paraId="16B6E86A" w14:textId="77777777" w:rsidR="00547B22" w:rsidRDefault="00547B22" w:rsidP="00607E5A">
                                <w:pPr>
                                  <w:jc w:val="center"/>
                                </w:pPr>
                                <w:r>
                                  <w:rPr>
                                    <w:sz w:val="20"/>
                                    <w:szCs w:val="20"/>
                                  </w:rPr>
                                  <w:t>Autres secteurs</w:t>
                                </w:r>
                              </w:p>
                            </w:txbxContent>
                          </wps:txbx>
                          <wps:bodyPr rot="0" vert="horz" wrap="square" lIns="91440" tIns="45720" rIns="91440" bIns="45720" anchor="ctr" anchorCtr="0" upright="1">
                            <a:noAutofit/>
                          </wps:bodyPr>
                        </wps:wsp>
                        <wps:wsp>
                          <wps:cNvPr id="39" name="Rectangle 12"/>
                          <wps:cNvSpPr>
                            <a:spLocks noChangeArrowheads="1"/>
                          </wps:cNvSpPr>
                          <wps:spPr bwMode="auto">
                            <a:xfrm>
                              <a:off x="11145" y="2262"/>
                              <a:ext cx="1534" cy="892"/>
                            </a:xfrm>
                            <a:prstGeom prst="rect">
                              <a:avLst/>
                            </a:prstGeom>
                            <a:solidFill>
                              <a:srgbClr val="FFFFFF"/>
                            </a:solidFill>
                            <a:ln w="12700" algn="ctr">
                              <a:solidFill>
                                <a:srgbClr val="70AD47"/>
                              </a:solidFill>
                              <a:miter lim="800000"/>
                              <a:headEnd/>
                              <a:tailEnd/>
                            </a:ln>
                          </wps:spPr>
                          <wps:txbx>
                            <w:txbxContent>
                              <w:p w14:paraId="01FEDF90" w14:textId="77777777" w:rsidR="00547B22" w:rsidRDefault="00547B22" w:rsidP="00607E5A">
                                <w:pPr>
                                  <w:jc w:val="center"/>
                                </w:pPr>
                                <w:r>
                                  <w:rPr>
                                    <w:sz w:val="20"/>
                                    <w:szCs w:val="20"/>
                                  </w:rPr>
                                  <w:t>Secteurs des soins de santé</w:t>
                                </w:r>
                              </w:p>
                            </w:txbxContent>
                          </wps:txbx>
                          <wps:bodyPr rot="0" vert="horz" wrap="square" lIns="91440" tIns="45720" rIns="91440" bIns="45720" anchor="ctr" anchorCtr="0" upright="1">
                            <a:noAutofit/>
                          </wps:bodyPr>
                        </wps:wsp>
                        <wps:wsp>
                          <wps:cNvPr id="40" name="Rectangle 13"/>
                          <wps:cNvSpPr>
                            <a:spLocks noChangeArrowheads="1"/>
                          </wps:cNvSpPr>
                          <wps:spPr bwMode="auto">
                            <a:xfrm>
                              <a:off x="13164" y="2278"/>
                              <a:ext cx="1518" cy="3099"/>
                            </a:xfrm>
                            <a:prstGeom prst="rect">
                              <a:avLst/>
                            </a:prstGeom>
                            <a:solidFill>
                              <a:srgbClr val="FFFFFF"/>
                            </a:solidFill>
                            <a:ln w="12700" algn="ctr">
                              <a:solidFill>
                                <a:srgbClr val="70AD47"/>
                              </a:solidFill>
                              <a:miter lim="800000"/>
                              <a:headEnd/>
                              <a:tailEnd/>
                            </a:ln>
                          </wps:spPr>
                          <wps:txbx>
                            <w:txbxContent>
                              <w:p w14:paraId="29D33B81" w14:textId="77777777" w:rsidR="00547B22" w:rsidRDefault="00547B22" w:rsidP="00607E5A">
                                <w:pPr>
                                  <w:jc w:val="center"/>
                                </w:pPr>
                                <w:r>
                                  <w:rPr>
                                    <w:sz w:val="20"/>
                                    <w:szCs w:val="20"/>
                                  </w:rPr>
                                  <w:t>Un personnel de santé disponible, accessible et bien accepté qui assure des services de santé de qualité</w:t>
                                </w:r>
                              </w:p>
                            </w:txbxContent>
                          </wps:txbx>
                          <wps:bodyPr rot="0" vert="horz" wrap="square" lIns="91440" tIns="45720" rIns="91440" bIns="45720" anchor="ctr" anchorCtr="0" upright="1">
                            <a:noAutofit/>
                          </wps:bodyPr>
                        </wps:wsp>
                        <wps:wsp>
                          <wps:cNvPr id="41" name="Rectangle 14"/>
                          <wps:cNvSpPr>
                            <a:spLocks noChangeArrowheads="1"/>
                          </wps:cNvSpPr>
                          <wps:spPr bwMode="auto">
                            <a:xfrm>
                              <a:off x="15073" y="2246"/>
                              <a:ext cx="1127" cy="3162"/>
                            </a:xfrm>
                            <a:prstGeom prst="rect">
                              <a:avLst/>
                            </a:prstGeom>
                            <a:solidFill>
                              <a:srgbClr val="FFFFFF"/>
                            </a:solidFill>
                            <a:ln w="12700" algn="ctr">
                              <a:solidFill>
                                <a:srgbClr val="70AD47"/>
                              </a:solidFill>
                              <a:miter lim="800000"/>
                              <a:headEnd/>
                              <a:tailEnd/>
                            </a:ln>
                          </wps:spPr>
                          <wps:txbx>
                            <w:txbxContent>
                              <w:p w14:paraId="279E9371" w14:textId="77777777" w:rsidR="00547B22" w:rsidRDefault="00547B22" w:rsidP="00607E5A">
                                <w:pPr>
                                  <w:jc w:val="center"/>
                                </w:pPr>
                                <w:r>
                                  <w:rPr>
                                    <w:sz w:val="20"/>
                                    <w:szCs w:val="20"/>
                                  </w:rPr>
                                  <w:t>Couverture sanitaire universelle à travers des services de santé sûrs, efficaces et centrés sur la personne</w:t>
                                </w:r>
                              </w:p>
                            </w:txbxContent>
                          </wps:txbx>
                          <wps:bodyPr rot="0" vert="vert270" wrap="square" lIns="91440" tIns="45720" rIns="91440" bIns="45720" anchor="ctr" anchorCtr="0" upright="1">
                            <a:noAutofit/>
                          </wps:bodyPr>
                        </wps:wsp>
                        <wps:wsp>
                          <wps:cNvPr id="42" name="Rectangle 15"/>
                          <wps:cNvSpPr>
                            <a:spLocks noChangeArrowheads="1"/>
                          </wps:cNvSpPr>
                          <wps:spPr bwMode="auto">
                            <a:xfrm>
                              <a:off x="1457" y="6066"/>
                              <a:ext cx="3485" cy="2270"/>
                            </a:xfrm>
                            <a:prstGeom prst="rect">
                              <a:avLst/>
                            </a:prstGeom>
                            <a:solidFill>
                              <a:srgbClr val="FFFFFF"/>
                            </a:solidFill>
                            <a:ln w="12700" algn="ctr">
                              <a:solidFill>
                                <a:srgbClr val="70AD47"/>
                              </a:solidFill>
                              <a:miter lim="800000"/>
                              <a:headEnd/>
                              <a:tailEnd/>
                            </a:ln>
                          </wps:spPr>
                          <wps:txbx>
                            <w:txbxContent>
                              <w:p w14:paraId="098B1CC9" w14:textId="77777777" w:rsidR="00547B22" w:rsidRDefault="00547B22" w:rsidP="00607E5A">
                                <w:pPr>
                                  <w:jc w:val="center"/>
                                  <w:rPr>
                                    <w:sz w:val="20"/>
                                    <w:szCs w:val="20"/>
                                  </w:rPr>
                                </w:pPr>
                                <w:r>
                                  <w:rPr>
                                    <w:sz w:val="20"/>
                                    <w:szCs w:val="20"/>
                                  </w:rPr>
                                  <w:t>Politiques relatives à la production :</w:t>
                                </w:r>
                              </w:p>
                              <w:p w14:paraId="38DC107B" w14:textId="77777777" w:rsidR="00547B22" w:rsidRDefault="00547B22" w:rsidP="00607E5A">
                                <w:pPr>
                                  <w:pStyle w:val="ListParagraph"/>
                                  <w:numPr>
                                    <w:ilvl w:val="0"/>
                                    <w:numId w:val="3"/>
                                  </w:numPr>
                                </w:pPr>
                                <w:r>
                                  <w:t>Infrastructures</w:t>
                                </w:r>
                              </w:p>
                              <w:p w14:paraId="6D7100C5" w14:textId="77777777" w:rsidR="00547B22" w:rsidRDefault="00547B22" w:rsidP="00607E5A">
                                <w:pPr>
                                  <w:pStyle w:val="ListParagraph"/>
                                  <w:numPr>
                                    <w:ilvl w:val="0"/>
                                    <w:numId w:val="3"/>
                                  </w:numPr>
                                </w:pPr>
                                <w:r>
                                  <w:t>Recrutement</w:t>
                                </w:r>
                              </w:p>
                              <w:p w14:paraId="2337675A" w14:textId="77777777" w:rsidR="00547B22" w:rsidRDefault="00547B22" w:rsidP="00607E5A">
                                <w:pPr>
                                  <w:pStyle w:val="ListParagraph"/>
                                  <w:numPr>
                                    <w:ilvl w:val="0"/>
                                    <w:numId w:val="3"/>
                                  </w:numPr>
                                </w:pPr>
                                <w:r>
                                  <w:t>Sélection des étudiants</w:t>
                                </w:r>
                              </w:p>
                              <w:p w14:paraId="1F849CD2" w14:textId="77777777" w:rsidR="00547B22" w:rsidRDefault="00547B22" w:rsidP="00607E5A">
                                <w:pPr>
                                  <w:pStyle w:val="ListParagraph"/>
                                  <w:numPr>
                                    <w:ilvl w:val="0"/>
                                    <w:numId w:val="3"/>
                                  </w:numPr>
                                </w:pPr>
                                <w:r>
                                  <w:t>Personnel enseignant</w:t>
                                </w:r>
                              </w:p>
                            </w:txbxContent>
                          </wps:txbx>
                          <wps:bodyPr rot="0" vert="horz" wrap="square" lIns="91440" tIns="45720" rIns="91440" bIns="45720" anchor="ctr" anchorCtr="0" upright="1">
                            <a:noAutofit/>
                          </wps:bodyPr>
                        </wps:wsp>
                        <wps:wsp>
                          <wps:cNvPr id="43" name="Rectangle 16"/>
                          <wps:cNvSpPr>
                            <a:spLocks noChangeArrowheads="1"/>
                          </wps:cNvSpPr>
                          <wps:spPr bwMode="auto">
                            <a:xfrm>
                              <a:off x="11678" y="6191"/>
                              <a:ext cx="4366" cy="2394"/>
                            </a:xfrm>
                            <a:prstGeom prst="rect">
                              <a:avLst/>
                            </a:prstGeom>
                            <a:solidFill>
                              <a:srgbClr val="FFFFFF"/>
                            </a:solidFill>
                            <a:ln w="12700" algn="ctr">
                              <a:solidFill>
                                <a:srgbClr val="70AD47"/>
                              </a:solidFill>
                              <a:miter lim="800000"/>
                              <a:headEnd/>
                              <a:tailEnd/>
                            </a:ln>
                          </wps:spPr>
                          <wps:txbx>
                            <w:txbxContent>
                              <w:p w14:paraId="3D80F5D0" w14:textId="77777777" w:rsidR="00547B22" w:rsidRDefault="00547B22" w:rsidP="00607E5A">
                                <w:pPr>
                                  <w:jc w:val="center"/>
                                  <w:rPr>
                                    <w:sz w:val="20"/>
                                    <w:szCs w:val="20"/>
                                  </w:rPr>
                                </w:pPr>
                                <w:r>
                                  <w:rPr>
                                    <w:sz w:val="20"/>
                                    <w:szCs w:val="20"/>
                                  </w:rPr>
                                  <w:t>Politiques relatives à la mauvaise répartition et au manque d’efficacité</w:t>
                                </w:r>
                              </w:p>
                              <w:p w14:paraId="1762F805" w14:textId="77777777" w:rsidR="00547B22" w:rsidRDefault="00547B22" w:rsidP="00607E5A">
                                <w:pPr>
                                  <w:pStyle w:val="ListParagraph"/>
                                  <w:numPr>
                                    <w:ilvl w:val="0"/>
                                    <w:numId w:val="4"/>
                                  </w:numPr>
                                  <w:jc w:val="both"/>
                                </w:pPr>
                                <w:r>
                                  <w:t>Amélioration de la productivité et de la performance</w:t>
                                </w:r>
                              </w:p>
                              <w:p w14:paraId="4AD187EC" w14:textId="77777777" w:rsidR="00547B22" w:rsidRDefault="00547B22" w:rsidP="00607E5A">
                                <w:pPr>
                                  <w:pStyle w:val="ListParagraph"/>
                                  <w:numPr>
                                    <w:ilvl w:val="0"/>
                                    <w:numId w:val="4"/>
                                  </w:numPr>
                                  <w:jc w:val="both"/>
                                </w:pPr>
                                <w:r>
                                  <w:t>Amélioration de l’éventail des compétences</w:t>
                                </w:r>
                              </w:p>
                              <w:p w14:paraId="635833BC" w14:textId="77777777" w:rsidR="00547B22" w:rsidRDefault="00547B22" w:rsidP="00607E5A">
                                <w:pPr>
                                  <w:pStyle w:val="ListParagraph"/>
                                  <w:numPr>
                                    <w:ilvl w:val="0"/>
                                    <w:numId w:val="4"/>
                                  </w:numPr>
                                  <w:jc w:val="both"/>
                                </w:pPr>
                                <w:r>
                                  <w:t>Fidélisation des agents de santé dans les zones sous-desservies</w:t>
                                </w:r>
                              </w:p>
                            </w:txbxContent>
                          </wps:txbx>
                          <wps:bodyPr rot="0" vert="horz" wrap="square" lIns="91440" tIns="45720" rIns="91440" bIns="45720" anchor="ctr" anchorCtr="0" upright="1">
                            <a:noAutofit/>
                          </wps:bodyPr>
                        </wps:wsp>
                        <wps:wsp>
                          <wps:cNvPr id="44" name="Rectangle 17"/>
                          <wps:cNvSpPr>
                            <a:spLocks noChangeArrowheads="1"/>
                          </wps:cNvSpPr>
                          <wps:spPr bwMode="auto">
                            <a:xfrm>
                              <a:off x="5808" y="6238"/>
                              <a:ext cx="5525" cy="2269"/>
                            </a:xfrm>
                            <a:prstGeom prst="rect">
                              <a:avLst/>
                            </a:prstGeom>
                            <a:solidFill>
                              <a:srgbClr val="FFFFFF"/>
                            </a:solidFill>
                            <a:ln w="12700" algn="ctr">
                              <a:solidFill>
                                <a:srgbClr val="70AD47"/>
                              </a:solidFill>
                              <a:miter lim="800000"/>
                              <a:headEnd/>
                              <a:tailEnd/>
                            </a:ln>
                          </wps:spPr>
                          <wps:txbx>
                            <w:txbxContent>
                              <w:p w14:paraId="49C5ACAE" w14:textId="77777777" w:rsidR="00547B22" w:rsidRDefault="00547B22" w:rsidP="00607E5A">
                                <w:pPr>
                                  <w:jc w:val="center"/>
                                  <w:rPr>
                                    <w:sz w:val="20"/>
                                    <w:szCs w:val="20"/>
                                  </w:rPr>
                                </w:pPr>
                                <w:r>
                                  <w:rPr>
                                    <w:sz w:val="20"/>
                                    <w:szCs w:val="20"/>
                                  </w:rPr>
                                  <w:t>Politiques relatives aux flux entrants et sortants</w:t>
                                </w:r>
                              </w:p>
                              <w:p w14:paraId="3F7E72F1" w14:textId="77777777" w:rsidR="00547B22" w:rsidRDefault="00547B22" w:rsidP="00607E5A">
                                <w:pPr>
                                  <w:pStyle w:val="ListParagraph"/>
                                  <w:numPr>
                                    <w:ilvl w:val="0"/>
                                    <w:numId w:val="5"/>
                                  </w:numPr>
                                  <w:jc w:val="both"/>
                                </w:pPr>
                                <w:r>
                                  <w:t>Immigrations et émigration</w:t>
                                </w:r>
                              </w:p>
                              <w:p w14:paraId="710C5852" w14:textId="77777777" w:rsidR="00547B22" w:rsidRDefault="00547B22" w:rsidP="00607E5A">
                                <w:pPr>
                                  <w:pStyle w:val="ListParagraph"/>
                                  <w:numPr>
                                    <w:ilvl w:val="0"/>
                                    <w:numId w:val="5"/>
                                  </w:numPr>
                                  <w:jc w:val="both"/>
                                </w:pPr>
                                <w:r>
                                  <w:t>Attraits des agents de santé sans emploi</w:t>
                                </w:r>
                              </w:p>
                              <w:p w14:paraId="01A53AA7" w14:textId="77777777" w:rsidR="00547B22" w:rsidRDefault="00547B22" w:rsidP="00607E5A">
                                <w:pPr>
                                  <w:pStyle w:val="ListParagraph"/>
                                  <w:numPr>
                                    <w:ilvl w:val="0"/>
                                    <w:numId w:val="5"/>
                                  </w:numPr>
                                  <w:jc w:val="both"/>
                                </w:pPr>
                                <w:r>
                                  <w:t>Retour d’agents de santé dans le secteur de la santé</w:t>
                                </w:r>
                              </w:p>
                            </w:txbxContent>
                          </wps:txbx>
                          <wps:bodyPr rot="0" vert="horz" wrap="square" lIns="91440" tIns="45720" rIns="91440" bIns="45720" anchor="ctr" anchorCtr="0" upright="1">
                            <a:noAutofit/>
                          </wps:bodyPr>
                        </wps:wsp>
                        <wps:wsp>
                          <wps:cNvPr id="48" name="Connecteur droit 18"/>
                          <wps:cNvCnPr>
                            <a:cxnSpLocks noChangeShapeType="1"/>
                          </wps:cNvCnPr>
                          <wps:spPr bwMode="auto">
                            <a:xfrm>
                              <a:off x="1504" y="1808"/>
                              <a:ext cx="13382" cy="47"/>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49" name="Connecteur droit 19"/>
                          <wps:cNvCnPr>
                            <a:cxnSpLocks noChangeShapeType="1"/>
                          </wps:cNvCnPr>
                          <wps:spPr bwMode="auto">
                            <a:xfrm flipH="1">
                              <a:off x="1519" y="1823"/>
                              <a:ext cx="15" cy="454"/>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0" name="Connecteur droit 20"/>
                          <wps:cNvCnPr>
                            <a:cxnSpLocks noChangeShapeType="1"/>
                          </wps:cNvCnPr>
                          <wps:spPr bwMode="auto">
                            <a:xfrm flipH="1">
                              <a:off x="14891" y="1830"/>
                              <a:ext cx="16" cy="454"/>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1" name="Connecteur droit 21"/>
                          <wps:cNvCnPr>
                            <a:cxnSpLocks noChangeShapeType="1"/>
                          </wps:cNvCnPr>
                          <wps:spPr bwMode="auto">
                            <a:xfrm>
                              <a:off x="4988" y="2590"/>
                              <a:ext cx="537"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2" name="Connecteur droit 24"/>
                          <wps:cNvCnPr>
                            <a:cxnSpLocks noChangeShapeType="1"/>
                          </wps:cNvCnPr>
                          <wps:spPr bwMode="auto">
                            <a:xfrm>
                              <a:off x="7577" y="2653"/>
                              <a:ext cx="767" cy="16"/>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3" name="Connecteur droit 26"/>
                          <wps:cNvCnPr>
                            <a:cxnSpLocks noChangeShapeType="1"/>
                          </wps:cNvCnPr>
                          <wps:spPr bwMode="auto">
                            <a:xfrm>
                              <a:off x="10393" y="2643"/>
                              <a:ext cx="767" cy="16"/>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4" name="Connecteur en angle 27"/>
                          <wps:cNvCnPr>
                            <a:cxnSpLocks noChangeShapeType="1"/>
                          </wps:cNvCnPr>
                          <wps:spPr bwMode="auto">
                            <a:xfrm>
                              <a:off x="10895" y="2638"/>
                              <a:ext cx="250" cy="2614"/>
                            </a:xfrm>
                            <a:prstGeom prst="bentConnector3">
                              <a:avLst>
                                <a:gd name="adj1" fmla="val 50000"/>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5" name="Connecteur droit avec flèche 29"/>
                          <wps:cNvCnPr>
                            <a:cxnSpLocks noChangeShapeType="1"/>
                          </wps:cNvCnPr>
                          <wps:spPr bwMode="auto">
                            <a:xfrm flipV="1">
                              <a:off x="6481" y="2998"/>
                              <a:ext cx="0" cy="517"/>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56" name="Zone de texte 2"/>
                          <wps:cNvSpPr txBox="1">
                            <a:spLocks noChangeArrowheads="1"/>
                          </wps:cNvSpPr>
                          <wps:spPr bwMode="auto">
                            <a:xfrm>
                              <a:off x="5901" y="3576"/>
                              <a:ext cx="1612" cy="4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C7CBB2" w14:textId="77777777" w:rsidR="00547B22" w:rsidRDefault="00547B22" w:rsidP="00607E5A">
                                <w:r>
                                  <w:t>Migrations</w:t>
                                </w:r>
                              </w:p>
                            </w:txbxContent>
                          </wps:txbx>
                          <wps:bodyPr rot="0" vert="horz" wrap="square" lIns="91440" tIns="45720" rIns="91440" bIns="45720" anchor="t" anchorCtr="0" upright="1">
                            <a:noAutofit/>
                          </wps:bodyPr>
                        </wps:wsp>
                        <wps:wsp>
                          <wps:cNvPr id="57" name="Connecteur droit avec flèche 192"/>
                          <wps:cNvCnPr>
                            <a:cxnSpLocks noChangeShapeType="1"/>
                          </wps:cNvCnPr>
                          <wps:spPr bwMode="auto">
                            <a:xfrm flipH="1">
                              <a:off x="6465" y="4030"/>
                              <a:ext cx="16" cy="689"/>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58" name="Connecteur droit avec flèche 193"/>
                          <wps:cNvCnPr>
                            <a:cxnSpLocks noChangeShapeType="1"/>
                          </wps:cNvCnPr>
                          <wps:spPr bwMode="auto">
                            <a:xfrm flipV="1">
                              <a:off x="6371" y="5518"/>
                              <a:ext cx="16" cy="736"/>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59" name="Connecteur droit avec flèche 195"/>
                          <wps:cNvCnPr>
                            <a:cxnSpLocks noChangeShapeType="1"/>
                          </wps:cNvCnPr>
                          <wps:spPr bwMode="auto">
                            <a:xfrm flipV="1">
                              <a:off x="8516" y="5721"/>
                              <a:ext cx="0" cy="532"/>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60" name="Connecteur droit avec flèche 196"/>
                          <wps:cNvCnPr>
                            <a:cxnSpLocks noChangeShapeType="1"/>
                          </wps:cNvCnPr>
                          <wps:spPr bwMode="auto">
                            <a:xfrm flipV="1">
                              <a:off x="11224" y="5658"/>
                              <a:ext cx="0" cy="594"/>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61" name="Connecteur droit avec flèche 197"/>
                          <wps:cNvCnPr>
                            <a:cxnSpLocks noChangeShapeType="1"/>
                          </wps:cNvCnPr>
                          <wps:spPr bwMode="auto">
                            <a:xfrm flipV="1">
                              <a:off x="13916" y="5518"/>
                              <a:ext cx="16" cy="689"/>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62" name="Zone de texte 2"/>
                          <wps:cNvSpPr txBox="1">
                            <a:spLocks noChangeArrowheads="1"/>
                          </wps:cNvSpPr>
                          <wps:spPr bwMode="auto">
                            <a:xfrm>
                              <a:off x="1426" y="8716"/>
                              <a:ext cx="14683" cy="1540"/>
                            </a:xfrm>
                            <a:prstGeom prst="rect">
                              <a:avLst/>
                            </a:prstGeom>
                            <a:solidFill>
                              <a:srgbClr val="FFFFFF"/>
                            </a:solidFill>
                            <a:ln w="9525">
                              <a:solidFill>
                                <a:srgbClr val="000000"/>
                              </a:solidFill>
                              <a:miter lim="800000"/>
                              <a:headEnd/>
                              <a:tailEnd/>
                            </a:ln>
                          </wps:spPr>
                          <wps:txbx>
                            <w:txbxContent>
                              <w:p w14:paraId="1DDE39E5" w14:textId="77777777" w:rsidR="00547B22" w:rsidRPr="00BE590F" w:rsidRDefault="00547B22" w:rsidP="00607E5A">
                                <w:pPr>
                                  <w:jc w:val="center"/>
                                  <w:rPr>
                                    <w:b/>
                                  </w:rPr>
                                </w:pPr>
                                <w:r w:rsidRPr="00BE590F">
                                  <w:rPr>
                                    <w:b/>
                                  </w:rPr>
                                  <w:t>Politiques relatives à la règlementation du secteur privé</w:t>
                                </w:r>
                              </w:p>
                              <w:p w14:paraId="715FB70B" w14:textId="77777777" w:rsidR="00547B22" w:rsidRDefault="00547B22" w:rsidP="00607E5A">
                                <w:pPr>
                                  <w:pStyle w:val="ListParagraph"/>
                                  <w:numPr>
                                    <w:ilvl w:val="0"/>
                                    <w:numId w:val="6"/>
                                  </w:numPr>
                                  <w:spacing w:after="160" w:line="259" w:lineRule="auto"/>
                                  <w:jc w:val="center"/>
                                </w:pPr>
                                <w:r>
                                  <w:t>Gestion de la double pratique</w:t>
                                </w:r>
                              </w:p>
                              <w:p w14:paraId="7FFE0B51" w14:textId="77777777" w:rsidR="00547B22" w:rsidRDefault="00547B22" w:rsidP="00607E5A">
                                <w:pPr>
                                  <w:pStyle w:val="ListParagraph"/>
                                  <w:numPr>
                                    <w:ilvl w:val="0"/>
                                    <w:numId w:val="6"/>
                                  </w:numPr>
                                  <w:spacing w:after="160" w:line="259" w:lineRule="auto"/>
                                  <w:jc w:val="center"/>
                                </w:pPr>
                                <w:r>
                                  <w:t>Amélioration de la qualité de la formation</w:t>
                                </w:r>
                              </w:p>
                              <w:p w14:paraId="50051909" w14:textId="77777777" w:rsidR="00547B22" w:rsidRDefault="00547B22" w:rsidP="00607E5A">
                                <w:pPr>
                                  <w:pStyle w:val="ListParagraph"/>
                                  <w:numPr>
                                    <w:ilvl w:val="0"/>
                                    <w:numId w:val="6"/>
                                  </w:numPr>
                                  <w:spacing w:after="160" w:line="259" w:lineRule="auto"/>
                                  <w:jc w:val="center"/>
                                </w:pPr>
                                <w:r>
                                  <w:t>Amélioration de la prestation de service</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C5A8826" id="Groupe 17" o:spid="_x0000_s1026" style="position:absolute;margin-left:0;margin-top:-.05pt;width:719.35pt;height:386.25pt;z-index:251661312;mso-position-horizontal-relative:margin" coordorigin="1426,1808" coordsize="14774,8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">
                <v:shapetype id="_x0000_t32" coordsize="21600,21600" o:spt="32" o:oned="t" path="m,l21600,21600e" filled="f">
                  <v:path arrowok="t" fillok="f" o:connecttype="none"/>
                  <o:lock v:ext="edit" shapetype="t"/>
                </v:shapetype>
                <v:shape id="Connecteur droit avec flèche 28" o:spid="_x0000_s1027" type="#_x0000_t32" style="position:absolute;left:12678;top:2716;width:533;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" strokecolor="#5b9bd5" strokeweight=".5pt">
                  <v:stroke endarrow="block" joinstyle="miter"/>
                </v:shape>
                <v:group id="Group 41" o:spid="_x0000_s1028" style="position:absolute;left:1426;top:1808;width:14774;height:8448" coordorigin="1426,1808" coordsize="14774,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1" o:spid="_x0000_s1029" style="position:absolute;left:1529;top:2651;width:521;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" strokecolor="#70ad47" strokeweight="1pt">
                    <v:textbox style="layout-flow:vertical;mso-layout-flow-alt:bottom-to-top">
                      <w:txbxContent>
                        <w:p w14:paraId="02A3026A" w14:textId="77777777" w:rsidR="00547B22" w:rsidRPr="00793353" w:rsidRDefault="00547B22" w:rsidP="00607E5A">
                          <w:pPr>
                            <w:jc w:val="center"/>
                            <w:rPr>
                              <w:sz w:val="20"/>
                              <w:szCs w:val="20"/>
                            </w:rPr>
                          </w:pPr>
                          <w:r w:rsidRPr="00793353">
                            <w:rPr>
                              <w:sz w:val="20"/>
                              <w:szCs w:val="20"/>
                            </w:rPr>
                            <w:t>Enseignement secondaire</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2" o:spid="_x0000_s1030" type="#_x0000_t34" style="position:absolute;left:2059;top:2369;width:830;height:152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" strokecolor="#5b9bd5" strokeweight=".5pt"/>
                  <v:rect id="Rectangle 3" o:spid="_x0000_s1031" style="position:absolute;left:2899;top:2104;width:2076;height:1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" strokecolor="#70ad47" strokeweight="1pt">
                    <v:textbox>
                      <w:txbxContent>
                        <w:p w14:paraId="42A03CCD" w14:textId="77777777" w:rsidR="00547B22" w:rsidRDefault="00547B22" w:rsidP="00607E5A">
                          <w:pPr>
                            <w:jc w:val="center"/>
                          </w:pPr>
                          <w:r w:rsidRPr="00793353">
                            <w:rPr>
                              <w:sz w:val="20"/>
                              <w:szCs w:val="20"/>
                            </w:rPr>
                            <w:t>Format</w:t>
                          </w:r>
                          <w:r>
                            <w:t xml:space="preserve">ion dans </w:t>
                          </w:r>
                        </w:p>
                        <w:p w14:paraId="18496955" w14:textId="77777777" w:rsidR="00547B22" w:rsidRDefault="00547B22" w:rsidP="00607E5A">
                          <w:pPr>
                            <w:jc w:val="center"/>
                          </w:pPr>
                          <w:r>
                            <w:t>le domaine de la santé</w:t>
                          </w:r>
                        </w:p>
                      </w:txbxContent>
                    </v:textbox>
                  </v:rect>
                  <v:rect id="Rectangle 4" o:spid="_x0000_s1032" style="position:absolute;left:2921;top:3601;width:2076;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" strokecolor="#70ad47" strokeweight="1pt">
                    <v:textbox>
                      <w:txbxContent>
                        <w:p w14:paraId="535A98BA" w14:textId="77777777" w:rsidR="00547B22" w:rsidRDefault="00547B22" w:rsidP="00607E5A">
                          <w:pPr>
                            <w:jc w:val="center"/>
                          </w:pPr>
                          <w:r w:rsidRPr="00793353">
                            <w:rPr>
                              <w:sz w:val="20"/>
                              <w:szCs w:val="20"/>
                            </w:rPr>
                            <w:t>Format</w:t>
                          </w:r>
                          <w:r>
                            <w:t xml:space="preserve">ion dans </w:t>
                          </w:r>
                        </w:p>
                        <w:p w14:paraId="55A1EFE9" w14:textId="77777777" w:rsidR="00547B22" w:rsidRDefault="00547B22" w:rsidP="00607E5A">
                          <w:pPr>
                            <w:jc w:val="center"/>
                          </w:pPr>
                          <w:r>
                            <w:t xml:space="preserve"> Autre domaine </w:t>
                          </w:r>
                        </w:p>
                      </w:txbxContent>
                    </v:textbox>
                  </v:rect>
                  <v:line id="Connecteur droit 5" o:spid="_x0000_s1033" style="position:absolute;flip:y;visibility:visible;mso-wrap-style:square" from="2458,3748" to="2896,3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" strokecolor="#5b9bd5" strokeweight=".5pt">
                    <v:stroke joinstyle="miter"/>
                  </v:line>
                  <v:rect id="Rectangle 6" o:spid="_x0000_s1034" style="position:absolute;left:5488;top:2145;width:2076;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" strokecolor="#70ad47" strokeweight="1pt">
                    <v:textbox>
                      <w:txbxContent>
                        <w:p w14:paraId="407D9D67" w14:textId="77777777" w:rsidR="00547B22" w:rsidRDefault="00547B22" w:rsidP="00607E5A">
                          <w:pPr>
                            <w:jc w:val="center"/>
                          </w:pPr>
                          <w:r>
                            <w:rPr>
                              <w:sz w:val="20"/>
                              <w:szCs w:val="20"/>
                            </w:rPr>
                            <w:t>Pool d’agents de santé qualifiés</w:t>
                          </w:r>
                        </w:p>
                      </w:txbxContent>
                    </v:textbox>
                  </v:rect>
                  <v:rect id="Rectangle 7" o:spid="_x0000_s1035" style="position:absolute;left:8336;top:2223;width:2076;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" strokecolor="#70ad47" strokeweight="1pt">
                    <v:textbox>
                      <w:txbxContent>
                        <w:p w14:paraId="2E0C5781" w14:textId="77777777" w:rsidR="00547B22" w:rsidRDefault="00547B22" w:rsidP="00607E5A">
                          <w:pPr>
                            <w:jc w:val="center"/>
                          </w:pPr>
                          <w:r>
                            <w:rPr>
                              <w:sz w:val="20"/>
                              <w:szCs w:val="20"/>
                            </w:rPr>
                            <w:t>Personnes avec emploi</w:t>
                          </w:r>
                        </w:p>
                      </w:txbxContent>
                    </v:textbox>
                  </v:rect>
                  <v:rect id="Rectangle 8" o:spid="_x0000_s1036" style="position:absolute;left:8317;top:3520;width:2076;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" strokecolor="#70ad47" strokeweight="1pt">
                    <v:textbox>
                      <w:txbxContent>
                        <w:p w14:paraId="2A85B699" w14:textId="77777777" w:rsidR="00547B22" w:rsidRDefault="00547B22" w:rsidP="00607E5A">
                          <w:pPr>
                            <w:jc w:val="center"/>
                          </w:pPr>
                          <w:r>
                            <w:rPr>
                              <w:sz w:val="20"/>
                              <w:szCs w:val="20"/>
                            </w:rPr>
                            <w:t>Personnes sans emploi</w:t>
                          </w:r>
                        </w:p>
                      </w:txbxContent>
                    </v:textbox>
                  </v:rect>
                  <v:rect id="Rectangle 9" o:spid="_x0000_s1037" style="position:absolute;left:5468;top:4693;width:2076;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" strokecolor="#70ad47" strokeweight="1pt">
                    <v:textbox>
                      <w:txbxContent>
                        <w:p w14:paraId="66BAD10A" w14:textId="77777777" w:rsidR="00547B22" w:rsidRDefault="00547B22" w:rsidP="00607E5A">
                          <w:pPr>
                            <w:jc w:val="center"/>
                          </w:pPr>
                          <w:r>
                            <w:rPr>
                              <w:sz w:val="20"/>
                              <w:szCs w:val="20"/>
                            </w:rPr>
                            <w:t>Pays étrangers</w:t>
                          </w:r>
                        </w:p>
                      </w:txbxContent>
                    </v:textbox>
                  </v:rect>
                  <v:rect id="Rectangle 10" o:spid="_x0000_s1038" style="position:absolute;left:8321;top:4712;width:2076;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" strokecolor="#70ad47" strokeweight="1pt">
                    <v:textbox>
                      <w:txbxContent>
                        <w:p w14:paraId="27F25516" w14:textId="77777777" w:rsidR="00547B22" w:rsidRDefault="00547B22" w:rsidP="00607E5A">
                          <w:pPr>
                            <w:jc w:val="center"/>
                          </w:pPr>
                          <w:r>
                            <w:rPr>
                              <w:sz w:val="20"/>
                              <w:szCs w:val="20"/>
                            </w:rPr>
                            <w:t>Inactifs</w:t>
                          </w:r>
                        </w:p>
                      </w:txbxContent>
                    </v:textbox>
                  </v:rect>
                  <v:rect id="Rectangle 11" o:spid="_x0000_s1039" style="position:absolute;left:11145;top:4766;width:1424;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" strokecolor="#70ad47" strokeweight="1pt">
                    <v:textbox>
                      <w:txbxContent>
                        <w:p w14:paraId="16B6E86A" w14:textId="77777777" w:rsidR="00547B22" w:rsidRDefault="00547B22" w:rsidP="00607E5A">
                          <w:pPr>
                            <w:jc w:val="center"/>
                          </w:pPr>
                          <w:r>
                            <w:rPr>
                              <w:sz w:val="20"/>
                              <w:szCs w:val="20"/>
                            </w:rPr>
                            <w:t>Autres secteurs</w:t>
                          </w:r>
                        </w:p>
                      </w:txbxContent>
                    </v:textbox>
                  </v:rect>
                  <v:rect id="Rectangle 12" o:spid="_x0000_s1040" style="position:absolute;left:11145;top:2262;width:1534;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" strokecolor="#70ad47" strokeweight="1pt">
                    <v:textbox>
                      <w:txbxContent>
                        <w:p w14:paraId="01FEDF90" w14:textId="77777777" w:rsidR="00547B22" w:rsidRDefault="00547B22" w:rsidP="00607E5A">
                          <w:pPr>
                            <w:jc w:val="center"/>
                          </w:pPr>
                          <w:r>
                            <w:rPr>
                              <w:sz w:val="20"/>
                              <w:szCs w:val="20"/>
                            </w:rPr>
                            <w:t>Secteurs des soins de santé</w:t>
                          </w:r>
                        </w:p>
                      </w:txbxContent>
                    </v:textbox>
                  </v:rect>
                  <v:rect id="Rectangle 13" o:spid="_x0000_s1041" style="position:absolute;left:13164;top:2278;width:1518;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" strokecolor="#70ad47" strokeweight="1pt">
                    <v:textbox>
                      <w:txbxContent>
                        <w:p w14:paraId="29D33B81" w14:textId="77777777" w:rsidR="00547B22" w:rsidRDefault="00547B22" w:rsidP="00607E5A">
                          <w:pPr>
                            <w:jc w:val="center"/>
                          </w:pPr>
                          <w:r>
                            <w:rPr>
                              <w:sz w:val="20"/>
                              <w:szCs w:val="20"/>
                            </w:rPr>
                            <w:t>Un personnel de santé disponible, accessible et bien accepté qui assure des services de santé de qualité</w:t>
                          </w:r>
                        </w:p>
                      </w:txbxContent>
                    </v:textbox>
                  </v:rect>
                  <v:rect id="Rectangle 14" o:spid="_x0000_s1042" style="position:absolute;left:15073;top:2246;width:1127;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" strokecolor="#70ad47" strokeweight="1pt">
                    <v:textbox style="layout-flow:vertical;mso-layout-flow-alt:bottom-to-top">
                      <w:txbxContent>
                        <w:p w14:paraId="279E9371" w14:textId="77777777" w:rsidR="00547B22" w:rsidRDefault="00547B22" w:rsidP="00607E5A">
                          <w:pPr>
                            <w:jc w:val="center"/>
                          </w:pPr>
                          <w:r>
                            <w:rPr>
                              <w:sz w:val="20"/>
                              <w:szCs w:val="20"/>
                            </w:rPr>
                            <w:t>Couverture sanitaire universelle à travers des services de santé sûrs, efficaces et centrés sur la personne</w:t>
                          </w:r>
                        </w:p>
                      </w:txbxContent>
                    </v:textbox>
                  </v:rect>
                  <v:rect id="Rectangle 15" o:spid="_x0000_s1043" style="position:absolute;left:1457;top:6066;width:3485;height:2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" strokecolor="#70ad47" strokeweight="1pt">
                    <v:textbox>
                      <w:txbxContent>
                        <w:p w14:paraId="098B1CC9" w14:textId="77777777" w:rsidR="00547B22" w:rsidRDefault="00547B22" w:rsidP="00607E5A">
                          <w:pPr>
                            <w:jc w:val="center"/>
                            <w:rPr>
                              <w:sz w:val="20"/>
                              <w:szCs w:val="20"/>
                            </w:rPr>
                          </w:pPr>
                          <w:r>
                            <w:rPr>
                              <w:sz w:val="20"/>
                              <w:szCs w:val="20"/>
                            </w:rPr>
                            <w:t>Politiques relatives à la production :</w:t>
                          </w:r>
                        </w:p>
                        <w:p w14:paraId="38DC107B" w14:textId="77777777" w:rsidR="00547B22" w:rsidRDefault="00547B22" w:rsidP="00607E5A">
                          <w:pPr>
                            <w:pStyle w:val="ListParagraph"/>
                            <w:numPr>
                              <w:ilvl w:val="0"/>
                              <w:numId w:val="3"/>
                            </w:numPr>
                          </w:pPr>
                          <w:r>
                            <w:t>Infrastructures</w:t>
                          </w:r>
                        </w:p>
                        <w:p w14:paraId="6D7100C5" w14:textId="77777777" w:rsidR="00547B22" w:rsidRDefault="00547B22" w:rsidP="00607E5A">
                          <w:pPr>
                            <w:pStyle w:val="ListParagraph"/>
                            <w:numPr>
                              <w:ilvl w:val="0"/>
                              <w:numId w:val="3"/>
                            </w:numPr>
                          </w:pPr>
                          <w:r>
                            <w:t>Recrutement</w:t>
                          </w:r>
                        </w:p>
                        <w:p w14:paraId="2337675A" w14:textId="77777777" w:rsidR="00547B22" w:rsidRDefault="00547B22" w:rsidP="00607E5A">
                          <w:pPr>
                            <w:pStyle w:val="ListParagraph"/>
                            <w:numPr>
                              <w:ilvl w:val="0"/>
                              <w:numId w:val="3"/>
                            </w:numPr>
                          </w:pPr>
                          <w:r>
                            <w:t>Sélection des étudiants</w:t>
                          </w:r>
                        </w:p>
                        <w:p w14:paraId="1F849CD2" w14:textId="77777777" w:rsidR="00547B22" w:rsidRDefault="00547B22" w:rsidP="00607E5A">
                          <w:pPr>
                            <w:pStyle w:val="ListParagraph"/>
                            <w:numPr>
                              <w:ilvl w:val="0"/>
                              <w:numId w:val="3"/>
                            </w:numPr>
                          </w:pPr>
                          <w:r>
                            <w:t>Personnel enseignant</w:t>
                          </w:r>
                        </w:p>
                      </w:txbxContent>
                    </v:textbox>
                  </v:rect>
                  <v:rect id="Rectangle 16" o:spid="_x0000_s1044" style="position:absolute;left:11678;top:6191;width:4366;height:2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" strokecolor="#70ad47" strokeweight="1pt">
                    <v:textbox>
                      <w:txbxContent>
                        <w:p w14:paraId="3D80F5D0" w14:textId="77777777" w:rsidR="00547B22" w:rsidRDefault="00547B22" w:rsidP="00607E5A">
                          <w:pPr>
                            <w:jc w:val="center"/>
                            <w:rPr>
                              <w:sz w:val="20"/>
                              <w:szCs w:val="20"/>
                            </w:rPr>
                          </w:pPr>
                          <w:r>
                            <w:rPr>
                              <w:sz w:val="20"/>
                              <w:szCs w:val="20"/>
                            </w:rPr>
                            <w:t>Politiques relatives à la mauvaise répartition et au manque d’efficacité</w:t>
                          </w:r>
                        </w:p>
                        <w:p w14:paraId="1762F805" w14:textId="77777777" w:rsidR="00547B22" w:rsidRDefault="00547B22" w:rsidP="00607E5A">
                          <w:pPr>
                            <w:pStyle w:val="ListParagraph"/>
                            <w:numPr>
                              <w:ilvl w:val="0"/>
                              <w:numId w:val="4"/>
                            </w:numPr>
                            <w:jc w:val="both"/>
                          </w:pPr>
                          <w:r>
                            <w:t>Amélioration de la productivité et de la performance</w:t>
                          </w:r>
                        </w:p>
                        <w:p w14:paraId="4AD187EC" w14:textId="77777777" w:rsidR="00547B22" w:rsidRDefault="00547B22" w:rsidP="00607E5A">
                          <w:pPr>
                            <w:pStyle w:val="ListParagraph"/>
                            <w:numPr>
                              <w:ilvl w:val="0"/>
                              <w:numId w:val="4"/>
                            </w:numPr>
                            <w:jc w:val="both"/>
                          </w:pPr>
                          <w:r>
                            <w:t>Amélioration de l’éventail des compétences</w:t>
                          </w:r>
                        </w:p>
                        <w:p w14:paraId="635833BC" w14:textId="77777777" w:rsidR="00547B22" w:rsidRDefault="00547B22" w:rsidP="00607E5A">
                          <w:pPr>
                            <w:pStyle w:val="ListParagraph"/>
                            <w:numPr>
                              <w:ilvl w:val="0"/>
                              <w:numId w:val="4"/>
                            </w:numPr>
                            <w:jc w:val="both"/>
                          </w:pPr>
                          <w:r>
                            <w:t>Fidélisation des agents de santé dans les zones sous-desservies</w:t>
                          </w:r>
                        </w:p>
                      </w:txbxContent>
                    </v:textbox>
                  </v:rect>
                  <v:rect id="Rectangle 17" o:spid="_x0000_s1045" style="position:absolute;left:5808;top:6238;width:5525;height:2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" strokecolor="#70ad47" strokeweight="1pt">
                    <v:textbox>
                      <w:txbxContent>
                        <w:p w14:paraId="49C5ACAE" w14:textId="77777777" w:rsidR="00547B22" w:rsidRDefault="00547B22" w:rsidP="00607E5A">
                          <w:pPr>
                            <w:jc w:val="center"/>
                            <w:rPr>
                              <w:sz w:val="20"/>
                              <w:szCs w:val="20"/>
                            </w:rPr>
                          </w:pPr>
                          <w:r>
                            <w:rPr>
                              <w:sz w:val="20"/>
                              <w:szCs w:val="20"/>
                            </w:rPr>
                            <w:t>Politiques relatives aux flux entrants et sortants</w:t>
                          </w:r>
                        </w:p>
                        <w:p w14:paraId="3F7E72F1" w14:textId="77777777" w:rsidR="00547B22" w:rsidRDefault="00547B22" w:rsidP="00607E5A">
                          <w:pPr>
                            <w:pStyle w:val="ListParagraph"/>
                            <w:numPr>
                              <w:ilvl w:val="0"/>
                              <w:numId w:val="5"/>
                            </w:numPr>
                            <w:jc w:val="both"/>
                          </w:pPr>
                          <w:r>
                            <w:t>Immigrations et émigration</w:t>
                          </w:r>
                        </w:p>
                        <w:p w14:paraId="710C5852" w14:textId="77777777" w:rsidR="00547B22" w:rsidRDefault="00547B22" w:rsidP="00607E5A">
                          <w:pPr>
                            <w:pStyle w:val="ListParagraph"/>
                            <w:numPr>
                              <w:ilvl w:val="0"/>
                              <w:numId w:val="5"/>
                            </w:numPr>
                            <w:jc w:val="both"/>
                          </w:pPr>
                          <w:r>
                            <w:t>Attraits des agents de santé sans emploi</w:t>
                          </w:r>
                        </w:p>
                        <w:p w14:paraId="01A53AA7" w14:textId="77777777" w:rsidR="00547B22" w:rsidRDefault="00547B22" w:rsidP="00607E5A">
                          <w:pPr>
                            <w:pStyle w:val="ListParagraph"/>
                            <w:numPr>
                              <w:ilvl w:val="0"/>
                              <w:numId w:val="5"/>
                            </w:numPr>
                            <w:jc w:val="both"/>
                          </w:pPr>
                          <w:r>
                            <w:t>Retour d’agents de santé dans le secteur de la santé</w:t>
                          </w:r>
                        </w:p>
                      </w:txbxContent>
                    </v:textbox>
                  </v:rect>
                  <v:line id="Connecteur droit 18" o:spid="_x0000_s1046" style="position:absolute;visibility:visible;mso-wrap-style:square" from="1504,1808" to="14886,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" strokecolor="#5b9bd5" strokeweight=".5pt">
                    <v:stroke joinstyle="miter"/>
                  </v:line>
                  <v:line id="Connecteur droit 19" o:spid="_x0000_s1047" style="position:absolute;flip:x;visibility:visible;mso-wrap-style:square" from="1519,1823" to="1534,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" strokecolor="#5b9bd5" strokeweight=".5pt">
                    <v:stroke joinstyle="miter"/>
                  </v:line>
                  <v:line id="Connecteur droit 20" o:spid="_x0000_s1048" style="position:absolute;flip:x;visibility:visible;mso-wrap-style:square" from="14891,1830" to="14907,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" strokecolor="#5b9bd5" strokeweight=".5pt">
                    <v:stroke joinstyle="miter"/>
                  </v:line>
                  <v:line id="Connecteur droit 21" o:spid="_x0000_s1049" style="position:absolute;visibility:visible;mso-wrap-style:square" from="4988,2590" to="5525,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" strokecolor="#5b9bd5" strokeweight=".5pt">
                    <v:stroke joinstyle="miter"/>
                  </v:line>
                  <v:line id="Connecteur droit 24" o:spid="_x0000_s1050" style="position:absolute;visibility:visible;mso-wrap-style:square" from="7577,2653" to="8344,2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" strokecolor="#5b9bd5" strokeweight=".5pt">
                    <v:stroke joinstyle="miter"/>
                  </v:line>
                  <v:line id="Connecteur droit 26" o:spid="_x0000_s1051" style="position:absolute;visibility:visible;mso-wrap-style:square" from="10393,2643" to="11160,2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" strokecolor="#5b9bd5" strokeweight=".5pt">
                    <v:stroke joinstyle="miter"/>
                  </v:line>
                  <v:shape id="Connecteur en angle 27" o:spid="_x0000_s1052" type="#_x0000_t34" style="position:absolute;left:10895;top:2638;width:250;height:261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" strokecolor="#5b9bd5" strokeweight=".5pt"/>
                  <v:shape id="Connecteur droit avec flèche 29" o:spid="_x0000_s1053" type="#_x0000_t32" style="position:absolute;left:6481;top:2998;width:0;height:5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" strokecolor="#5b9bd5" strokeweight=".5pt">
                    <v:stroke endarrow="block" joinstyle="miter"/>
                  </v:shape>
                  <v:shapetype id="_x0000_t202" coordsize="21600,21600" o:spt="202" path="m,l,21600r21600,l21600,xe">
                    <v:stroke joinstyle="miter"/>
                    <v:path gradientshapeok="t" o:connecttype="rect"/>
                  </v:shapetype>
                  <v:shape id="Zone de texte 2" o:spid="_x0000_s1054" type="#_x0000_t202" style="position:absolute;left:5901;top:3576;width:1612;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" stroked="f">
                    <v:textbox>
                      <w:txbxContent>
                        <w:p w14:paraId="3AC7CBB2" w14:textId="77777777" w:rsidR="00547B22" w:rsidRDefault="00547B22" w:rsidP="00607E5A">
                          <w:r>
                            <w:t>Migrations</w:t>
                          </w:r>
                        </w:p>
                      </w:txbxContent>
                    </v:textbox>
                  </v:shape>
                  <v:shape id="Connecteur droit avec flèche 192" o:spid="_x0000_s1055" type="#_x0000_t32" style="position:absolute;left:6465;top:4030;width:16;height:6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" strokecolor="#5b9bd5" strokeweight=".5pt">
                    <v:stroke endarrow="block" joinstyle="miter"/>
                  </v:shape>
                  <v:shape id="Connecteur droit avec flèche 193" o:spid="_x0000_s1056" type="#_x0000_t32" style="position:absolute;left:6371;top:5518;width:16;height:7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" strokecolor="#5b9bd5" strokeweight=".5pt">
                    <v:stroke endarrow="block" joinstyle="miter"/>
                  </v:shape>
                  <v:shape id="Connecteur droit avec flèche 195" o:spid="_x0000_s1057" type="#_x0000_t32" style="position:absolute;left:8516;top:5721;width:0;height:5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" strokecolor="#5b9bd5" strokeweight=".5pt">
                    <v:stroke endarrow="block" joinstyle="miter"/>
                  </v:shape>
                  <v:shape id="Connecteur droit avec flèche 196" o:spid="_x0000_s1058" type="#_x0000_t32" style="position:absolute;left:11224;top:5658;width:0;height:5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" strokecolor="#5b9bd5" strokeweight=".5pt">
                    <v:stroke endarrow="block" joinstyle="miter"/>
                  </v:shape>
                  <v:shape id="Connecteur droit avec flèche 197" o:spid="_x0000_s1059" type="#_x0000_t32" style="position:absolute;left:13916;top:5518;width:16;height:6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" strokecolor="#5b9bd5" strokeweight=".5pt">
                    <v:stroke endarrow="block" joinstyle="miter"/>
                  </v:shape>
                  <v:shape id="Zone de texte 2" o:spid="_x0000_s1060" type="#_x0000_t202" style="position:absolute;left:1426;top:8716;width:1468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">
                    <v:textbox>
                      <w:txbxContent>
                        <w:p w14:paraId="1DDE39E5" w14:textId="77777777" w:rsidR="00547B22" w:rsidRPr="00BE590F" w:rsidRDefault="00547B22" w:rsidP="00607E5A">
                          <w:pPr>
                            <w:jc w:val="center"/>
                            <w:rPr>
                              <w:b/>
                            </w:rPr>
                          </w:pPr>
                          <w:r w:rsidRPr="00BE590F">
                            <w:rPr>
                              <w:b/>
                            </w:rPr>
                            <w:t>Politiques relatives à la règlementation du secteur privé</w:t>
                          </w:r>
                        </w:p>
                        <w:p w14:paraId="715FB70B" w14:textId="77777777" w:rsidR="00547B22" w:rsidRDefault="00547B22" w:rsidP="00607E5A">
                          <w:pPr>
                            <w:pStyle w:val="ListParagraph"/>
                            <w:numPr>
                              <w:ilvl w:val="0"/>
                              <w:numId w:val="6"/>
                            </w:numPr>
                            <w:spacing w:after="160" w:line="259" w:lineRule="auto"/>
                            <w:jc w:val="center"/>
                          </w:pPr>
                          <w:r>
                            <w:t>Gestion de la double pratique</w:t>
                          </w:r>
                        </w:p>
                        <w:p w14:paraId="7FFE0B51" w14:textId="77777777" w:rsidR="00547B22" w:rsidRDefault="00547B22" w:rsidP="00607E5A">
                          <w:pPr>
                            <w:pStyle w:val="ListParagraph"/>
                            <w:numPr>
                              <w:ilvl w:val="0"/>
                              <w:numId w:val="6"/>
                            </w:numPr>
                            <w:spacing w:after="160" w:line="259" w:lineRule="auto"/>
                            <w:jc w:val="center"/>
                          </w:pPr>
                          <w:r>
                            <w:t>Amélioration de la qualité de la formation</w:t>
                          </w:r>
                        </w:p>
                        <w:p w14:paraId="50051909" w14:textId="77777777" w:rsidR="00547B22" w:rsidRDefault="00547B22" w:rsidP="00607E5A">
                          <w:pPr>
                            <w:pStyle w:val="ListParagraph"/>
                            <w:numPr>
                              <w:ilvl w:val="0"/>
                              <w:numId w:val="6"/>
                            </w:numPr>
                            <w:spacing w:after="160" w:line="259" w:lineRule="auto"/>
                            <w:jc w:val="center"/>
                          </w:pPr>
                          <w:r>
                            <w:t>Amélioration de la prestation de service</w:t>
                          </w:r>
                        </w:p>
                      </w:txbxContent>
                    </v:textbox>
                  </v:shape>
                </v:group>
                <w10:wrap anchorx="margin"/>
              </v:group>
            </w:pict>
          </mc:Fallback>
        </mc:AlternateContent>
      </w:r>
    </w:p>
    <w:p w14:paraId="521CD785" w14:textId="77777777" w:rsidR="00954F98" w:rsidRDefault="00954F98" w:rsidP="0034020A">
      <w:pPr>
        <w:spacing w:line="360" w:lineRule="auto"/>
        <w:rPr>
          <w:lang w:eastAsia="en-US"/>
        </w:rPr>
      </w:pPr>
    </w:p>
    <w:p w14:paraId="23DB5727" w14:textId="20E47573" w:rsidR="00954F98" w:rsidRDefault="00954F98" w:rsidP="0034020A">
      <w:pPr>
        <w:spacing w:line="360" w:lineRule="auto"/>
        <w:rPr>
          <w:lang w:eastAsia="en-US"/>
        </w:rPr>
      </w:pPr>
    </w:p>
    <w:p w14:paraId="777A7CB1" w14:textId="04CB93DA" w:rsidR="00954F98" w:rsidRDefault="00954F98" w:rsidP="0034020A">
      <w:pPr>
        <w:spacing w:line="360" w:lineRule="auto"/>
        <w:rPr>
          <w:lang w:eastAsia="en-US"/>
        </w:rPr>
      </w:pPr>
    </w:p>
    <w:p w14:paraId="10F3C500" w14:textId="42651092" w:rsidR="00954F98" w:rsidRDefault="00954F98" w:rsidP="0034020A">
      <w:pPr>
        <w:spacing w:line="360" w:lineRule="auto"/>
        <w:rPr>
          <w:lang w:eastAsia="en-US"/>
        </w:rPr>
      </w:pPr>
    </w:p>
    <w:p w14:paraId="3A3987BB" w14:textId="26A40B65" w:rsidR="00954F98" w:rsidRDefault="00954F98" w:rsidP="0034020A">
      <w:pPr>
        <w:spacing w:line="360" w:lineRule="auto"/>
        <w:rPr>
          <w:lang w:eastAsia="en-US"/>
        </w:rPr>
      </w:pPr>
    </w:p>
    <w:p w14:paraId="7E55DA42" w14:textId="2A279477" w:rsidR="00954F98" w:rsidRDefault="00954F98" w:rsidP="0034020A">
      <w:pPr>
        <w:spacing w:line="360" w:lineRule="auto"/>
        <w:rPr>
          <w:lang w:eastAsia="en-US"/>
        </w:rPr>
      </w:pPr>
    </w:p>
    <w:p w14:paraId="4B77559F" w14:textId="6C7A7522" w:rsidR="00954F98" w:rsidRDefault="00954F98" w:rsidP="0034020A">
      <w:pPr>
        <w:spacing w:line="360" w:lineRule="auto"/>
        <w:rPr>
          <w:lang w:eastAsia="en-US"/>
        </w:rPr>
      </w:pPr>
    </w:p>
    <w:p w14:paraId="30EC96DC" w14:textId="78FA640D" w:rsidR="00954F98" w:rsidRDefault="00954F98" w:rsidP="0034020A">
      <w:pPr>
        <w:spacing w:line="360" w:lineRule="auto"/>
        <w:rPr>
          <w:lang w:eastAsia="en-US"/>
        </w:rPr>
      </w:pPr>
    </w:p>
    <w:p w14:paraId="38DD42A8" w14:textId="2F263189" w:rsidR="00954F98" w:rsidRDefault="00954F98" w:rsidP="0034020A">
      <w:pPr>
        <w:spacing w:line="360" w:lineRule="auto"/>
        <w:rPr>
          <w:lang w:eastAsia="en-US"/>
        </w:rPr>
      </w:pPr>
    </w:p>
    <w:p w14:paraId="67471535" w14:textId="5960F558" w:rsidR="00954F98" w:rsidRDefault="00954F98" w:rsidP="0034020A">
      <w:pPr>
        <w:spacing w:line="360" w:lineRule="auto"/>
        <w:rPr>
          <w:lang w:eastAsia="en-US"/>
        </w:rPr>
      </w:pPr>
    </w:p>
    <w:p w14:paraId="77B10915" w14:textId="29138E86" w:rsidR="00954F98" w:rsidRDefault="00954F98" w:rsidP="0034020A">
      <w:pPr>
        <w:spacing w:line="360" w:lineRule="auto"/>
        <w:rPr>
          <w:lang w:eastAsia="en-US"/>
        </w:rPr>
      </w:pPr>
    </w:p>
    <w:p w14:paraId="6E4F74A2" w14:textId="572584D7" w:rsidR="00954F98" w:rsidRDefault="00954F98" w:rsidP="0034020A">
      <w:pPr>
        <w:spacing w:line="360" w:lineRule="auto"/>
        <w:rPr>
          <w:lang w:eastAsia="en-US"/>
        </w:rPr>
      </w:pPr>
    </w:p>
    <w:p w14:paraId="55661F32" w14:textId="573BD13F" w:rsidR="00954F98" w:rsidRDefault="00954F98" w:rsidP="0034020A">
      <w:pPr>
        <w:spacing w:line="360" w:lineRule="auto"/>
        <w:rPr>
          <w:lang w:eastAsia="en-US"/>
        </w:rPr>
      </w:pPr>
    </w:p>
    <w:p w14:paraId="2CD73D7F" w14:textId="4A38A489" w:rsidR="00954F98" w:rsidRDefault="00954F98" w:rsidP="0034020A">
      <w:pPr>
        <w:spacing w:line="360" w:lineRule="auto"/>
        <w:rPr>
          <w:lang w:eastAsia="en-US"/>
        </w:rPr>
      </w:pPr>
    </w:p>
    <w:p w14:paraId="7A0CE891" w14:textId="1A1A61B2" w:rsidR="00954F98" w:rsidRDefault="00954F98" w:rsidP="0034020A">
      <w:pPr>
        <w:spacing w:line="360" w:lineRule="auto"/>
        <w:rPr>
          <w:lang w:eastAsia="en-US"/>
        </w:rPr>
      </w:pPr>
    </w:p>
    <w:p w14:paraId="2FD2D638" w14:textId="58CC063B" w:rsidR="00954F98" w:rsidRDefault="00954F98" w:rsidP="0034020A">
      <w:pPr>
        <w:spacing w:line="360" w:lineRule="auto"/>
        <w:rPr>
          <w:lang w:eastAsia="en-US"/>
        </w:rPr>
      </w:pPr>
    </w:p>
    <w:p w14:paraId="09002516" w14:textId="7F790BBE" w:rsidR="00954F98" w:rsidRDefault="00954F98" w:rsidP="0034020A">
      <w:pPr>
        <w:spacing w:line="360" w:lineRule="auto"/>
        <w:rPr>
          <w:lang w:eastAsia="en-US"/>
        </w:rPr>
      </w:pPr>
    </w:p>
    <w:p w14:paraId="61C47D65" w14:textId="22DA8C13" w:rsidR="00954F98" w:rsidRDefault="00954F98" w:rsidP="0034020A">
      <w:pPr>
        <w:spacing w:line="360" w:lineRule="auto"/>
        <w:rPr>
          <w:lang w:eastAsia="en-US"/>
        </w:rPr>
      </w:pPr>
    </w:p>
    <w:p w14:paraId="353C7A96" w14:textId="6F80837E" w:rsidR="00954F98" w:rsidRDefault="00954F98" w:rsidP="0034020A">
      <w:pPr>
        <w:spacing w:line="360" w:lineRule="auto"/>
        <w:rPr>
          <w:lang w:eastAsia="en-US"/>
        </w:rPr>
      </w:pPr>
    </w:p>
    <w:p w14:paraId="304178AD" w14:textId="109263F3" w:rsidR="00954F98" w:rsidRDefault="00954F98" w:rsidP="0034020A">
      <w:pPr>
        <w:spacing w:line="360" w:lineRule="auto"/>
        <w:rPr>
          <w:lang w:eastAsia="en-US"/>
        </w:rPr>
      </w:pPr>
    </w:p>
    <w:p w14:paraId="5B1128C2" w14:textId="3D3A25E6" w:rsidR="00954F98" w:rsidRDefault="00954F98" w:rsidP="0034020A">
      <w:pPr>
        <w:spacing w:line="360" w:lineRule="auto"/>
        <w:rPr>
          <w:lang w:eastAsia="en-US"/>
        </w:rPr>
      </w:pPr>
    </w:p>
    <w:p w14:paraId="5205772E" w14:textId="77777777" w:rsidR="00607E5A" w:rsidRDefault="00607E5A" w:rsidP="0034020A">
      <w:pPr>
        <w:spacing w:line="360" w:lineRule="auto"/>
        <w:rPr>
          <w:lang w:eastAsia="en-US"/>
        </w:rPr>
        <w:sectPr w:rsidR="00607E5A" w:rsidSect="0022184F">
          <w:pgSz w:w="16838" w:h="11906" w:orient="landscape" w:code="9"/>
          <w:pgMar w:top="1418" w:right="1134" w:bottom="1418" w:left="1418" w:header="709" w:footer="709" w:gutter="0"/>
          <w:cols w:space="708"/>
          <w:docGrid w:linePitch="360"/>
        </w:sectPr>
      </w:pPr>
    </w:p>
    <w:p w14:paraId="4AA13D3D" w14:textId="77777777" w:rsidR="00954F98" w:rsidRPr="00EB4CF7" w:rsidRDefault="00954F98" w:rsidP="00954F98">
      <w:pPr>
        <w:spacing w:before="168" w:line="360" w:lineRule="auto"/>
        <w:jc w:val="both"/>
        <w:textAlignment w:val="top"/>
      </w:pPr>
      <w:r w:rsidRPr="00EB4CF7">
        <w:lastRenderedPageBreak/>
        <w:t>Ainsi présenté, ce cadre conceptuel présente l’analyse du marché du travail des ressources humaines en santé en termes d’un cloisonnement entre un secteur éducatif censé produire les ressources humaines en santé, et un système sanitaire disposé à utiliser les compétences produites par le système éducatif.</w:t>
      </w:r>
    </w:p>
    <w:p w14:paraId="26B733D0" w14:textId="77777777" w:rsidR="00954F98" w:rsidRPr="00EB4CF7" w:rsidRDefault="00954F98" w:rsidP="00954F98">
      <w:pPr>
        <w:spacing w:before="168" w:line="360" w:lineRule="auto"/>
        <w:jc w:val="both"/>
        <w:textAlignment w:val="top"/>
      </w:pPr>
      <w:r w:rsidRPr="00EB4CF7">
        <w:t>La formation des professionnels de santé commence généralement à partir des études secondaires. Ainsi, les élèves intègrent les structures de formation en santé de leur choix en fonction non seulement de leurs aspirations, des conditions économiques et sociales de leurs parents  mais surtout des caractéristiques de ces structures de formation dont le nombre de places est généralement limité par les capacités d’accueil. Ainsi, une partie seulement des élèves du secondaire manifestant le désir de suivre la formation en santé intègrera les structures de formation, ceux qui achèveront avec succès leur formation constitueront un pool de professionnels de santé candidats à un emploi sur le marché du travail. Ensuite, ce pool sera soumis à l’effet des migrations du fait non seulement des départs à l’étranger de certains diplômés mais aussi de l’arrivée d’autres diplômés de l’étranger pour constituer  l’offre d’agents de santé.</w:t>
      </w:r>
    </w:p>
    <w:p w14:paraId="5D4B868E" w14:textId="77777777" w:rsidR="00954F98" w:rsidRPr="00EB4CF7" w:rsidRDefault="00954F98" w:rsidP="00954F98">
      <w:pPr>
        <w:spacing w:before="168" w:line="360" w:lineRule="auto"/>
        <w:jc w:val="both"/>
        <w:textAlignment w:val="top"/>
      </w:pPr>
      <w:r w:rsidRPr="00EB4CF7">
        <w:t xml:space="preserve">Sur le marché, les structures sanitaires au regard non seulement de leurs besoins de ressources humaines pour offrir les services de santé à la population, mais aussi de leurs capacités d’utilisation de main d’œuvre, manifestent une demande de professionnels de santé. </w:t>
      </w:r>
    </w:p>
    <w:p w14:paraId="3575E72E" w14:textId="77777777" w:rsidR="00954F98" w:rsidRDefault="00954F98" w:rsidP="00954F98">
      <w:pPr>
        <w:spacing w:line="360" w:lineRule="auto"/>
        <w:jc w:val="both"/>
      </w:pPr>
      <w:r w:rsidRPr="00EB4CF7">
        <w:t xml:space="preserve">Ainsi constituées, l’offre et la demande de personnels de santé détermineront l’équilibre sur le marché avec pour conséquence une partie des professionnels de santé sans emplois, une autre partie avec emploi </w:t>
      </w:r>
      <w:r>
        <w:t>suivant</w:t>
      </w:r>
      <w:r w:rsidRPr="00EB4CF7">
        <w:t xml:space="preserve"> des conditions salariales diversifiées. L’ensemble du système sera soumis à la réglementation par le biais de politiques relatives à tous les niveaux de la chaine depuis la production jusqu’au recrutement et à la gestion des ressources humaines du système sanitaire. C’est tout cet ensemble qui permettra d’avoir un personnel de santé disponible, accessible et bien accepté qui assure des services de santé de qualité  pour une Couverture sanitaire.</w:t>
      </w:r>
    </w:p>
    <w:p w14:paraId="07329147" w14:textId="77777777" w:rsidR="00954F98" w:rsidRDefault="00954F98" w:rsidP="00954F98">
      <w:pPr>
        <w:spacing w:line="360" w:lineRule="auto"/>
        <w:jc w:val="both"/>
      </w:pPr>
    </w:p>
    <w:p w14:paraId="39FC01CC" w14:textId="77777777" w:rsidR="00954F98" w:rsidRPr="000E0F2B" w:rsidRDefault="00954F98" w:rsidP="00954F98">
      <w:pPr>
        <w:pStyle w:val="Heading2"/>
        <w:spacing w:after="240"/>
        <w:ind w:left="0" w:firstLine="0"/>
      </w:pPr>
      <w:r>
        <w:t xml:space="preserve"> </w:t>
      </w:r>
      <w:bookmarkStart w:id="11" w:name="_Toc1054330"/>
      <w:r w:rsidRPr="000E0F2B">
        <w:t>Traitement et analyse des données</w:t>
      </w:r>
      <w:bookmarkEnd w:id="11"/>
    </w:p>
    <w:p w14:paraId="13DDC102" w14:textId="77777777" w:rsidR="00954F98" w:rsidRPr="000E0F2B" w:rsidRDefault="00954F98" w:rsidP="00954F98">
      <w:pPr>
        <w:spacing w:line="360" w:lineRule="auto"/>
        <w:jc w:val="both"/>
      </w:pPr>
      <w:r w:rsidRPr="000E0F2B">
        <w:t xml:space="preserve">Le traitement et l’analyse des données ont été réalisés par l’équipe des experts commis avec l’appui </w:t>
      </w:r>
      <w:r w:rsidRPr="00EB4CF7">
        <w:t>d</w:t>
      </w:r>
      <w:r>
        <w:t xml:space="preserve">u Service des Ressources Humaines et du Dialogue Social </w:t>
      </w:r>
      <w:r w:rsidRPr="000E0F2B">
        <w:t xml:space="preserve">de la DAF du Ministère de la Santé, et d’experts séniors commis par l’OMS. L’appui technique de l’OMS a également permis d’affiner les analyses. Dans ce cadre, l’analyse des politiques et stratégies de formation, </w:t>
      </w:r>
      <w:r w:rsidRPr="000E0F2B">
        <w:lastRenderedPageBreak/>
        <w:t xml:space="preserve">de recrutement, de déploiement et de fidélisation des personnels de santé au cours des </w:t>
      </w:r>
      <w:r>
        <w:t>cinq</w:t>
      </w:r>
      <w:r w:rsidRPr="000E0F2B">
        <w:t xml:space="preserve"> dernières années a été faite à partir des documents de politique collectés</w:t>
      </w:r>
      <w:r>
        <w:t>.</w:t>
      </w:r>
      <w:r w:rsidRPr="000E0F2B">
        <w:t xml:space="preserve"> </w:t>
      </w:r>
      <w:r>
        <w:t>L</w:t>
      </w:r>
      <w:r w:rsidRPr="000E0F2B">
        <w:t>’analyse de la situation des ressources humaines en santé a été faite à partir des données collectées, grâce aux outils statistiques notamment les tableaux simples et croisés d’effectifs, de fréquence, les graphiques et un ensemble d’indicateurs clés à même de synthétiser les informations collectées. Les désagrégations ont été faites sur les données selon plusieurs critères tels que le genre, l’âge, la filière de formation, le secteur d’activité, le milieu d’exercice de la profession (urbain, rural). Les analyses effectuées ont permis d’établir la description du marché de travail dans l</w:t>
      </w:r>
      <w:r>
        <w:t>e pays. En effet,</w:t>
      </w:r>
      <w:r w:rsidRPr="000E0F2B">
        <w:t xml:space="preserve"> les interactions entre l’offre et la demande de formation des professionnels de santé, la rémunération, les tendances, la distribution ont été identifiés ainsi que les besoins en personnels de santé nécessaires au système de santé.  </w:t>
      </w:r>
    </w:p>
    <w:p w14:paraId="3D4231A9" w14:textId="77777777" w:rsidR="00954F98" w:rsidRPr="000E0F2B" w:rsidRDefault="00954F98" w:rsidP="00954F98">
      <w:pPr>
        <w:spacing w:line="360" w:lineRule="auto"/>
        <w:jc w:val="both"/>
      </w:pPr>
      <w:r w:rsidRPr="000E0F2B">
        <w:t xml:space="preserve">De même, des analyses corrélationnelles et causales ont été faites et ont permis d'identifier les effets de causalité des changements dans l'offre du marché du travail et les conditions de la demande ou de la réglementation sur le comportement des professionnels de santé et les organes employeurs.  </w:t>
      </w:r>
    </w:p>
    <w:p w14:paraId="2F77E242" w14:textId="77777777" w:rsidR="00954F98" w:rsidRPr="000E0F2B" w:rsidRDefault="00954F98" w:rsidP="00954F98">
      <w:pPr>
        <w:spacing w:line="360" w:lineRule="auto"/>
        <w:jc w:val="both"/>
      </w:pPr>
      <w:r w:rsidRPr="000E0F2B">
        <w:t>Une analyse de cohorte a été menée sur les diplômés de trois filières spécifiques de formation sortis en 2015</w:t>
      </w:r>
      <w:r>
        <w:t xml:space="preserve"> à savoir : les infirmiers, les sages-femmes et les médecins. Ce qui a permis </w:t>
      </w:r>
      <w:r w:rsidRPr="000E0F2B">
        <w:t xml:space="preserve">d’apprécier le parcours des individus composant ces cohortes depuis leur entrée dans la formation jusqu’à leur sortie de la formation et leur entrée sur le marché du travail.  </w:t>
      </w:r>
    </w:p>
    <w:p w14:paraId="252FCADB" w14:textId="77777777" w:rsidR="00954F98" w:rsidRPr="000E0F2B" w:rsidRDefault="00954F98" w:rsidP="00954F98">
      <w:pPr>
        <w:spacing w:line="360" w:lineRule="auto"/>
        <w:jc w:val="both"/>
      </w:pPr>
    </w:p>
    <w:p w14:paraId="3585F4F9" w14:textId="77777777" w:rsidR="00954F98" w:rsidRPr="000E0F2B" w:rsidRDefault="00954F98" w:rsidP="00954F98">
      <w:pPr>
        <w:pStyle w:val="Heading2"/>
        <w:spacing w:after="240"/>
        <w:ind w:left="0" w:firstLine="0"/>
      </w:pPr>
      <w:bookmarkStart w:id="12" w:name="_Toc1054331"/>
      <w:r w:rsidRPr="000E0F2B">
        <w:t>Cadre empirique</w:t>
      </w:r>
      <w:bookmarkEnd w:id="12"/>
    </w:p>
    <w:p w14:paraId="6F13BDE2" w14:textId="77777777" w:rsidR="00954F98" w:rsidRPr="000E0F2B" w:rsidRDefault="00954F98" w:rsidP="00954F98">
      <w:pPr>
        <w:pStyle w:val="Heading3"/>
        <w:ind w:left="0" w:firstLine="0"/>
      </w:pPr>
      <w:r w:rsidRPr="000E0F2B">
        <w:t xml:space="preserve"> </w:t>
      </w:r>
      <w:bookmarkStart w:id="13" w:name="_Toc1054332"/>
      <w:r w:rsidRPr="000E0F2B">
        <w:t>Champs et unité d’enquête</w:t>
      </w:r>
      <w:bookmarkEnd w:id="13"/>
    </w:p>
    <w:p w14:paraId="6368879A" w14:textId="77777777" w:rsidR="00954F98" w:rsidRPr="000E0F2B" w:rsidRDefault="00954F98" w:rsidP="00954F98">
      <w:pPr>
        <w:pStyle w:val="Heading4"/>
        <w:spacing w:after="240"/>
        <w:ind w:left="0" w:firstLine="0"/>
      </w:pPr>
      <w:r w:rsidRPr="000E0F2B">
        <w:t>Champs d’enquête</w:t>
      </w:r>
    </w:p>
    <w:p w14:paraId="3C270C91" w14:textId="77777777" w:rsidR="00954F98" w:rsidRPr="000E0F2B" w:rsidRDefault="00954F98" w:rsidP="00954F98">
      <w:pPr>
        <w:tabs>
          <w:tab w:val="left" w:pos="1066"/>
        </w:tabs>
        <w:spacing w:line="360" w:lineRule="auto"/>
        <w:jc w:val="both"/>
      </w:pPr>
      <w:r w:rsidRPr="000E0F2B">
        <w:t xml:space="preserve">La présente étude couvre six (06) grandes catégories de cibles auprès desquelles les informations </w:t>
      </w:r>
      <w:r>
        <w:t>ont été collectées</w:t>
      </w:r>
      <w:r w:rsidRPr="000E0F2B">
        <w:t xml:space="preserve"> : </w:t>
      </w:r>
    </w:p>
    <w:p w14:paraId="4119E68D" w14:textId="77777777" w:rsidR="00954F98" w:rsidRPr="000E0F2B" w:rsidRDefault="00954F98" w:rsidP="00954F98">
      <w:pPr>
        <w:tabs>
          <w:tab w:val="left" w:pos="1066"/>
        </w:tabs>
        <w:spacing w:line="360" w:lineRule="auto"/>
        <w:jc w:val="both"/>
      </w:pPr>
    </w:p>
    <w:p w14:paraId="19AE7AD4" w14:textId="77777777" w:rsidR="00954F98" w:rsidRPr="000E0F2B" w:rsidRDefault="00954F98" w:rsidP="00954F98">
      <w:pPr>
        <w:pStyle w:val="ListParagraph"/>
        <w:widowControl w:val="0"/>
        <w:numPr>
          <w:ilvl w:val="0"/>
          <w:numId w:val="8"/>
        </w:numPr>
        <w:tabs>
          <w:tab w:val="left" w:pos="1066"/>
        </w:tabs>
        <w:spacing w:before="120" w:line="360" w:lineRule="auto"/>
        <w:ind w:left="0" w:firstLine="0"/>
        <w:jc w:val="both"/>
        <w:rPr>
          <w:b/>
        </w:rPr>
      </w:pPr>
      <w:r w:rsidRPr="000E0F2B">
        <w:rPr>
          <w:b/>
        </w:rPr>
        <w:t>Les formations sanitaires</w:t>
      </w:r>
    </w:p>
    <w:p w14:paraId="55AAD50E" w14:textId="77777777" w:rsidR="00954F98" w:rsidRPr="000E0F2B" w:rsidRDefault="00954F98" w:rsidP="00954F98">
      <w:pPr>
        <w:tabs>
          <w:tab w:val="left" w:pos="1066"/>
        </w:tabs>
        <w:spacing w:line="360" w:lineRule="auto"/>
        <w:jc w:val="both"/>
      </w:pPr>
      <w:r w:rsidRPr="000E0F2B">
        <w:t xml:space="preserve">Il s’agit de toutes les formations sanitaires de la pyramide sanitaire nationale. Les formations sanitaires comprennent les Hôpitaux Nationaux, les Centres Hospitaliers Départementaux (CHD), les Hôpitaux de zone (HZ), les Centres de santé, les dispensaires et maternités isolés, les cliniques et polycliniques, des cabinets médicaux et de soins, aussi bien publics que privés. Les formations sanitaires confessionnelles </w:t>
      </w:r>
      <w:r>
        <w:t>ont été</w:t>
      </w:r>
      <w:r w:rsidRPr="000E0F2B">
        <w:t xml:space="preserve"> également prises en compte dans la présente étude.</w:t>
      </w:r>
    </w:p>
    <w:p w14:paraId="15BC6337" w14:textId="77777777" w:rsidR="00954F98" w:rsidRPr="000E0F2B" w:rsidRDefault="00954F98" w:rsidP="00954F98">
      <w:pPr>
        <w:tabs>
          <w:tab w:val="left" w:pos="1066"/>
        </w:tabs>
        <w:spacing w:line="360" w:lineRule="auto"/>
        <w:jc w:val="both"/>
      </w:pPr>
    </w:p>
    <w:p w14:paraId="7736E262" w14:textId="77777777" w:rsidR="00954F98" w:rsidRPr="000E0F2B" w:rsidRDefault="00954F98" w:rsidP="00954F98">
      <w:pPr>
        <w:pStyle w:val="ListParagraph"/>
        <w:widowControl w:val="0"/>
        <w:numPr>
          <w:ilvl w:val="0"/>
          <w:numId w:val="8"/>
        </w:numPr>
        <w:tabs>
          <w:tab w:val="left" w:pos="1066"/>
        </w:tabs>
        <w:spacing w:before="120" w:line="360" w:lineRule="auto"/>
        <w:ind w:left="0" w:firstLine="0"/>
        <w:jc w:val="both"/>
        <w:rPr>
          <w:b/>
        </w:rPr>
      </w:pPr>
      <w:r w:rsidRPr="000E0F2B">
        <w:rPr>
          <w:b/>
        </w:rPr>
        <w:t xml:space="preserve">Les personnels de santé </w:t>
      </w:r>
    </w:p>
    <w:p w14:paraId="0F97CCA8" w14:textId="77777777" w:rsidR="00954F98" w:rsidRPr="000E0F2B" w:rsidRDefault="00954F98" w:rsidP="00954F98">
      <w:pPr>
        <w:tabs>
          <w:tab w:val="left" w:pos="1066"/>
        </w:tabs>
        <w:spacing w:line="360" w:lineRule="auto"/>
        <w:jc w:val="both"/>
      </w:pPr>
      <w:r w:rsidRPr="000E0F2B">
        <w:t>Les catégories de professionnels de santé retenues sont les médecins, les infirmiers, les sages-femmes, les techniciens de laboratoire, les techniciens en imagerie médicale et les aides-soignants qui interviennent habituellement dans les formations sanitaires présentes sur le territoire national.</w:t>
      </w:r>
    </w:p>
    <w:p w14:paraId="4D92F0AB" w14:textId="77777777" w:rsidR="00954F98" w:rsidRPr="000E0F2B" w:rsidRDefault="00954F98" w:rsidP="00954F98">
      <w:pPr>
        <w:pStyle w:val="ListParagraph"/>
        <w:widowControl w:val="0"/>
        <w:numPr>
          <w:ilvl w:val="0"/>
          <w:numId w:val="8"/>
        </w:numPr>
        <w:tabs>
          <w:tab w:val="left" w:pos="1066"/>
        </w:tabs>
        <w:spacing w:before="120" w:line="360" w:lineRule="auto"/>
        <w:ind w:left="0" w:firstLine="0"/>
        <w:jc w:val="both"/>
        <w:rPr>
          <w:b/>
        </w:rPr>
      </w:pPr>
      <w:r w:rsidRPr="000E0F2B">
        <w:rPr>
          <w:b/>
        </w:rPr>
        <w:t>Les institutions de formation en santé</w:t>
      </w:r>
    </w:p>
    <w:p w14:paraId="1927AD56" w14:textId="77777777" w:rsidR="00954F98" w:rsidRPr="000E0F2B" w:rsidRDefault="00954F98" w:rsidP="00954F98">
      <w:pPr>
        <w:tabs>
          <w:tab w:val="left" w:pos="1066"/>
        </w:tabs>
        <w:spacing w:line="360" w:lineRule="auto"/>
        <w:jc w:val="both"/>
      </w:pPr>
      <w:r w:rsidRPr="000E0F2B">
        <w:t xml:space="preserve">Il s’agit de toutes les écoles de formation offrant sur toute l’étendue du territoire national les enseignements pour mettre sur le marché de l’emploi les médecins, les infirmiers, les sages-femmes, les aides-soignants, les techniciens en imagerie médicale et les techniciens de laboratoire. Ainsi, les écoles de formation qui </w:t>
      </w:r>
      <w:r>
        <w:t>ont fait l’</w:t>
      </w:r>
      <w:r w:rsidRPr="000E0F2B">
        <w:t>objet de l’enquête sont : la Faculté des Sciences de la Santé (FSS) de Cotonou, l’Institut National Medico-Sanitaire (INMeS) de Cotonou, la Faculté de Médecine (FM) de Parakou, l’Ecole de Formation Mé</w:t>
      </w:r>
      <w:r>
        <w:t>dico-Sociale (EFMS) de Parakou</w:t>
      </w:r>
      <w:r w:rsidRPr="000E0F2B">
        <w:t>.</w:t>
      </w:r>
    </w:p>
    <w:p w14:paraId="22316E39" w14:textId="77777777" w:rsidR="00954F98" w:rsidRPr="000E0F2B" w:rsidRDefault="00954F98" w:rsidP="00954F98">
      <w:pPr>
        <w:pStyle w:val="ListParagraph"/>
        <w:widowControl w:val="0"/>
        <w:numPr>
          <w:ilvl w:val="0"/>
          <w:numId w:val="8"/>
        </w:numPr>
        <w:tabs>
          <w:tab w:val="left" w:pos="1066"/>
        </w:tabs>
        <w:spacing w:before="120" w:line="360" w:lineRule="auto"/>
        <w:ind w:left="0" w:firstLine="0"/>
        <w:jc w:val="both"/>
        <w:rPr>
          <w:b/>
        </w:rPr>
      </w:pPr>
      <w:r w:rsidRPr="000E0F2B">
        <w:rPr>
          <w:b/>
        </w:rPr>
        <w:t>Les étudiants en dernière année de formation en santé</w:t>
      </w:r>
    </w:p>
    <w:p w14:paraId="5D5E3A1A" w14:textId="77777777" w:rsidR="00954F98" w:rsidRPr="000E0F2B" w:rsidRDefault="00954F98" w:rsidP="00954F98">
      <w:pPr>
        <w:tabs>
          <w:tab w:val="left" w:pos="1066"/>
        </w:tabs>
        <w:spacing w:line="360" w:lineRule="auto"/>
        <w:jc w:val="both"/>
      </w:pPr>
      <w:r w:rsidRPr="000E0F2B">
        <w:t>Il s’agit de tous les étudiants en dernière année de formation dans les filières retenues précédemment. L’année universitaire considérée est celle de 2017-2018.</w:t>
      </w:r>
    </w:p>
    <w:p w14:paraId="02E7D689" w14:textId="77777777" w:rsidR="00954F98" w:rsidRPr="000E0F2B" w:rsidRDefault="00954F98" w:rsidP="00954F98">
      <w:pPr>
        <w:pStyle w:val="ListParagraph"/>
        <w:widowControl w:val="0"/>
        <w:numPr>
          <w:ilvl w:val="0"/>
          <w:numId w:val="8"/>
        </w:numPr>
        <w:tabs>
          <w:tab w:val="left" w:pos="1066"/>
        </w:tabs>
        <w:spacing w:before="120" w:line="360" w:lineRule="auto"/>
        <w:ind w:left="0" w:firstLine="0"/>
        <w:jc w:val="both"/>
        <w:rPr>
          <w:b/>
        </w:rPr>
      </w:pPr>
      <w:r w:rsidRPr="000E0F2B">
        <w:rPr>
          <w:b/>
        </w:rPr>
        <w:t>Les diplômés</w:t>
      </w:r>
    </w:p>
    <w:p w14:paraId="131DE624" w14:textId="77777777" w:rsidR="00954F98" w:rsidRPr="000E0F2B" w:rsidRDefault="00954F98" w:rsidP="00954F98">
      <w:pPr>
        <w:tabs>
          <w:tab w:val="left" w:pos="1066"/>
        </w:tabs>
        <w:spacing w:line="360" w:lineRule="auto"/>
        <w:jc w:val="both"/>
      </w:pPr>
      <w:r w:rsidRPr="000E0F2B">
        <w:t xml:space="preserve">Ces sont les étudiants ayant eu des résultats positifs et qui ont soutenu leurs mémoires de fin de formation. Une cohorte de diplômés de chacune des formations retenues </w:t>
      </w:r>
      <w:r>
        <w:t>a été</w:t>
      </w:r>
      <w:r w:rsidRPr="000E0F2B">
        <w:t xml:space="preserve"> analysée depuis leur entrée dans les institutions de formation jusqu’à leur situation professionnelle au moment des enquêtes. A cet effet, les cohortes de diplômés sortis des institutions de formation en 2014-2015 seront retenues et en fonction du nombre d’années réglementaires de formation requises pour chacun des corps, on remontera jusqu’à la cohorte à l’entrée en formation.</w:t>
      </w:r>
    </w:p>
    <w:p w14:paraId="7D12B889" w14:textId="77777777" w:rsidR="00954F98" w:rsidRPr="000E0F2B" w:rsidRDefault="00954F98" w:rsidP="00954F98">
      <w:pPr>
        <w:pStyle w:val="ListParagraph"/>
        <w:widowControl w:val="0"/>
        <w:numPr>
          <w:ilvl w:val="0"/>
          <w:numId w:val="9"/>
        </w:numPr>
        <w:tabs>
          <w:tab w:val="left" w:pos="1066"/>
        </w:tabs>
        <w:spacing w:before="120" w:line="360" w:lineRule="auto"/>
        <w:ind w:left="0" w:firstLine="0"/>
        <w:jc w:val="both"/>
        <w:rPr>
          <w:b/>
        </w:rPr>
      </w:pPr>
      <w:r w:rsidRPr="000E0F2B">
        <w:rPr>
          <w:b/>
        </w:rPr>
        <w:t>Les points focaux</w:t>
      </w:r>
    </w:p>
    <w:p w14:paraId="523E5F39" w14:textId="77777777" w:rsidR="00954F98" w:rsidRPr="000E0F2B" w:rsidRDefault="00954F98" w:rsidP="00954F98">
      <w:pPr>
        <w:tabs>
          <w:tab w:val="left" w:pos="1066"/>
        </w:tabs>
        <w:spacing w:line="360" w:lineRule="auto"/>
        <w:jc w:val="both"/>
      </w:pPr>
      <w:r w:rsidRPr="000E0F2B">
        <w:t xml:space="preserve">Ce sont les structures ou entités techniques et administratives disposant d’informations nécessaires à cette étude ne figurant pas dans les cibles précédentes. Entre autres, il s’agit de l’Institut National de la Statistique et de l’Analyse économique (INSAE), des Ministères de la Santé, de l’Enseignement Secondaire et de la Formation Technique et Professionnelle, de l’Enseignement Supérieur, de l’Economie et des Finances, du Travail et de la Fonction Publique, de l’Emploi  etc. </w:t>
      </w:r>
    </w:p>
    <w:p w14:paraId="3DD7E67F" w14:textId="77777777" w:rsidR="00954F98" w:rsidRPr="000E0F2B" w:rsidRDefault="00954F98" w:rsidP="00954F98">
      <w:pPr>
        <w:tabs>
          <w:tab w:val="left" w:pos="1066"/>
        </w:tabs>
        <w:spacing w:line="360" w:lineRule="auto"/>
        <w:jc w:val="both"/>
      </w:pPr>
      <w:r>
        <w:t>Par ailleurs, i</w:t>
      </w:r>
      <w:r w:rsidRPr="000E0F2B">
        <w:t>l faut noter qu’</w:t>
      </w:r>
      <w:r>
        <w:t>en dehors de ces institutions auprès d</w:t>
      </w:r>
      <w:r w:rsidRPr="000E0F2B">
        <w:t xml:space="preserve">esquelles les informations </w:t>
      </w:r>
      <w:r>
        <w:t>ont été</w:t>
      </w:r>
      <w:r w:rsidRPr="000E0F2B">
        <w:t xml:space="preserve"> collectées, les étudiants en première année, les enseignants, les responsables des formations </w:t>
      </w:r>
      <w:r w:rsidRPr="000E0F2B">
        <w:lastRenderedPageBreak/>
        <w:t xml:space="preserve">sanitaires, les responsables des structures de formation en santé constituent aussi des cibles de l’étude. En effet, lors de la collecte d’informations sur les structures de formation, l’étude s’est intéressée aussi aux informations sur les étudiants en première année, les enseignants, les responsables des formations sanitaires. </w:t>
      </w:r>
      <w:r w:rsidRPr="000E0F2B">
        <w:rPr>
          <w:rFonts w:cs="Calibri"/>
        </w:rPr>
        <w:t>Les gestionnaires de ressources humaines et administratives, de même que les</w:t>
      </w:r>
      <w:r w:rsidRPr="000E0F2B">
        <w:t xml:space="preserve"> responsables de structures de formation et les représentants d’enseignants,</w:t>
      </w:r>
      <w:r w:rsidRPr="000E0F2B">
        <w:rPr>
          <w:rFonts w:cs="Calibri"/>
        </w:rPr>
        <w:t xml:space="preserve"> les personnes non professionnelles de la santé,</w:t>
      </w:r>
      <w:r w:rsidRPr="000E0F2B">
        <w:t xml:space="preserve"> ont été touchés par l’étude à travers des discussions de groupe (focus group).</w:t>
      </w:r>
    </w:p>
    <w:p w14:paraId="1EB27958" w14:textId="77777777" w:rsidR="00954F98" w:rsidRPr="000E0F2B" w:rsidRDefault="00954F98" w:rsidP="00954F98">
      <w:pPr>
        <w:tabs>
          <w:tab w:val="left" w:pos="1066"/>
        </w:tabs>
        <w:spacing w:line="360" w:lineRule="auto"/>
        <w:jc w:val="both"/>
      </w:pPr>
    </w:p>
    <w:p w14:paraId="3FE5EB54" w14:textId="77777777" w:rsidR="00954F98" w:rsidRPr="000E0F2B" w:rsidRDefault="00954F98" w:rsidP="00954F98">
      <w:pPr>
        <w:pStyle w:val="Heading4"/>
        <w:ind w:left="0" w:firstLine="0"/>
      </w:pPr>
      <w:r w:rsidRPr="000E0F2B">
        <w:t>Unités d’enquête</w:t>
      </w:r>
    </w:p>
    <w:p w14:paraId="7281BE7E" w14:textId="77777777" w:rsidR="00954F98" w:rsidRPr="000E0F2B" w:rsidRDefault="00954F98" w:rsidP="00954F98">
      <w:pPr>
        <w:tabs>
          <w:tab w:val="left" w:pos="1066"/>
        </w:tabs>
        <w:spacing w:line="360" w:lineRule="auto"/>
        <w:jc w:val="both"/>
      </w:pPr>
      <w:r w:rsidRPr="000E0F2B">
        <w:t xml:space="preserve">Les unités d’enquête sont constituées essentiellement des institutions de formation, des étudiants en dernière année de formation dans les institutions de formation, des diplômés des cohortes ayant fini en 2014-2015, des formations sanitaires et des personnels de santé (médecins, infirmiers, sages-femmes, techniciens de laboratoire, techniciens en imagerie médicale et aides-soignants). A cet effet, le choix des unités d’enquête s’est fait en fonction de la population visée. Les institutions de formation en métiers de santé retenues dans la présente étude étant en nombre réduit (la Faculté des Sciences de la Santé (FSS) de Cotonou, l’Institut </w:t>
      </w:r>
    </w:p>
    <w:p w14:paraId="7675E4D3" w14:textId="77777777" w:rsidR="00954F98" w:rsidRDefault="00954F98" w:rsidP="00954F98">
      <w:pPr>
        <w:tabs>
          <w:tab w:val="left" w:pos="1066"/>
        </w:tabs>
        <w:spacing w:line="360" w:lineRule="auto"/>
        <w:jc w:val="both"/>
      </w:pPr>
      <w:r w:rsidRPr="000E0F2B">
        <w:t>National Medico-Sanitaire (INMeS) de Cotonou, la Faculté de Médecine (FM) de Parakou, l’Ecole de Formation Médico-Sociale de Parakou), elles ont été enquêtées systématiquement et les échantillons des étudiants et de diplômés seront constitués en leur sein. Quant aux formations sanitaires, un échantillon est constitué en tenant compte des niveaux de la pyramide sanitaire. L’échantillon de personnels de santé est constitué à partir des personnels de santé en activité dans les formations sanitaires retenues dans l’échantillon.</w:t>
      </w:r>
    </w:p>
    <w:p w14:paraId="23D87900" w14:textId="77777777" w:rsidR="00954F98" w:rsidRDefault="00954F98" w:rsidP="00954F98">
      <w:pPr>
        <w:tabs>
          <w:tab w:val="left" w:pos="1066"/>
        </w:tabs>
        <w:spacing w:line="360" w:lineRule="auto"/>
        <w:jc w:val="both"/>
      </w:pPr>
    </w:p>
    <w:p w14:paraId="42A6C2B3" w14:textId="77777777" w:rsidR="00954F98" w:rsidRPr="000E0F2B" w:rsidRDefault="00954F98" w:rsidP="00954F98">
      <w:pPr>
        <w:tabs>
          <w:tab w:val="left" w:pos="1066"/>
        </w:tabs>
        <w:spacing w:line="360" w:lineRule="auto"/>
        <w:jc w:val="both"/>
      </w:pPr>
    </w:p>
    <w:p w14:paraId="128834BB" w14:textId="55727637" w:rsidR="00954F98" w:rsidRPr="00DC342B" w:rsidRDefault="00954F98" w:rsidP="00DC342B">
      <w:pPr>
        <w:pStyle w:val="Style1tableau"/>
      </w:pPr>
      <w:bookmarkStart w:id="14" w:name="_Toc1064285"/>
      <w:r w:rsidRPr="00DC342B">
        <w:t>Tableau n°</w:t>
      </w:r>
      <w:r w:rsidR="00326692" w:rsidRPr="00DC342B">
        <w:t>1</w:t>
      </w:r>
      <w:r w:rsidRPr="00DC342B">
        <w:t xml:space="preserve"> : Répartition des formations sanitaires au Bénin</w:t>
      </w:r>
      <w:bookmarkEnd w:id="14"/>
    </w:p>
    <w:tbl>
      <w:tblPr>
        <w:tblW w:w="9761" w:type="dxa"/>
        <w:tblCellMar>
          <w:left w:w="70" w:type="dxa"/>
          <w:right w:w="70" w:type="dxa"/>
        </w:tblCellMar>
        <w:tblLook w:val="04A0" w:firstRow="1" w:lastRow="0" w:firstColumn="1" w:lastColumn="0" w:noHBand="0" w:noVBand="1"/>
      </w:tblPr>
      <w:tblGrid>
        <w:gridCol w:w="3402"/>
        <w:gridCol w:w="600"/>
        <w:gridCol w:w="600"/>
        <w:gridCol w:w="600"/>
        <w:gridCol w:w="600"/>
        <w:gridCol w:w="600"/>
        <w:gridCol w:w="600"/>
        <w:gridCol w:w="600"/>
        <w:gridCol w:w="742"/>
        <w:gridCol w:w="709"/>
        <w:gridCol w:w="708"/>
      </w:tblGrid>
      <w:tr w:rsidR="00954F98" w:rsidRPr="000E0F2B" w14:paraId="14093BC8" w14:textId="77777777" w:rsidTr="00A760AA">
        <w:trPr>
          <w:cantSplit/>
          <w:trHeight w:val="1073"/>
          <w:tblHeader/>
        </w:trPr>
        <w:tc>
          <w:tcPr>
            <w:tcW w:w="3402" w:type="dxa"/>
            <w:tcBorders>
              <w:top w:val="single" w:sz="12" w:space="0" w:color="385623"/>
              <w:left w:val="nil"/>
              <w:bottom w:val="single" w:sz="12" w:space="0" w:color="385623"/>
              <w:right w:val="nil"/>
            </w:tcBorders>
            <w:vAlign w:val="center"/>
            <w:hideMark/>
          </w:tcPr>
          <w:p w14:paraId="0E5BAC66" w14:textId="77777777" w:rsidR="00954F98" w:rsidRPr="000E0F2B" w:rsidRDefault="00954F98" w:rsidP="00A760AA">
            <w:pPr>
              <w:spacing w:line="360" w:lineRule="auto"/>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Département/Zone Sanitaire</w:t>
            </w:r>
          </w:p>
        </w:tc>
        <w:tc>
          <w:tcPr>
            <w:tcW w:w="600" w:type="dxa"/>
            <w:tcBorders>
              <w:top w:val="single" w:sz="12" w:space="0" w:color="385623"/>
              <w:left w:val="nil"/>
              <w:bottom w:val="single" w:sz="12" w:space="0" w:color="385623"/>
              <w:right w:val="nil"/>
            </w:tcBorders>
            <w:textDirection w:val="btLr"/>
            <w:vAlign w:val="center"/>
            <w:hideMark/>
          </w:tcPr>
          <w:p w14:paraId="6DF17CF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Hôpital national</w:t>
            </w:r>
          </w:p>
        </w:tc>
        <w:tc>
          <w:tcPr>
            <w:tcW w:w="600" w:type="dxa"/>
            <w:tcBorders>
              <w:top w:val="single" w:sz="12" w:space="0" w:color="385623"/>
              <w:left w:val="nil"/>
              <w:bottom w:val="single" w:sz="12" w:space="0" w:color="385623"/>
              <w:right w:val="nil"/>
            </w:tcBorders>
            <w:textDirection w:val="btLr"/>
            <w:vAlign w:val="center"/>
            <w:hideMark/>
          </w:tcPr>
          <w:p w14:paraId="6453637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CHD</w:t>
            </w:r>
          </w:p>
        </w:tc>
        <w:tc>
          <w:tcPr>
            <w:tcW w:w="600" w:type="dxa"/>
            <w:tcBorders>
              <w:top w:val="single" w:sz="12" w:space="0" w:color="385623"/>
              <w:left w:val="nil"/>
              <w:bottom w:val="single" w:sz="12" w:space="0" w:color="385623"/>
              <w:right w:val="nil"/>
            </w:tcBorders>
            <w:textDirection w:val="btLr"/>
            <w:vAlign w:val="center"/>
            <w:hideMark/>
          </w:tcPr>
          <w:p w14:paraId="6E1AFF47"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HZ</w:t>
            </w:r>
          </w:p>
        </w:tc>
        <w:tc>
          <w:tcPr>
            <w:tcW w:w="600" w:type="dxa"/>
            <w:tcBorders>
              <w:top w:val="single" w:sz="12" w:space="0" w:color="385623"/>
              <w:left w:val="nil"/>
              <w:bottom w:val="single" w:sz="12" w:space="0" w:color="385623"/>
              <w:right w:val="nil"/>
            </w:tcBorders>
            <w:textDirection w:val="btLr"/>
            <w:vAlign w:val="center"/>
            <w:hideMark/>
          </w:tcPr>
          <w:p w14:paraId="1CC0321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Autres hôpitaux</w:t>
            </w:r>
          </w:p>
        </w:tc>
        <w:tc>
          <w:tcPr>
            <w:tcW w:w="600" w:type="dxa"/>
            <w:tcBorders>
              <w:top w:val="single" w:sz="12" w:space="0" w:color="385623"/>
              <w:left w:val="nil"/>
              <w:bottom w:val="single" w:sz="12" w:space="0" w:color="385623"/>
              <w:right w:val="nil"/>
            </w:tcBorders>
            <w:textDirection w:val="btLr"/>
            <w:vAlign w:val="center"/>
            <w:hideMark/>
          </w:tcPr>
          <w:p w14:paraId="144E7A6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Centre de santé</w:t>
            </w:r>
          </w:p>
        </w:tc>
        <w:tc>
          <w:tcPr>
            <w:tcW w:w="600" w:type="dxa"/>
            <w:tcBorders>
              <w:top w:val="single" w:sz="12" w:space="0" w:color="385623"/>
              <w:left w:val="nil"/>
              <w:bottom w:val="single" w:sz="12" w:space="0" w:color="385623"/>
              <w:right w:val="nil"/>
            </w:tcBorders>
            <w:textDirection w:val="btLr"/>
            <w:vAlign w:val="center"/>
            <w:hideMark/>
          </w:tcPr>
          <w:p w14:paraId="21BA269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Dispensaire seul</w:t>
            </w:r>
          </w:p>
        </w:tc>
        <w:tc>
          <w:tcPr>
            <w:tcW w:w="600" w:type="dxa"/>
            <w:tcBorders>
              <w:top w:val="single" w:sz="12" w:space="0" w:color="385623"/>
              <w:left w:val="nil"/>
              <w:bottom w:val="single" w:sz="12" w:space="0" w:color="385623"/>
              <w:right w:val="nil"/>
            </w:tcBorders>
            <w:textDirection w:val="btLr"/>
            <w:vAlign w:val="center"/>
            <w:hideMark/>
          </w:tcPr>
          <w:p w14:paraId="7D676E0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Maternité seule</w:t>
            </w:r>
          </w:p>
        </w:tc>
        <w:tc>
          <w:tcPr>
            <w:tcW w:w="742" w:type="dxa"/>
            <w:tcBorders>
              <w:top w:val="single" w:sz="12" w:space="0" w:color="385623"/>
              <w:left w:val="nil"/>
              <w:bottom w:val="single" w:sz="12" w:space="0" w:color="385623"/>
              <w:right w:val="nil"/>
            </w:tcBorders>
            <w:textDirection w:val="btLr"/>
            <w:vAlign w:val="center"/>
            <w:hideMark/>
          </w:tcPr>
          <w:p w14:paraId="03F425F0"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FS Confessionnelle</w:t>
            </w:r>
          </w:p>
        </w:tc>
        <w:tc>
          <w:tcPr>
            <w:tcW w:w="709" w:type="dxa"/>
            <w:tcBorders>
              <w:top w:val="single" w:sz="12" w:space="0" w:color="385623"/>
              <w:left w:val="nil"/>
              <w:bottom w:val="single" w:sz="12" w:space="0" w:color="385623"/>
              <w:right w:val="nil"/>
            </w:tcBorders>
            <w:textDirection w:val="btLr"/>
            <w:vAlign w:val="center"/>
            <w:hideMark/>
          </w:tcPr>
          <w:p w14:paraId="4860082F"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FS privée</w:t>
            </w:r>
          </w:p>
        </w:tc>
        <w:tc>
          <w:tcPr>
            <w:tcW w:w="708" w:type="dxa"/>
            <w:tcBorders>
              <w:top w:val="single" w:sz="12" w:space="0" w:color="385623"/>
              <w:left w:val="nil"/>
              <w:bottom w:val="single" w:sz="12" w:space="0" w:color="385623"/>
              <w:right w:val="nil"/>
            </w:tcBorders>
            <w:textDirection w:val="btLr"/>
            <w:vAlign w:val="center"/>
            <w:hideMark/>
          </w:tcPr>
          <w:p w14:paraId="2726BC0E"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Institution de formation</w:t>
            </w:r>
          </w:p>
        </w:tc>
      </w:tr>
      <w:tr w:rsidR="00954F98" w:rsidRPr="000E0F2B" w14:paraId="20601EE8" w14:textId="77777777" w:rsidTr="00A760AA">
        <w:trPr>
          <w:trHeight w:val="315"/>
        </w:trPr>
        <w:tc>
          <w:tcPr>
            <w:tcW w:w="3402" w:type="dxa"/>
            <w:noWrap/>
            <w:vAlign w:val="center"/>
            <w:hideMark/>
          </w:tcPr>
          <w:p w14:paraId="41472134"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Alibori</w:t>
            </w:r>
          </w:p>
        </w:tc>
        <w:tc>
          <w:tcPr>
            <w:tcW w:w="600" w:type="dxa"/>
            <w:vAlign w:val="center"/>
            <w:hideMark/>
          </w:tcPr>
          <w:p w14:paraId="60D18E8C"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625675B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29EEB3B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4570485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7F9436E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47</w:t>
            </w:r>
          </w:p>
        </w:tc>
        <w:tc>
          <w:tcPr>
            <w:tcW w:w="600" w:type="dxa"/>
            <w:vAlign w:val="center"/>
            <w:hideMark/>
          </w:tcPr>
          <w:p w14:paraId="740B1B1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18</w:t>
            </w:r>
          </w:p>
        </w:tc>
        <w:tc>
          <w:tcPr>
            <w:tcW w:w="600" w:type="dxa"/>
            <w:vAlign w:val="center"/>
            <w:hideMark/>
          </w:tcPr>
          <w:p w14:paraId="691A9C1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742" w:type="dxa"/>
            <w:vAlign w:val="center"/>
            <w:hideMark/>
          </w:tcPr>
          <w:p w14:paraId="3CE3FA3F"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709" w:type="dxa"/>
            <w:vAlign w:val="center"/>
            <w:hideMark/>
          </w:tcPr>
          <w:p w14:paraId="11042A7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35</w:t>
            </w:r>
          </w:p>
        </w:tc>
        <w:tc>
          <w:tcPr>
            <w:tcW w:w="708" w:type="dxa"/>
            <w:vAlign w:val="center"/>
            <w:hideMark/>
          </w:tcPr>
          <w:p w14:paraId="67DCE59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r>
      <w:tr w:rsidR="00954F98" w:rsidRPr="000E0F2B" w14:paraId="1CB62CD1" w14:textId="77777777" w:rsidTr="00A760AA">
        <w:trPr>
          <w:trHeight w:val="300"/>
        </w:trPr>
        <w:tc>
          <w:tcPr>
            <w:tcW w:w="3402" w:type="dxa"/>
            <w:noWrap/>
            <w:vAlign w:val="center"/>
            <w:hideMark/>
          </w:tcPr>
          <w:p w14:paraId="228E7057"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 xml:space="preserve">Banikoara </w:t>
            </w:r>
          </w:p>
        </w:tc>
        <w:tc>
          <w:tcPr>
            <w:tcW w:w="600" w:type="dxa"/>
            <w:vAlign w:val="center"/>
            <w:hideMark/>
          </w:tcPr>
          <w:p w14:paraId="4D788D1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4C8F91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4D0852A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53588B9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06F00A6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15</w:t>
            </w:r>
          </w:p>
        </w:tc>
        <w:tc>
          <w:tcPr>
            <w:tcW w:w="600" w:type="dxa"/>
            <w:vAlign w:val="center"/>
            <w:hideMark/>
          </w:tcPr>
          <w:p w14:paraId="41CBF67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48BC414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42" w:type="dxa"/>
            <w:noWrap/>
            <w:vAlign w:val="center"/>
            <w:hideMark/>
          </w:tcPr>
          <w:p w14:paraId="7920094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5D11624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8" w:type="dxa"/>
            <w:vAlign w:val="center"/>
            <w:hideMark/>
          </w:tcPr>
          <w:p w14:paraId="7EF51F1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1A9BEE5B" w14:textId="77777777" w:rsidTr="00A760AA">
        <w:trPr>
          <w:trHeight w:val="300"/>
        </w:trPr>
        <w:tc>
          <w:tcPr>
            <w:tcW w:w="3402" w:type="dxa"/>
            <w:noWrap/>
            <w:vAlign w:val="center"/>
            <w:hideMark/>
          </w:tcPr>
          <w:p w14:paraId="13E20CCB"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Kandi-Gogounou-Ségbana</w:t>
            </w:r>
          </w:p>
        </w:tc>
        <w:tc>
          <w:tcPr>
            <w:tcW w:w="600" w:type="dxa"/>
            <w:vAlign w:val="center"/>
            <w:hideMark/>
          </w:tcPr>
          <w:p w14:paraId="62118A6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5F8912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BE4596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4247C4E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6589F2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22</w:t>
            </w:r>
          </w:p>
        </w:tc>
        <w:tc>
          <w:tcPr>
            <w:tcW w:w="600" w:type="dxa"/>
            <w:vAlign w:val="center"/>
            <w:hideMark/>
          </w:tcPr>
          <w:p w14:paraId="20DDF2C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9</w:t>
            </w:r>
          </w:p>
        </w:tc>
        <w:tc>
          <w:tcPr>
            <w:tcW w:w="600" w:type="dxa"/>
            <w:vAlign w:val="center"/>
            <w:hideMark/>
          </w:tcPr>
          <w:p w14:paraId="7DB7C02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42" w:type="dxa"/>
            <w:noWrap/>
            <w:vAlign w:val="center"/>
            <w:hideMark/>
          </w:tcPr>
          <w:p w14:paraId="0D53FF7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9" w:type="dxa"/>
            <w:noWrap/>
            <w:vAlign w:val="center"/>
            <w:hideMark/>
          </w:tcPr>
          <w:p w14:paraId="6A7C944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23</w:t>
            </w:r>
          </w:p>
        </w:tc>
        <w:tc>
          <w:tcPr>
            <w:tcW w:w="708" w:type="dxa"/>
            <w:vAlign w:val="center"/>
            <w:hideMark/>
          </w:tcPr>
          <w:p w14:paraId="48525BE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4E8A1B1" w14:textId="77777777" w:rsidTr="00A760AA">
        <w:trPr>
          <w:trHeight w:val="300"/>
        </w:trPr>
        <w:tc>
          <w:tcPr>
            <w:tcW w:w="3402" w:type="dxa"/>
            <w:noWrap/>
            <w:vAlign w:val="center"/>
            <w:hideMark/>
          </w:tcPr>
          <w:p w14:paraId="6B13D932"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Malanville-Karimama</w:t>
            </w:r>
          </w:p>
        </w:tc>
        <w:tc>
          <w:tcPr>
            <w:tcW w:w="600" w:type="dxa"/>
            <w:vAlign w:val="center"/>
            <w:hideMark/>
          </w:tcPr>
          <w:p w14:paraId="73803F9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1A14310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13AA147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EE0E0A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1417D11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10</w:t>
            </w:r>
          </w:p>
        </w:tc>
        <w:tc>
          <w:tcPr>
            <w:tcW w:w="600" w:type="dxa"/>
            <w:vAlign w:val="center"/>
            <w:hideMark/>
          </w:tcPr>
          <w:p w14:paraId="70BE535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8</w:t>
            </w:r>
          </w:p>
        </w:tc>
        <w:tc>
          <w:tcPr>
            <w:tcW w:w="600" w:type="dxa"/>
            <w:vAlign w:val="center"/>
            <w:hideMark/>
          </w:tcPr>
          <w:p w14:paraId="50915DC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73C81F5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9" w:type="dxa"/>
            <w:noWrap/>
            <w:vAlign w:val="center"/>
            <w:hideMark/>
          </w:tcPr>
          <w:p w14:paraId="5F68453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8</w:t>
            </w:r>
          </w:p>
        </w:tc>
        <w:tc>
          <w:tcPr>
            <w:tcW w:w="708" w:type="dxa"/>
            <w:vAlign w:val="center"/>
            <w:hideMark/>
          </w:tcPr>
          <w:p w14:paraId="3E33664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47A0B72" w14:textId="77777777" w:rsidTr="00A760AA">
        <w:trPr>
          <w:trHeight w:val="300"/>
        </w:trPr>
        <w:tc>
          <w:tcPr>
            <w:tcW w:w="3402" w:type="dxa"/>
            <w:noWrap/>
            <w:vAlign w:val="center"/>
            <w:hideMark/>
          </w:tcPr>
          <w:p w14:paraId="7B8FD798"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Atacora</w:t>
            </w:r>
          </w:p>
        </w:tc>
        <w:tc>
          <w:tcPr>
            <w:tcW w:w="600" w:type="dxa"/>
            <w:vAlign w:val="center"/>
            <w:hideMark/>
          </w:tcPr>
          <w:p w14:paraId="584EC95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618E263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255D7E4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0EC313C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6CDAC84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66</w:t>
            </w:r>
          </w:p>
        </w:tc>
        <w:tc>
          <w:tcPr>
            <w:tcW w:w="600" w:type="dxa"/>
            <w:vAlign w:val="center"/>
            <w:hideMark/>
          </w:tcPr>
          <w:p w14:paraId="2041555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12</w:t>
            </w:r>
          </w:p>
        </w:tc>
        <w:tc>
          <w:tcPr>
            <w:tcW w:w="600" w:type="dxa"/>
            <w:vAlign w:val="center"/>
            <w:hideMark/>
          </w:tcPr>
          <w:p w14:paraId="0573712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742" w:type="dxa"/>
            <w:vAlign w:val="center"/>
            <w:hideMark/>
          </w:tcPr>
          <w:p w14:paraId="38C7AAE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11</w:t>
            </w:r>
          </w:p>
        </w:tc>
        <w:tc>
          <w:tcPr>
            <w:tcW w:w="709" w:type="dxa"/>
            <w:vAlign w:val="center"/>
            <w:hideMark/>
          </w:tcPr>
          <w:p w14:paraId="5EF3FDF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14</w:t>
            </w:r>
          </w:p>
        </w:tc>
        <w:tc>
          <w:tcPr>
            <w:tcW w:w="708" w:type="dxa"/>
            <w:vAlign w:val="center"/>
            <w:hideMark/>
          </w:tcPr>
          <w:p w14:paraId="5162C05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045FB1B3" w14:textId="77777777" w:rsidTr="00A760AA">
        <w:trPr>
          <w:trHeight w:val="300"/>
        </w:trPr>
        <w:tc>
          <w:tcPr>
            <w:tcW w:w="3402" w:type="dxa"/>
            <w:noWrap/>
            <w:vAlign w:val="center"/>
            <w:hideMark/>
          </w:tcPr>
          <w:p w14:paraId="6915EA94"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Kouandé-Péhunco-Kérou</w:t>
            </w:r>
          </w:p>
        </w:tc>
        <w:tc>
          <w:tcPr>
            <w:tcW w:w="600" w:type="dxa"/>
            <w:vAlign w:val="center"/>
            <w:hideMark/>
          </w:tcPr>
          <w:p w14:paraId="08D52BA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4F7564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4FB550E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9EEBFC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73F54A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21</w:t>
            </w:r>
          </w:p>
        </w:tc>
        <w:tc>
          <w:tcPr>
            <w:tcW w:w="600" w:type="dxa"/>
            <w:vAlign w:val="center"/>
            <w:hideMark/>
          </w:tcPr>
          <w:p w14:paraId="339EBF1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10</w:t>
            </w:r>
          </w:p>
        </w:tc>
        <w:tc>
          <w:tcPr>
            <w:tcW w:w="600" w:type="dxa"/>
            <w:vAlign w:val="center"/>
            <w:hideMark/>
          </w:tcPr>
          <w:p w14:paraId="6C14BE7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72DB225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w:t>
            </w:r>
          </w:p>
        </w:tc>
        <w:tc>
          <w:tcPr>
            <w:tcW w:w="709" w:type="dxa"/>
            <w:noWrap/>
            <w:vAlign w:val="center"/>
            <w:hideMark/>
          </w:tcPr>
          <w:p w14:paraId="5BC2028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8" w:type="dxa"/>
            <w:vAlign w:val="center"/>
            <w:hideMark/>
          </w:tcPr>
          <w:p w14:paraId="3CE6FC0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E3E4636" w14:textId="77777777" w:rsidTr="00A760AA">
        <w:trPr>
          <w:trHeight w:val="300"/>
        </w:trPr>
        <w:tc>
          <w:tcPr>
            <w:tcW w:w="3402" w:type="dxa"/>
            <w:noWrap/>
            <w:vAlign w:val="center"/>
            <w:hideMark/>
          </w:tcPr>
          <w:p w14:paraId="6630DDFE"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Natitingou-Boukoumbé-Toucountouna</w:t>
            </w:r>
          </w:p>
        </w:tc>
        <w:tc>
          <w:tcPr>
            <w:tcW w:w="600" w:type="dxa"/>
            <w:vAlign w:val="center"/>
            <w:hideMark/>
          </w:tcPr>
          <w:p w14:paraId="7BC13B6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F11C2D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276D019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1BE2898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600" w:type="dxa"/>
            <w:vAlign w:val="center"/>
            <w:hideMark/>
          </w:tcPr>
          <w:p w14:paraId="5CC3803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21</w:t>
            </w:r>
          </w:p>
        </w:tc>
        <w:tc>
          <w:tcPr>
            <w:tcW w:w="600" w:type="dxa"/>
            <w:vAlign w:val="center"/>
            <w:hideMark/>
          </w:tcPr>
          <w:p w14:paraId="531AE5A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49E9BE9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27418F2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9" w:type="dxa"/>
            <w:noWrap/>
            <w:vAlign w:val="center"/>
            <w:hideMark/>
          </w:tcPr>
          <w:p w14:paraId="191DC56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9</w:t>
            </w:r>
          </w:p>
        </w:tc>
        <w:tc>
          <w:tcPr>
            <w:tcW w:w="708" w:type="dxa"/>
            <w:vAlign w:val="center"/>
            <w:hideMark/>
          </w:tcPr>
          <w:p w14:paraId="2629D78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3B83445B" w14:textId="77777777" w:rsidTr="00A760AA">
        <w:trPr>
          <w:trHeight w:val="300"/>
        </w:trPr>
        <w:tc>
          <w:tcPr>
            <w:tcW w:w="3402" w:type="dxa"/>
            <w:noWrap/>
            <w:vAlign w:val="center"/>
            <w:hideMark/>
          </w:tcPr>
          <w:p w14:paraId="26185C3C"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lastRenderedPageBreak/>
              <w:t>Tanguiéta-Cobly-Matéri</w:t>
            </w:r>
          </w:p>
        </w:tc>
        <w:tc>
          <w:tcPr>
            <w:tcW w:w="600" w:type="dxa"/>
            <w:vAlign w:val="center"/>
            <w:hideMark/>
          </w:tcPr>
          <w:p w14:paraId="0F9742B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8E8177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AD8082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CBE235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55F035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24</w:t>
            </w:r>
          </w:p>
        </w:tc>
        <w:tc>
          <w:tcPr>
            <w:tcW w:w="600" w:type="dxa"/>
            <w:vAlign w:val="center"/>
            <w:hideMark/>
          </w:tcPr>
          <w:p w14:paraId="5910240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vAlign w:val="center"/>
            <w:hideMark/>
          </w:tcPr>
          <w:p w14:paraId="5B43117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3701AB7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561AE42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8" w:type="dxa"/>
            <w:vAlign w:val="center"/>
            <w:hideMark/>
          </w:tcPr>
          <w:p w14:paraId="60AF2DF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6446538A" w14:textId="77777777" w:rsidTr="00A760AA">
        <w:trPr>
          <w:trHeight w:val="300"/>
        </w:trPr>
        <w:tc>
          <w:tcPr>
            <w:tcW w:w="3402" w:type="dxa"/>
            <w:noWrap/>
            <w:vAlign w:val="center"/>
            <w:hideMark/>
          </w:tcPr>
          <w:p w14:paraId="35E238EA"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Atlantique</w:t>
            </w:r>
          </w:p>
        </w:tc>
        <w:tc>
          <w:tcPr>
            <w:tcW w:w="600" w:type="dxa"/>
            <w:vAlign w:val="center"/>
            <w:hideMark/>
          </w:tcPr>
          <w:p w14:paraId="42AE4B6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338F01C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104365C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04A4C8F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40BE18EC"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71</w:t>
            </w:r>
          </w:p>
        </w:tc>
        <w:tc>
          <w:tcPr>
            <w:tcW w:w="600" w:type="dxa"/>
            <w:vAlign w:val="center"/>
            <w:hideMark/>
          </w:tcPr>
          <w:p w14:paraId="57CEFF3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10</w:t>
            </w:r>
          </w:p>
        </w:tc>
        <w:tc>
          <w:tcPr>
            <w:tcW w:w="600" w:type="dxa"/>
            <w:vAlign w:val="center"/>
            <w:hideMark/>
          </w:tcPr>
          <w:p w14:paraId="3B22710C"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6</w:t>
            </w:r>
          </w:p>
        </w:tc>
        <w:tc>
          <w:tcPr>
            <w:tcW w:w="742" w:type="dxa"/>
            <w:vAlign w:val="center"/>
            <w:hideMark/>
          </w:tcPr>
          <w:p w14:paraId="3357A17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22</w:t>
            </w:r>
          </w:p>
        </w:tc>
        <w:tc>
          <w:tcPr>
            <w:tcW w:w="709" w:type="dxa"/>
            <w:vAlign w:val="center"/>
            <w:hideMark/>
          </w:tcPr>
          <w:p w14:paraId="43D93BD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81</w:t>
            </w:r>
          </w:p>
        </w:tc>
        <w:tc>
          <w:tcPr>
            <w:tcW w:w="708" w:type="dxa"/>
            <w:vAlign w:val="center"/>
            <w:hideMark/>
          </w:tcPr>
          <w:p w14:paraId="7FD9DED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F6F28BF" w14:textId="77777777" w:rsidTr="00A760AA">
        <w:trPr>
          <w:trHeight w:val="300"/>
        </w:trPr>
        <w:tc>
          <w:tcPr>
            <w:tcW w:w="3402" w:type="dxa"/>
            <w:noWrap/>
            <w:vAlign w:val="center"/>
            <w:hideMark/>
          </w:tcPr>
          <w:p w14:paraId="78FFBDF4"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Abomey-Calavi-So-ava</w:t>
            </w:r>
          </w:p>
        </w:tc>
        <w:tc>
          <w:tcPr>
            <w:tcW w:w="600" w:type="dxa"/>
            <w:vAlign w:val="center"/>
            <w:hideMark/>
          </w:tcPr>
          <w:p w14:paraId="06273E4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A8C7DA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ABD96C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64D6C9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634AB33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16</w:t>
            </w:r>
          </w:p>
        </w:tc>
        <w:tc>
          <w:tcPr>
            <w:tcW w:w="600" w:type="dxa"/>
            <w:vAlign w:val="center"/>
            <w:hideMark/>
          </w:tcPr>
          <w:p w14:paraId="43CA3C3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600" w:type="dxa"/>
            <w:vAlign w:val="center"/>
            <w:hideMark/>
          </w:tcPr>
          <w:p w14:paraId="4073FD4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3CC7EEE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18</w:t>
            </w:r>
          </w:p>
        </w:tc>
        <w:tc>
          <w:tcPr>
            <w:tcW w:w="709" w:type="dxa"/>
            <w:noWrap/>
            <w:vAlign w:val="center"/>
            <w:hideMark/>
          </w:tcPr>
          <w:p w14:paraId="5D24B52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57</w:t>
            </w:r>
          </w:p>
        </w:tc>
        <w:tc>
          <w:tcPr>
            <w:tcW w:w="708" w:type="dxa"/>
            <w:vAlign w:val="center"/>
            <w:hideMark/>
          </w:tcPr>
          <w:p w14:paraId="6447BEC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69C41E53" w14:textId="77777777" w:rsidTr="00A760AA">
        <w:trPr>
          <w:trHeight w:val="300"/>
        </w:trPr>
        <w:tc>
          <w:tcPr>
            <w:tcW w:w="3402" w:type="dxa"/>
            <w:noWrap/>
            <w:vAlign w:val="center"/>
            <w:hideMark/>
          </w:tcPr>
          <w:p w14:paraId="567AE74D"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Allada-Toffo-Zè</w:t>
            </w:r>
          </w:p>
        </w:tc>
        <w:tc>
          <w:tcPr>
            <w:tcW w:w="600" w:type="dxa"/>
            <w:vAlign w:val="center"/>
            <w:hideMark/>
          </w:tcPr>
          <w:p w14:paraId="44084C7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0D6B373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5332B9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71B8F6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758421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29</w:t>
            </w:r>
          </w:p>
        </w:tc>
        <w:tc>
          <w:tcPr>
            <w:tcW w:w="600" w:type="dxa"/>
            <w:vAlign w:val="center"/>
            <w:hideMark/>
          </w:tcPr>
          <w:p w14:paraId="0FEB917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B3875D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42" w:type="dxa"/>
            <w:noWrap/>
            <w:vAlign w:val="center"/>
            <w:hideMark/>
          </w:tcPr>
          <w:p w14:paraId="200DC3B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9" w:type="dxa"/>
            <w:noWrap/>
            <w:vAlign w:val="center"/>
            <w:hideMark/>
          </w:tcPr>
          <w:p w14:paraId="4B1A6B6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8" w:type="dxa"/>
            <w:vAlign w:val="center"/>
            <w:hideMark/>
          </w:tcPr>
          <w:p w14:paraId="4F96DDB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6A8DC0AA" w14:textId="77777777" w:rsidTr="00A760AA">
        <w:trPr>
          <w:trHeight w:val="300"/>
        </w:trPr>
        <w:tc>
          <w:tcPr>
            <w:tcW w:w="3402" w:type="dxa"/>
            <w:noWrap/>
            <w:vAlign w:val="center"/>
            <w:hideMark/>
          </w:tcPr>
          <w:p w14:paraId="23CC517D"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Ouidah-Kpomassè-Tori-Bossito</w:t>
            </w:r>
          </w:p>
        </w:tc>
        <w:tc>
          <w:tcPr>
            <w:tcW w:w="600" w:type="dxa"/>
            <w:vAlign w:val="center"/>
            <w:hideMark/>
          </w:tcPr>
          <w:p w14:paraId="705EDB2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0209A66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4742A63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62EEBD0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BD5D55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26</w:t>
            </w:r>
          </w:p>
        </w:tc>
        <w:tc>
          <w:tcPr>
            <w:tcW w:w="600" w:type="dxa"/>
            <w:vAlign w:val="center"/>
            <w:hideMark/>
          </w:tcPr>
          <w:p w14:paraId="5566156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6</w:t>
            </w:r>
          </w:p>
        </w:tc>
        <w:tc>
          <w:tcPr>
            <w:tcW w:w="600" w:type="dxa"/>
            <w:vAlign w:val="center"/>
            <w:hideMark/>
          </w:tcPr>
          <w:p w14:paraId="484F6C6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42" w:type="dxa"/>
            <w:noWrap/>
            <w:vAlign w:val="center"/>
            <w:hideMark/>
          </w:tcPr>
          <w:p w14:paraId="29FD90E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9" w:type="dxa"/>
            <w:noWrap/>
            <w:vAlign w:val="center"/>
            <w:hideMark/>
          </w:tcPr>
          <w:p w14:paraId="7FAD4C6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20</w:t>
            </w:r>
          </w:p>
        </w:tc>
        <w:tc>
          <w:tcPr>
            <w:tcW w:w="708" w:type="dxa"/>
            <w:vAlign w:val="center"/>
            <w:hideMark/>
          </w:tcPr>
          <w:p w14:paraId="36580A3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8CBFA0D" w14:textId="77777777" w:rsidTr="00A760AA">
        <w:trPr>
          <w:trHeight w:val="300"/>
        </w:trPr>
        <w:tc>
          <w:tcPr>
            <w:tcW w:w="3402" w:type="dxa"/>
            <w:noWrap/>
            <w:vAlign w:val="center"/>
            <w:hideMark/>
          </w:tcPr>
          <w:p w14:paraId="5B253949"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Borgou</w:t>
            </w:r>
          </w:p>
        </w:tc>
        <w:tc>
          <w:tcPr>
            <w:tcW w:w="600" w:type="dxa"/>
            <w:vAlign w:val="center"/>
            <w:hideMark/>
          </w:tcPr>
          <w:p w14:paraId="3E13853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0DE9F40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6342BB9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w:t>
            </w:r>
          </w:p>
        </w:tc>
        <w:tc>
          <w:tcPr>
            <w:tcW w:w="600" w:type="dxa"/>
            <w:vAlign w:val="center"/>
            <w:hideMark/>
          </w:tcPr>
          <w:p w14:paraId="12230837"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64FEEB9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73</w:t>
            </w:r>
          </w:p>
        </w:tc>
        <w:tc>
          <w:tcPr>
            <w:tcW w:w="600" w:type="dxa"/>
            <w:vAlign w:val="center"/>
            <w:hideMark/>
          </w:tcPr>
          <w:p w14:paraId="22A0CFE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16</w:t>
            </w:r>
          </w:p>
        </w:tc>
        <w:tc>
          <w:tcPr>
            <w:tcW w:w="600" w:type="dxa"/>
            <w:vAlign w:val="center"/>
            <w:hideMark/>
          </w:tcPr>
          <w:p w14:paraId="0E53C44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7</w:t>
            </w:r>
          </w:p>
        </w:tc>
        <w:tc>
          <w:tcPr>
            <w:tcW w:w="742" w:type="dxa"/>
            <w:vAlign w:val="center"/>
            <w:hideMark/>
          </w:tcPr>
          <w:p w14:paraId="3E9DB3F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8</w:t>
            </w:r>
          </w:p>
        </w:tc>
        <w:tc>
          <w:tcPr>
            <w:tcW w:w="709" w:type="dxa"/>
            <w:vAlign w:val="center"/>
            <w:hideMark/>
          </w:tcPr>
          <w:p w14:paraId="430D818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91</w:t>
            </w:r>
          </w:p>
        </w:tc>
        <w:tc>
          <w:tcPr>
            <w:tcW w:w="708" w:type="dxa"/>
            <w:vAlign w:val="center"/>
            <w:hideMark/>
          </w:tcPr>
          <w:p w14:paraId="782E71A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48BD723" w14:textId="77777777" w:rsidTr="00A760AA">
        <w:trPr>
          <w:trHeight w:val="300"/>
        </w:trPr>
        <w:tc>
          <w:tcPr>
            <w:tcW w:w="3402" w:type="dxa"/>
            <w:noWrap/>
            <w:vAlign w:val="center"/>
            <w:hideMark/>
          </w:tcPr>
          <w:p w14:paraId="34449678"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Bembèrèkè-Sinendé</w:t>
            </w:r>
          </w:p>
        </w:tc>
        <w:tc>
          <w:tcPr>
            <w:tcW w:w="600" w:type="dxa"/>
            <w:vAlign w:val="center"/>
            <w:hideMark/>
          </w:tcPr>
          <w:p w14:paraId="464D59F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080AFB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03E2FE8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364AD66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010466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24</w:t>
            </w:r>
          </w:p>
        </w:tc>
        <w:tc>
          <w:tcPr>
            <w:tcW w:w="600" w:type="dxa"/>
            <w:vAlign w:val="center"/>
            <w:hideMark/>
          </w:tcPr>
          <w:p w14:paraId="3B6A73A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DE2AB9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42" w:type="dxa"/>
            <w:noWrap/>
            <w:vAlign w:val="center"/>
            <w:hideMark/>
          </w:tcPr>
          <w:p w14:paraId="7BDDEAB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0B81678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8" w:type="dxa"/>
            <w:vAlign w:val="center"/>
            <w:hideMark/>
          </w:tcPr>
          <w:p w14:paraId="7E6DC78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47743919" w14:textId="77777777" w:rsidTr="00A760AA">
        <w:trPr>
          <w:trHeight w:val="300"/>
        </w:trPr>
        <w:tc>
          <w:tcPr>
            <w:tcW w:w="3402" w:type="dxa"/>
            <w:noWrap/>
            <w:vAlign w:val="center"/>
            <w:hideMark/>
          </w:tcPr>
          <w:p w14:paraId="13C93EF2"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N'Dali-Parakou</w:t>
            </w:r>
          </w:p>
        </w:tc>
        <w:tc>
          <w:tcPr>
            <w:tcW w:w="600" w:type="dxa"/>
            <w:vAlign w:val="center"/>
            <w:hideMark/>
          </w:tcPr>
          <w:p w14:paraId="2A808C9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209EBCC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04BBCC3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339567B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5B8B14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14</w:t>
            </w:r>
          </w:p>
        </w:tc>
        <w:tc>
          <w:tcPr>
            <w:tcW w:w="600" w:type="dxa"/>
            <w:vAlign w:val="center"/>
            <w:hideMark/>
          </w:tcPr>
          <w:p w14:paraId="1974889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26A8E65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42" w:type="dxa"/>
            <w:noWrap/>
            <w:vAlign w:val="center"/>
            <w:hideMark/>
          </w:tcPr>
          <w:p w14:paraId="389A720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1814394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43</w:t>
            </w:r>
          </w:p>
        </w:tc>
        <w:tc>
          <w:tcPr>
            <w:tcW w:w="708" w:type="dxa"/>
            <w:vAlign w:val="center"/>
            <w:hideMark/>
          </w:tcPr>
          <w:p w14:paraId="5AE6130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r>
      <w:tr w:rsidR="00954F98" w:rsidRPr="000E0F2B" w14:paraId="1D13F27F" w14:textId="77777777" w:rsidTr="00A760AA">
        <w:trPr>
          <w:trHeight w:val="300"/>
        </w:trPr>
        <w:tc>
          <w:tcPr>
            <w:tcW w:w="3402" w:type="dxa"/>
            <w:noWrap/>
            <w:vAlign w:val="center"/>
            <w:hideMark/>
          </w:tcPr>
          <w:p w14:paraId="50BF5A35"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Nikki-kalalé-Pèrèrè</w:t>
            </w:r>
          </w:p>
        </w:tc>
        <w:tc>
          <w:tcPr>
            <w:tcW w:w="600" w:type="dxa"/>
            <w:vAlign w:val="center"/>
            <w:hideMark/>
          </w:tcPr>
          <w:p w14:paraId="57F4933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CBFCD3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4531827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1766D8E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F9B452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22</w:t>
            </w:r>
          </w:p>
        </w:tc>
        <w:tc>
          <w:tcPr>
            <w:tcW w:w="600" w:type="dxa"/>
            <w:vAlign w:val="center"/>
            <w:hideMark/>
          </w:tcPr>
          <w:p w14:paraId="62B87D9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14</w:t>
            </w:r>
          </w:p>
        </w:tc>
        <w:tc>
          <w:tcPr>
            <w:tcW w:w="600" w:type="dxa"/>
            <w:vAlign w:val="center"/>
            <w:hideMark/>
          </w:tcPr>
          <w:p w14:paraId="5AB82D2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w:t>
            </w:r>
          </w:p>
        </w:tc>
        <w:tc>
          <w:tcPr>
            <w:tcW w:w="742" w:type="dxa"/>
            <w:noWrap/>
            <w:vAlign w:val="center"/>
            <w:hideMark/>
          </w:tcPr>
          <w:p w14:paraId="66A91CB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9" w:type="dxa"/>
            <w:noWrap/>
            <w:vAlign w:val="center"/>
            <w:hideMark/>
          </w:tcPr>
          <w:p w14:paraId="00BE7EE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15</w:t>
            </w:r>
          </w:p>
        </w:tc>
        <w:tc>
          <w:tcPr>
            <w:tcW w:w="708" w:type="dxa"/>
            <w:vAlign w:val="center"/>
            <w:hideMark/>
          </w:tcPr>
          <w:p w14:paraId="271649A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118F9A12" w14:textId="77777777" w:rsidTr="00A760AA">
        <w:trPr>
          <w:trHeight w:val="300"/>
        </w:trPr>
        <w:tc>
          <w:tcPr>
            <w:tcW w:w="3402" w:type="dxa"/>
            <w:noWrap/>
            <w:vAlign w:val="center"/>
            <w:hideMark/>
          </w:tcPr>
          <w:p w14:paraId="214AAFEB"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Tchaourou (ZS)</w:t>
            </w:r>
          </w:p>
        </w:tc>
        <w:tc>
          <w:tcPr>
            <w:tcW w:w="600" w:type="dxa"/>
            <w:vAlign w:val="center"/>
            <w:hideMark/>
          </w:tcPr>
          <w:p w14:paraId="494B87E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1AA5E1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FE9339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206CCC0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08DCB7F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13</w:t>
            </w:r>
          </w:p>
        </w:tc>
        <w:tc>
          <w:tcPr>
            <w:tcW w:w="600" w:type="dxa"/>
            <w:vAlign w:val="center"/>
            <w:hideMark/>
          </w:tcPr>
          <w:p w14:paraId="168921E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25E702E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2A66F2D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9" w:type="dxa"/>
            <w:noWrap/>
            <w:vAlign w:val="center"/>
            <w:hideMark/>
          </w:tcPr>
          <w:p w14:paraId="4A7E1DC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32</w:t>
            </w:r>
          </w:p>
        </w:tc>
        <w:tc>
          <w:tcPr>
            <w:tcW w:w="708" w:type="dxa"/>
            <w:vAlign w:val="center"/>
            <w:hideMark/>
          </w:tcPr>
          <w:p w14:paraId="6349640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67A38FD8" w14:textId="77777777" w:rsidTr="00A760AA">
        <w:trPr>
          <w:trHeight w:val="300"/>
        </w:trPr>
        <w:tc>
          <w:tcPr>
            <w:tcW w:w="3402" w:type="dxa"/>
            <w:noWrap/>
            <w:vAlign w:val="center"/>
            <w:hideMark/>
          </w:tcPr>
          <w:p w14:paraId="4D164E20"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Collines</w:t>
            </w:r>
          </w:p>
        </w:tc>
        <w:tc>
          <w:tcPr>
            <w:tcW w:w="600" w:type="dxa"/>
            <w:vAlign w:val="center"/>
            <w:hideMark/>
          </w:tcPr>
          <w:p w14:paraId="6BBFF43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3E08027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5452B8F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048F992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13F24AF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54</w:t>
            </w:r>
          </w:p>
        </w:tc>
        <w:tc>
          <w:tcPr>
            <w:tcW w:w="600" w:type="dxa"/>
            <w:vAlign w:val="center"/>
            <w:hideMark/>
          </w:tcPr>
          <w:p w14:paraId="51321C7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0A7A4F4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13</w:t>
            </w:r>
          </w:p>
        </w:tc>
        <w:tc>
          <w:tcPr>
            <w:tcW w:w="742" w:type="dxa"/>
            <w:vAlign w:val="center"/>
            <w:hideMark/>
          </w:tcPr>
          <w:p w14:paraId="113F448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8</w:t>
            </w:r>
          </w:p>
        </w:tc>
        <w:tc>
          <w:tcPr>
            <w:tcW w:w="709" w:type="dxa"/>
            <w:vAlign w:val="center"/>
            <w:hideMark/>
          </w:tcPr>
          <w:p w14:paraId="4335000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9</w:t>
            </w:r>
          </w:p>
        </w:tc>
        <w:tc>
          <w:tcPr>
            <w:tcW w:w="708" w:type="dxa"/>
            <w:vAlign w:val="center"/>
            <w:hideMark/>
          </w:tcPr>
          <w:p w14:paraId="634EF89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349ED63B" w14:textId="77777777" w:rsidTr="00A760AA">
        <w:trPr>
          <w:trHeight w:val="300"/>
        </w:trPr>
        <w:tc>
          <w:tcPr>
            <w:tcW w:w="3402" w:type="dxa"/>
            <w:noWrap/>
            <w:vAlign w:val="center"/>
            <w:hideMark/>
          </w:tcPr>
          <w:p w14:paraId="08D24D41"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Dassa-Glazoué</w:t>
            </w:r>
          </w:p>
        </w:tc>
        <w:tc>
          <w:tcPr>
            <w:tcW w:w="600" w:type="dxa"/>
            <w:vAlign w:val="center"/>
            <w:hideMark/>
          </w:tcPr>
          <w:p w14:paraId="06EA6CC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A5C415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044B7F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17538D5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B6275C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18</w:t>
            </w:r>
          </w:p>
        </w:tc>
        <w:tc>
          <w:tcPr>
            <w:tcW w:w="600" w:type="dxa"/>
            <w:vAlign w:val="center"/>
            <w:hideMark/>
          </w:tcPr>
          <w:p w14:paraId="0B4C78E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0FC81A3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0AA20B4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9" w:type="dxa"/>
            <w:noWrap/>
            <w:vAlign w:val="center"/>
            <w:hideMark/>
          </w:tcPr>
          <w:p w14:paraId="0597096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8" w:type="dxa"/>
            <w:vAlign w:val="center"/>
            <w:hideMark/>
          </w:tcPr>
          <w:p w14:paraId="0E502B6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017111F" w14:textId="77777777" w:rsidTr="00A760AA">
        <w:trPr>
          <w:trHeight w:val="300"/>
        </w:trPr>
        <w:tc>
          <w:tcPr>
            <w:tcW w:w="3402" w:type="dxa"/>
            <w:noWrap/>
            <w:vAlign w:val="center"/>
            <w:hideMark/>
          </w:tcPr>
          <w:p w14:paraId="4C8D62E9"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Savalou-Bantè</w:t>
            </w:r>
          </w:p>
        </w:tc>
        <w:tc>
          <w:tcPr>
            <w:tcW w:w="600" w:type="dxa"/>
            <w:vAlign w:val="center"/>
            <w:hideMark/>
          </w:tcPr>
          <w:p w14:paraId="6718577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BDF58E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261668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5DA680F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7AE413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21</w:t>
            </w:r>
          </w:p>
        </w:tc>
        <w:tc>
          <w:tcPr>
            <w:tcW w:w="600" w:type="dxa"/>
            <w:vAlign w:val="center"/>
            <w:hideMark/>
          </w:tcPr>
          <w:p w14:paraId="5309EC9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vAlign w:val="center"/>
            <w:hideMark/>
          </w:tcPr>
          <w:p w14:paraId="3EC673D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42" w:type="dxa"/>
            <w:noWrap/>
            <w:vAlign w:val="center"/>
            <w:hideMark/>
          </w:tcPr>
          <w:p w14:paraId="5E56B2C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9" w:type="dxa"/>
            <w:noWrap/>
            <w:vAlign w:val="center"/>
            <w:hideMark/>
          </w:tcPr>
          <w:p w14:paraId="3F166F6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8" w:type="dxa"/>
            <w:vAlign w:val="center"/>
            <w:hideMark/>
          </w:tcPr>
          <w:p w14:paraId="5ABD028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05C43FBB" w14:textId="77777777" w:rsidTr="00A760AA">
        <w:trPr>
          <w:trHeight w:val="300"/>
        </w:trPr>
        <w:tc>
          <w:tcPr>
            <w:tcW w:w="3402" w:type="dxa"/>
            <w:noWrap/>
            <w:vAlign w:val="center"/>
            <w:hideMark/>
          </w:tcPr>
          <w:p w14:paraId="2FF89373"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Savè-Ouèssè</w:t>
            </w:r>
          </w:p>
        </w:tc>
        <w:tc>
          <w:tcPr>
            <w:tcW w:w="600" w:type="dxa"/>
            <w:vAlign w:val="center"/>
            <w:hideMark/>
          </w:tcPr>
          <w:p w14:paraId="6E3D7DA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480AC94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0D7D56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53227D8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6D3664D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15</w:t>
            </w:r>
          </w:p>
        </w:tc>
        <w:tc>
          <w:tcPr>
            <w:tcW w:w="600" w:type="dxa"/>
            <w:vAlign w:val="center"/>
            <w:hideMark/>
          </w:tcPr>
          <w:p w14:paraId="5AC803F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464D15D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10</w:t>
            </w:r>
          </w:p>
        </w:tc>
        <w:tc>
          <w:tcPr>
            <w:tcW w:w="742" w:type="dxa"/>
            <w:noWrap/>
            <w:vAlign w:val="center"/>
            <w:hideMark/>
          </w:tcPr>
          <w:p w14:paraId="164B9D4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9" w:type="dxa"/>
            <w:noWrap/>
            <w:vAlign w:val="center"/>
            <w:hideMark/>
          </w:tcPr>
          <w:p w14:paraId="6DDE04F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8" w:type="dxa"/>
            <w:vAlign w:val="center"/>
            <w:hideMark/>
          </w:tcPr>
          <w:p w14:paraId="79712C7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21A3DF9" w14:textId="77777777" w:rsidTr="00A760AA">
        <w:trPr>
          <w:trHeight w:val="300"/>
        </w:trPr>
        <w:tc>
          <w:tcPr>
            <w:tcW w:w="3402" w:type="dxa"/>
            <w:noWrap/>
            <w:vAlign w:val="center"/>
            <w:hideMark/>
          </w:tcPr>
          <w:p w14:paraId="54CDA2B4"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Couffo</w:t>
            </w:r>
          </w:p>
        </w:tc>
        <w:tc>
          <w:tcPr>
            <w:tcW w:w="600" w:type="dxa"/>
            <w:vAlign w:val="center"/>
            <w:hideMark/>
          </w:tcPr>
          <w:p w14:paraId="6FE7AEF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262F9F2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0BF8A2C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5C88CA4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06C53C3F"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49</w:t>
            </w:r>
          </w:p>
        </w:tc>
        <w:tc>
          <w:tcPr>
            <w:tcW w:w="600" w:type="dxa"/>
            <w:vAlign w:val="center"/>
            <w:hideMark/>
          </w:tcPr>
          <w:p w14:paraId="57A4FBA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5</w:t>
            </w:r>
          </w:p>
        </w:tc>
        <w:tc>
          <w:tcPr>
            <w:tcW w:w="600" w:type="dxa"/>
            <w:vAlign w:val="center"/>
            <w:hideMark/>
          </w:tcPr>
          <w:p w14:paraId="6F57FDE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9</w:t>
            </w:r>
          </w:p>
        </w:tc>
        <w:tc>
          <w:tcPr>
            <w:tcW w:w="742" w:type="dxa"/>
            <w:vAlign w:val="center"/>
            <w:hideMark/>
          </w:tcPr>
          <w:p w14:paraId="1DB5646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w:t>
            </w:r>
          </w:p>
        </w:tc>
        <w:tc>
          <w:tcPr>
            <w:tcW w:w="709" w:type="dxa"/>
            <w:vAlign w:val="center"/>
            <w:hideMark/>
          </w:tcPr>
          <w:p w14:paraId="52D8E40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33</w:t>
            </w:r>
          </w:p>
        </w:tc>
        <w:tc>
          <w:tcPr>
            <w:tcW w:w="708" w:type="dxa"/>
            <w:vAlign w:val="center"/>
            <w:hideMark/>
          </w:tcPr>
          <w:p w14:paraId="65B0FE5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7B8122CB" w14:textId="77777777" w:rsidTr="00A760AA">
        <w:trPr>
          <w:trHeight w:val="300"/>
        </w:trPr>
        <w:tc>
          <w:tcPr>
            <w:tcW w:w="3402" w:type="dxa"/>
            <w:noWrap/>
            <w:vAlign w:val="center"/>
            <w:hideMark/>
          </w:tcPr>
          <w:p w14:paraId="53C868A6"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Aplahoué-Djakotomey-Dogbo</w:t>
            </w:r>
          </w:p>
        </w:tc>
        <w:tc>
          <w:tcPr>
            <w:tcW w:w="600" w:type="dxa"/>
            <w:vAlign w:val="center"/>
            <w:hideMark/>
          </w:tcPr>
          <w:p w14:paraId="4A63976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9B4F26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DC385D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30F3A7E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E7D5EB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23</w:t>
            </w:r>
          </w:p>
        </w:tc>
        <w:tc>
          <w:tcPr>
            <w:tcW w:w="600" w:type="dxa"/>
            <w:vAlign w:val="center"/>
            <w:hideMark/>
          </w:tcPr>
          <w:p w14:paraId="7AA6D6A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600" w:type="dxa"/>
            <w:vAlign w:val="center"/>
            <w:hideMark/>
          </w:tcPr>
          <w:p w14:paraId="6D86F9B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7</w:t>
            </w:r>
          </w:p>
        </w:tc>
        <w:tc>
          <w:tcPr>
            <w:tcW w:w="742" w:type="dxa"/>
            <w:noWrap/>
            <w:vAlign w:val="center"/>
            <w:hideMark/>
          </w:tcPr>
          <w:p w14:paraId="6E271BA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6D5DA43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23</w:t>
            </w:r>
          </w:p>
        </w:tc>
        <w:tc>
          <w:tcPr>
            <w:tcW w:w="708" w:type="dxa"/>
            <w:vAlign w:val="center"/>
            <w:hideMark/>
          </w:tcPr>
          <w:p w14:paraId="3C71F99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077F3739" w14:textId="77777777" w:rsidTr="00A760AA">
        <w:trPr>
          <w:trHeight w:val="300"/>
        </w:trPr>
        <w:tc>
          <w:tcPr>
            <w:tcW w:w="3402" w:type="dxa"/>
            <w:noWrap/>
            <w:vAlign w:val="center"/>
            <w:hideMark/>
          </w:tcPr>
          <w:p w14:paraId="2420B923"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Klouékamè-Toviklin- Lalo</w:t>
            </w:r>
          </w:p>
        </w:tc>
        <w:tc>
          <w:tcPr>
            <w:tcW w:w="600" w:type="dxa"/>
            <w:vAlign w:val="center"/>
            <w:hideMark/>
          </w:tcPr>
          <w:p w14:paraId="166B431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BF8A45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CC65EA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612AD2F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42ECF9F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26</w:t>
            </w:r>
          </w:p>
        </w:tc>
        <w:tc>
          <w:tcPr>
            <w:tcW w:w="600" w:type="dxa"/>
            <w:vAlign w:val="center"/>
            <w:hideMark/>
          </w:tcPr>
          <w:p w14:paraId="183E729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vAlign w:val="center"/>
            <w:hideMark/>
          </w:tcPr>
          <w:p w14:paraId="2EBDE57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42" w:type="dxa"/>
            <w:noWrap/>
            <w:vAlign w:val="center"/>
            <w:hideMark/>
          </w:tcPr>
          <w:p w14:paraId="4619CAD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6686AF0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10</w:t>
            </w:r>
          </w:p>
        </w:tc>
        <w:tc>
          <w:tcPr>
            <w:tcW w:w="708" w:type="dxa"/>
            <w:vAlign w:val="center"/>
            <w:hideMark/>
          </w:tcPr>
          <w:p w14:paraId="57F5B07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75E7E9E9" w14:textId="77777777" w:rsidTr="00A760AA">
        <w:trPr>
          <w:trHeight w:val="300"/>
        </w:trPr>
        <w:tc>
          <w:tcPr>
            <w:tcW w:w="3402" w:type="dxa"/>
            <w:noWrap/>
            <w:vAlign w:val="center"/>
            <w:hideMark/>
          </w:tcPr>
          <w:p w14:paraId="36763A75"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Donga</w:t>
            </w:r>
          </w:p>
        </w:tc>
        <w:tc>
          <w:tcPr>
            <w:tcW w:w="600" w:type="dxa"/>
            <w:vAlign w:val="center"/>
            <w:hideMark/>
          </w:tcPr>
          <w:p w14:paraId="70AD6F8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489D2DE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50F7651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3DEEF41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1316AEB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46</w:t>
            </w:r>
          </w:p>
        </w:tc>
        <w:tc>
          <w:tcPr>
            <w:tcW w:w="600" w:type="dxa"/>
            <w:vAlign w:val="center"/>
            <w:hideMark/>
          </w:tcPr>
          <w:p w14:paraId="683930D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w:t>
            </w:r>
          </w:p>
        </w:tc>
        <w:tc>
          <w:tcPr>
            <w:tcW w:w="600" w:type="dxa"/>
            <w:vAlign w:val="center"/>
            <w:hideMark/>
          </w:tcPr>
          <w:p w14:paraId="751489B0"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5</w:t>
            </w:r>
          </w:p>
        </w:tc>
        <w:tc>
          <w:tcPr>
            <w:tcW w:w="742" w:type="dxa"/>
            <w:vAlign w:val="center"/>
            <w:hideMark/>
          </w:tcPr>
          <w:p w14:paraId="2FF32B5C"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14</w:t>
            </w:r>
          </w:p>
        </w:tc>
        <w:tc>
          <w:tcPr>
            <w:tcW w:w="709" w:type="dxa"/>
            <w:vAlign w:val="center"/>
            <w:hideMark/>
          </w:tcPr>
          <w:p w14:paraId="1ED33D2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w:t>
            </w:r>
          </w:p>
        </w:tc>
        <w:tc>
          <w:tcPr>
            <w:tcW w:w="708" w:type="dxa"/>
            <w:vAlign w:val="center"/>
            <w:hideMark/>
          </w:tcPr>
          <w:p w14:paraId="28DE5EC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6FF71203" w14:textId="77777777" w:rsidTr="00A760AA">
        <w:trPr>
          <w:trHeight w:val="300"/>
        </w:trPr>
        <w:tc>
          <w:tcPr>
            <w:tcW w:w="3402" w:type="dxa"/>
            <w:noWrap/>
            <w:vAlign w:val="center"/>
            <w:hideMark/>
          </w:tcPr>
          <w:p w14:paraId="5D05911F"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Bassila (ZS)</w:t>
            </w:r>
          </w:p>
        </w:tc>
        <w:tc>
          <w:tcPr>
            <w:tcW w:w="600" w:type="dxa"/>
            <w:vAlign w:val="center"/>
            <w:hideMark/>
          </w:tcPr>
          <w:p w14:paraId="399D274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CF9BB6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396E64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F0D5B2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3E6DEE4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9</w:t>
            </w:r>
          </w:p>
        </w:tc>
        <w:tc>
          <w:tcPr>
            <w:tcW w:w="600" w:type="dxa"/>
            <w:vAlign w:val="center"/>
            <w:hideMark/>
          </w:tcPr>
          <w:p w14:paraId="1A5C272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vAlign w:val="center"/>
            <w:hideMark/>
          </w:tcPr>
          <w:p w14:paraId="5C564CC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w:t>
            </w:r>
          </w:p>
        </w:tc>
        <w:tc>
          <w:tcPr>
            <w:tcW w:w="742" w:type="dxa"/>
            <w:noWrap/>
            <w:vAlign w:val="center"/>
            <w:hideMark/>
          </w:tcPr>
          <w:p w14:paraId="75CC005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9" w:type="dxa"/>
            <w:noWrap/>
            <w:vAlign w:val="center"/>
            <w:hideMark/>
          </w:tcPr>
          <w:p w14:paraId="2E364DE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8" w:type="dxa"/>
            <w:vAlign w:val="center"/>
            <w:hideMark/>
          </w:tcPr>
          <w:p w14:paraId="7458065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3AE19CE1" w14:textId="77777777" w:rsidTr="00A760AA">
        <w:trPr>
          <w:trHeight w:val="300"/>
        </w:trPr>
        <w:tc>
          <w:tcPr>
            <w:tcW w:w="3402" w:type="dxa"/>
            <w:noWrap/>
            <w:vAlign w:val="center"/>
            <w:hideMark/>
          </w:tcPr>
          <w:p w14:paraId="747AED1B"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Djougou-Ouaké-Copargo</w:t>
            </w:r>
          </w:p>
        </w:tc>
        <w:tc>
          <w:tcPr>
            <w:tcW w:w="600" w:type="dxa"/>
            <w:vAlign w:val="center"/>
            <w:hideMark/>
          </w:tcPr>
          <w:p w14:paraId="2AE713E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DF4535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212D640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6563487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2CDFFAF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37</w:t>
            </w:r>
          </w:p>
        </w:tc>
        <w:tc>
          <w:tcPr>
            <w:tcW w:w="600" w:type="dxa"/>
            <w:vAlign w:val="center"/>
            <w:hideMark/>
          </w:tcPr>
          <w:p w14:paraId="27AB814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98AD5A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5E32901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14</w:t>
            </w:r>
          </w:p>
        </w:tc>
        <w:tc>
          <w:tcPr>
            <w:tcW w:w="709" w:type="dxa"/>
            <w:noWrap/>
            <w:vAlign w:val="center"/>
            <w:hideMark/>
          </w:tcPr>
          <w:p w14:paraId="54CE1C3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08" w:type="dxa"/>
            <w:vAlign w:val="center"/>
            <w:hideMark/>
          </w:tcPr>
          <w:p w14:paraId="021D58B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48554147" w14:textId="77777777" w:rsidTr="00A760AA">
        <w:trPr>
          <w:trHeight w:val="300"/>
        </w:trPr>
        <w:tc>
          <w:tcPr>
            <w:tcW w:w="3402" w:type="dxa"/>
            <w:noWrap/>
            <w:vAlign w:val="center"/>
            <w:hideMark/>
          </w:tcPr>
          <w:p w14:paraId="7C4C3E40"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Littoral</w:t>
            </w:r>
          </w:p>
        </w:tc>
        <w:tc>
          <w:tcPr>
            <w:tcW w:w="600" w:type="dxa"/>
            <w:vAlign w:val="center"/>
            <w:hideMark/>
          </w:tcPr>
          <w:p w14:paraId="13FD1E4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w:t>
            </w:r>
          </w:p>
        </w:tc>
        <w:tc>
          <w:tcPr>
            <w:tcW w:w="600" w:type="dxa"/>
            <w:vAlign w:val="center"/>
            <w:hideMark/>
          </w:tcPr>
          <w:p w14:paraId="707F5B8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60E79D7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3091B507"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5</w:t>
            </w:r>
          </w:p>
        </w:tc>
        <w:tc>
          <w:tcPr>
            <w:tcW w:w="600" w:type="dxa"/>
            <w:vAlign w:val="center"/>
            <w:hideMark/>
          </w:tcPr>
          <w:p w14:paraId="60DAA79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15</w:t>
            </w:r>
          </w:p>
        </w:tc>
        <w:tc>
          <w:tcPr>
            <w:tcW w:w="600" w:type="dxa"/>
            <w:vAlign w:val="center"/>
            <w:hideMark/>
          </w:tcPr>
          <w:p w14:paraId="3F5CCBE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6606907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742" w:type="dxa"/>
            <w:vAlign w:val="center"/>
            <w:hideMark/>
          </w:tcPr>
          <w:p w14:paraId="24E20120"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18</w:t>
            </w:r>
          </w:p>
        </w:tc>
        <w:tc>
          <w:tcPr>
            <w:tcW w:w="709" w:type="dxa"/>
            <w:vAlign w:val="center"/>
            <w:hideMark/>
          </w:tcPr>
          <w:p w14:paraId="0D51E9D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105</w:t>
            </w:r>
          </w:p>
        </w:tc>
        <w:tc>
          <w:tcPr>
            <w:tcW w:w="708" w:type="dxa"/>
            <w:vAlign w:val="center"/>
            <w:hideMark/>
          </w:tcPr>
          <w:p w14:paraId="1A83AB7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170630D2" w14:textId="77777777" w:rsidTr="00A760AA">
        <w:trPr>
          <w:trHeight w:val="300"/>
        </w:trPr>
        <w:tc>
          <w:tcPr>
            <w:tcW w:w="3402" w:type="dxa"/>
            <w:noWrap/>
            <w:vAlign w:val="center"/>
            <w:hideMark/>
          </w:tcPr>
          <w:p w14:paraId="09B62D38"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Cotonou 1-Cotonou 4</w:t>
            </w:r>
          </w:p>
        </w:tc>
        <w:tc>
          <w:tcPr>
            <w:tcW w:w="600" w:type="dxa"/>
            <w:vAlign w:val="center"/>
            <w:hideMark/>
          </w:tcPr>
          <w:p w14:paraId="2CF16A7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448DA4F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08FE030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13C7DE7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5AE65C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600" w:type="dxa"/>
            <w:vAlign w:val="center"/>
            <w:hideMark/>
          </w:tcPr>
          <w:p w14:paraId="3E83685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247DFB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2A5DB20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12</w:t>
            </w:r>
          </w:p>
        </w:tc>
        <w:tc>
          <w:tcPr>
            <w:tcW w:w="709" w:type="dxa"/>
            <w:noWrap/>
            <w:vAlign w:val="center"/>
            <w:hideMark/>
          </w:tcPr>
          <w:p w14:paraId="6784059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19</w:t>
            </w:r>
          </w:p>
        </w:tc>
        <w:tc>
          <w:tcPr>
            <w:tcW w:w="708" w:type="dxa"/>
            <w:vAlign w:val="center"/>
            <w:hideMark/>
          </w:tcPr>
          <w:p w14:paraId="4ED6870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B81EA84" w14:textId="77777777" w:rsidTr="00A760AA">
        <w:trPr>
          <w:trHeight w:val="300"/>
        </w:trPr>
        <w:tc>
          <w:tcPr>
            <w:tcW w:w="3402" w:type="dxa"/>
            <w:noWrap/>
            <w:vAlign w:val="center"/>
            <w:hideMark/>
          </w:tcPr>
          <w:p w14:paraId="638B9AA4"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Cotonou 2-Cotonou 3</w:t>
            </w:r>
          </w:p>
        </w:tc>
        <w:tc>
          <w:tcPr>
            <w:tcW w:w="600" w:type="dxa"/>
            <w:vAlign w:val="center"/>
            <w:hideMark/>
          </w:tcPr>
          <w:p w14:paraId="7DB861D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258D596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AABB38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681376E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4DC601A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600" w:type="dxa"/>
            <w:vAlign w:val="center"/>
            <w:hideMark/>
          </w:tcPr>
          <w:p w14:paraId="4039DC7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6CBFD6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42" w:type="dxa"/>
            <w:noWrap/>
            <w:vAlign w:val="center"/>
            <w:hideMark/>
          </w:tcPr>
          <w:p w14:paraId="5AC4298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327A488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42</w:t>
            </w:r>
          </w:p>
        </w:tc>
        <w:tc>
          <w:tcPr>
            <w:tcW w:w="708" w:type="dxa"/>
            <w:vAlign w:val="center"/>
            <w:hideMark/>
          </w:tcPr>
          <w:p w14:paraId="183E5CF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11331004" w14:textId="77777777" w:rsidTr="00A760AA">
        <w:trPr>
          <w:trHeight w:val="300"/>
        </w:trPr>
        <w:tc>
          <w:tcPr>
            <w:tcW w:w="3402" w:type="dxa"/>
            <w:noWrap/>
            <w:vAlign w:val="center"/>
            <w:hideMark/>
          </w:tcPr>
          <w:p w14:paraId="320EA1EC"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Cotonou 5</w:t>
            </w:r>
          </w:p>
        </w:tc>
        <w:tc>
          <w:tcPr>
            <w:tcW w:w="600" w:type="dxa"/>
            <w:vAlign w:val="center"/>
            <w:hideMark/>
          </w:tcPr>
          <w:p w14:paraId="766697A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8D4AEF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24A317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2359AC3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vAlign w:val="center"/>
            <w:hideMark/>
          </w:tcPr>
          <w:p w14:paraId="4230236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600" w:type="dxa"/>
            <w:vAlign w:val="center"/>
            <w:hideMark/>
          </w:tcPr>
          <w:p w14:paraId="4BCBF2F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6A3432C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42" w:type="dxa"/>
            <w:noWrap/>
            <w:vAlign w:val="center"/>
            <w:hideMark/>
          </w:tcPr>
          <w:p w14:paraId="6F8C3E8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72488DA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17</w:t>
            </w:r>
          </w:p>
        </w:tc>
        <w:tc>
          <w:tcPr>
            <w:tcW w:w="708" w:type="dxa"/>
            <w:vAlign w:val="center"/>
            <w:hideMark/>
          </w:tcPr>
          <w:p w14:paraId="646EFED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17EE5E2C" w14:textId="77777777" w:rsidTr="00A760AA">
        <w:trPr>
          <w:trHeight w:val="300"/>
        </w:trPr>
        <w:tc>
          <w:tcPr>
            <w:tcW w:w="3402" w:type="dxa"/>
            <w:noWrap/>
            <w:vAlign w:val="center"/>
            <w:hideMark/>
          </w:tcPr>
          <w:p w14:paraId="6EFA2CBC"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Cotonou 6</w:t>
            </w:r>
          </w:p>
        </w:tc>
        <w:tc>
          <w:tcPr>
            <w:tcW w:w="600" w:type="dxa"/>
            <w:vAlign w:val="center"/>
            <w:hideMark/>
          </w:tcPr>
          <w:p w14:paraId="0E932CD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noWrap/>
            <w:vAlign w:val="center"/>
            <w:hideMark/>
          </w:tcPr>
          <w:p w14:paraId="3F2C40B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1FBCB6E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25C19BC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600" w:type="dxa"/>
            <w:vAlign w:val="center"/>
            <w:hideMark/>
          </w:tcPr>
          <w:p w14:paraId="0F80FAC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w:t>
            </w:r>
          </w:p>
        </w:tc>
        <w:tc>
          <w:tcPr>
            <w:tcW w:w="600" w:type="dxa"/>
            <w:vAlign w:val="center"/>
            <w:hideMark/>
          </w:tcPr>
          <w:p w14:paraId="6222737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EB3C89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3223ED9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275EFA2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27</w:t>
            </w:r>
          </w:p>
        </w:tc>
        <w:tc>
          <w:tcPr>
            <w:tcW w:w="708" w:type="dxa"/>
            <w:vAlign w:val="center"/>
            <w:hideMark/>
          </w:tcPr>
          <w:p w14:paraId="01AE548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r>
      <w:tr w:rsidR="00954F98" w:rsidRPr="000E0F2B" w14:paraId="0BF07C33" w14:textId="77777777" w:rsidTr="00A760AA">
        <w:trPr>
          <w:trHeight w:val="300"/>
        </w:trPr>
        <w:tc>
          <w:tcPr>
            <w:tcW w:w="3402" w:type="dxa"/>
            <w:noWrap/>
            <w:vAlign w:val="center"/>
            <w:hideMark/>
          </w:tcPr>
          <w:p w14:paraId="2E9F7343"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Mono</w:t>
            </w:r>
          </w:p>
        </w:tc>
        <w:tc>
          <w:tcPr>
            <w:tcW w:w="600" w:type="dxa"/>
            <w:vAlign w:val="center"/>
            <w:hideMark/>
          </w:tcPr>
          <w:p w14:paraId="3615A170"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76DF263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69C9243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647EC93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6EFA1327"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38</w:t>
            </w:r>
          </w:p>
        </w:tc>
        <w:tc>
          <w:tcPr>
            <w:tcW w:w="600" w:type="dxa"/>
            <w:vAlign w:val="center"/>
            <w:hideMark/>
          </w:tcPr>
          <w:p w14:paraId="0ABDA6A6"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28AEDBF0"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29</w:t>
            </w:r>
          </w:p>
        </w:tc>
        <w:tc>
          <w:tcPr>
            <w:tcW w:w="742" w:type="dxa"/>
            <w:vAlign w:val="center"/>
            <w:hideMark/>
          </w:tcPr>
          <w:p w14:paraId="5738516A"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709" w:type="dxa"/>
            <w:vAlign w:val="center"/>
            <w:hideMark/>
          </w:tcPr>
          <w:p w14:paraId="2698376F"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20</w:t>
            </w:r>
          </w:p>
        </w:tc>
        <w:tc>
          <w:tcPr>
            <w:tcW w:w="708" w:type="dxa"/>
            <w:vAlign w:val="center"/>
            <w:hideMark/>
          </w:tcPr>
          <w:p w14:paraId="389374B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310C421C" w14:textId="77777777" w:rsidTr="00A760AA">
        <w:trPr>
          <w:trHeight w:val="300"/>
        </w:trPr>
        <w:tc>
          <w:tcPr>
            <w:tcW w:w="3402" w:type="dxa"/>
            <w:noWrap/>
            <w:vAlign w:val="center"/>
            <w:hideMark/>
          </w:tcPr>
          <w:p w14:paraId="23D97876"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Comè-Grand popo-Houèyogbé-Bopa</w:t>
            </w:r>
          </w:p>
        </w:tc>
        <w:tc>
          <w:tcPr>
            <w:tcW w:w="600" w:type="dxa"/>
            <w:vAlign w:val="center"/>
            <w:hideMark/>
          </w:tcPr>
          <w:p w14:paraId="68EF08B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52EBAD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CC17EF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631064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21C99F6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27</w:t>
            </w:r>
          </w:p>
        </w:tc>
        <w:tc>
          <w:tcPr>
            <w:tcW w:w="600" w:type="dxa"/>
            <w:vAlign w:val="center"/>
            <w:hideMark/>
          </w:tcPr>
          <w:p w14:paraId="4EF4868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15D9187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18</w:t>
            </w:r>
          </w:p>
        </w:tc>
        <w:tc>
          <w:tcPr>
            <w:tcW w:w="742" w:type="dxa"/>
            <w:noWrap/>
            <w:vAlign w:val="center"/>
            <w:hideMark/>
          </w:tcPr>
          <w:p w14:paraId="448D8FD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9" w:type="dxa"/>
            <w:noWrap/>
            <w:vAlign w:val="center"/>
            <w:hideMark/>
          </w:tcPr>
          <w:p w14:paraId="05D4CEF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17</w:t>
            </w:r>
          </w:p>
        </w:tc>
        <w:tc>
          <w:tcPr>
            <w:tcW w:w="708" w:type="dxa"/>
            <w:vAlign w:val="center"/>
            <w:hideMark/>
          </w:tcPr>
          <w:p w14:paraId="50142CE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3FF5EE4" w14:textId="77777777" w:rsidTr="00A760AA">
        <w:trPr>
          <w:trHeight w:val="300"/>
        </w:trPr>
        <w:tc>
          <w:tcPr>
            <w:tcW w:w="3402" w:type="dxa"/>
            <w:noWrap/>
            <w:vAlign w:val="center"/>
            <w:hideMark/>
          </w:tcPr>
          <w:p w14:paraId="3E5106FC"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Lokossa-Athiémè</w:t>
            </w:r>
          </w:p>
        </w:tc>
        <w:tc>
          <w:tcPr>
            <w:tcW w:w="600" w:type="dxa"/>
            <w:vAlign w:val="center"/>
            <w:hideMark/>
          </w:tcPr>
          <w:p w14:paraId="4585D11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9B2DCC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1DCDC44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79F05BF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15041F9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11</w:t>
            </w:r>
          </w:p>
        </w:tc>
        <w:tc>
          <w:tcPr>
            <w:tcW w:w="600" w:type="dxa"/>
            <w:vAlign w:val="center"/>
            <w:hideMark/>
          </w:tcPr>
          <w:p w14:paraId="5A3BD09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43BF408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11</w:t>
            </w:r>
          </w:p>
        </w:tc>
        <w:tc>
          <w:tcPr>
            <w:tcW w:w="742" w:type="dxa"/>
            <w:noWrap/>
            <w:vAlign w:val="center"/>
            <w:hideMark/>
          </w:tcPr>
          <w:p w14:paraId="1B1B299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9" w:type="dxa"/>
            <w:noWrap/>
            <w:vAlign w:val="center"/>
            <w:hideMark/>
          </w:tcPr>
          <w:p w14:paraId="7C16BE8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8" w:type="dxa"/>
            <w:vAlign w:val="center"/>
            <w:hideMark/>
          </w:tcPr>
          <w:p w14:paraId="0F97F78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702D1971" w14:textId="77777777" w:rsidTr="00A760AA">
        <w:trPr>
          <w:trHeight w:val="300"/>
        </w:trPr>
        <w:tc>
          <w:tcPr>
            <w:tcW w:w="3402" w:type="dxa"/>
            <w:noWrap/>
            <w:vAlign w:val="center"/>
            <w:hideMark/>
          </w:tcPr>
          <w:p w14:paraId="06E825CD"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Oueme</w:t>
            </w:r>
          </w:p>
        </w:tc>
        <w:tc>
          <w:tcPr>
            <w:tcW w:w="600" w:type="dxa"/>
            <w:vAlign w:val="center"/>
            <w:hideMark/>
          </w:tcPr>
          <w:p w14:paraId="12FEDC3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5652693E"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329C4BC3"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31134252"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5</w:t>
            </w:r>
          </w:p>
        </w:tc>
        <w:tc>
          <w:tcPr>
            <w:tcW w:w="600" w:type="dxa"/>
            <w:vAlign w:val="center"/>
            <w:hideMark/>
          </w:tcPr>
          <w:p w14:paraId="4AE40C6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94</w:t>
            </w:r>
          </w:p>
        </w:tc>
        <w:tc>
          <w:tcPr>
            <w:tcW w:w="600" w:type="dxa"/>
            <w:vAlign w:val="center"/>
            <w:hideMark/>
          </w:tcPr>
          <w:p w14:paraId="29BC58E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39AB8A6F"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742" w:type="dxa"/>
            <w:vAlign w:val="center"/>
            <w:hideMark/>
          </w:tcPr>
          <w:p w14:paraId="04EA891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9</w:t>
            </w:r>
          </w:p>
        </w:tc>
        <w:tc>
          <w:tcPr>
            <w:tcW w:w="709" w:type="dxa"/>
            <w:vAlign w:val="center"/>
            <w:hideMark/>
          </w:tcPr>
          <w:p w14:paraId="349AC74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20</w:t>
            </w:r>
          </w:p>
        </w:tc>
        <w:tc>
          <w:tcPr>
            <w:tcW w:w="708" w:type="dxa"/>
            <w:vAlign w:val="center"/>
            <w:hideMark/>
          </w:tcPr>
          <w:p w14:paraId="30DB829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6A5793CC" w14:textId="77777777" w:rsidTr="00A760AA">
        <w:trPr>
          <w:trHeight w:val="300"/>
        </w:trPr>
        <w:tc>
          <w:tcPr>
            <w:tcW w:w="3402" w:type="dxa"/>
            <w:noWrap/>
            <w:vAlign w:val="center"/>
            <w:hideMark/>
          </w:tcPr>
          <w:p w14:paraId="0D35EE4D"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Adjohoun-Bonou-Dangbo</w:t>
            </w:r>
          </w:p>
        </w:tc>
        <w:tc>
          <w:tcPr>
            <w:tcW w:w="600" w:type="dxa"/>
            <w:vAlign w:val="center"/>
            <w:hideMark/>
          </w:tcPr>
          <w:p w14:paraId="6903C95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14F6EA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F56213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5646100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58E2BC5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42</w:t>
            </w:r>
          </w:p>
        </w:tc>
        <w:tc>
          <w:tcPr>
            <w:tcW w:w="600" w:type="dxa"/>
            <w:vAlign w:val="center"/>
            <w:hideMark/>
          </w:tcPr>
          <w:p w14:paraId="0D5FDB2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31672B9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42" w:type="dxa"/>
            <w:noWrap/>
            <w:vAlign w:val="center"/>
            <w:hideMark/>
          </w:tcPr>
          <w:p w14:paraId="5DFFA06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9" w:type="dxa"/>
            <w:noWrap/>
            <w:vAlign w:val="center"/>
            <w:hideMark/>
          </w:tcPr>
          <w:p w14:paraId="32B8C4B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8" w:type="dxa"/>
            <w:vAlign w:val="center"/>
            <w:hideMark/>
          </w:tcPr>
          <w:p w14:paraId="755F76A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A2CF4B7" w14:textId="77777777" w:rsidTr="00A760AA">
        <w:trPr>
          <w:trHeight w:val="300"/>
        </w:trPr>
        <w:tc>
          <w:tcPr>
            <w:tcW w:w="3402" w:type="dxa"/>
            <w:noWrap/>
            <w:vAlign w:val="center"/>
            <w:hideMark/>
          </w:tcPr>
          <w:p w14:paraId="3CCDDCB1"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Akpro-missérété-Avrankou-Adjarra</w:t>
            </w:r>
          </w:p>
        </w:tc>
        <w:tc>
          <w:tcPr>
            <w:tcW w:w="600" w:type="dxa"/>
            <w:vAlign w:val="center"/>
            <w:hideMark/>
          </w:tcPr>
          <w:p w14:paraId="4098352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2A3B5A7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4209ECB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11CAAA0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26EAADC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23</w:t>
            </w:r>
          </w:p>
        </w:tc>
        <w:tc>
          <w:tcPr>
            <w:tcW w:w="600" w:type="dxa"/>
            <w:vAlign w:val="center"/>
            <w:hideMark/>
          </w:tcPr>
          <w:p w14:paraId="141AA60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D61485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782128F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709" w:type="dxa"/>
            <w:noWrap/>
            <w:vAlign w:val="center"/>
            <w:hideMark/>
          </w:tcPr>
          <w:p w14:paraId="2B2D732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8</w:t>
            </w:r>
          </w:p>
        </w:tc>
        <w:tc>
          <w:tcPr>
            <w:tcW w:w="708" w:type="dxa"/>
            <w:vAlign w:val="center"/>
            <w:hideMark/>
          </w:tcPr>
          <w:p w14:paraId="09A6AC4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57CD536F" w14:textId="77777777" w:rsidTr="00A760AA">
        <w:trPr>
          <w:trHeight w:val="300"/>
        </w:trPr>
        <w:tc>
          <w:tcPr>
            <w:tcW w:w="3402" w:type="dxa"/>
            <w:noWrap/>
            <w:vAlign w:val="center"/>
            <w:hideMark/>
          </w:tcPr>
          <w:p w14:paraId="09B4FC28"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Porto-Novo-Sèmè-kpodji-Aguégués</w:t>
            </w:r>
          </w:p>
        </w:tc>
        <w:tc>
          <w:tcPr>
            <w:tcW w:w="600" w:type="dxa"/>
            <w:vAlign w:val="center"/>
            <w:hideMark/>
          </w:tcPr>
          <w:p w14:paraId="7F3A3EA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883833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noWrap/>
            <w:vAlign w:val="center"/>
            <w:hideMark/>
          </w:tcPr>
          <w:p w14:paraId="684E6F8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2419B36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600" w:type="dxa"/>
            <w:vAlign w:val="center"/>
            <w:hideMark/>
          </w:tcPr>
          <w:p w14:paraId="0904986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29</w:t>
            </w:r>
          </w:p>
        </w:tc>
        <w:tc>
          <w:tcPr>
            <w:tcW w:w="600" w:type="dxa"/>
            <w:vAlign w:val="center"/>
            <w:hideMark/>
          </w:tcPr>
          <w:p w14:paraId="1057E91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17969F6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086E102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w:t>
            </w:r>
          </w:p>
        </w:tc>
        <w:tc>
          <w:tcPr>
            <w:tcW w:w="709" w:type="dxa"/>
            <w:noWrap/>
            <w:vAlign w:val="center"/>
            <w:hideMark/>
          </w:tcPr>
          <w:p w14:paraId="016E8AE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11</w:t>
            </w:r>
          </w:p>
        </w:tc>
        <w:tc>
          <w:tcPr>
            <w:tcW w:w="708" w:type="dxa"/>
            <w:vAlign w:val="center"/>
            <w:hideMark/>
          </w:tcPr>
          <w:p w14:paraId="08D4690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4C884914" w14:textId="77777777" w:rsidTr="00A760AA">
        <w:trPr>
          <w:trHeight w:val="300"/>
        </w:trPr>
        <w:tc>
          <w:tcPr>
            <w:tcW w:w="3402" w:type="dxa"/>
            <w:noWrap/>
            <w:vAlign w:val="center"/>
            <w:hideMark/>
          </w:tcPr>
          <w:p w14:paraId="7B06A944"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t>Plateau</w:t>
            </w:r>
          </w:p>
        </w:tc>
        <w:tc>
          <w:tcPr>
            <w:tcW w:w="600" w:type="dxa"/>
            <w:vAlign w:val="center"/>
            <w:hideMark/>
          </w:tcPr>
          <w:p w14:paraId="4998996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7E42D105"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6459B8A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610CF697"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495CF39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62</w:t>
            </w:r>
          </w:p>
        </w:tc>
        <w:tc>
          <w:tcPr>
            <w:tcW w:w="600" w:type="dxa"/>
            <w:vAlign w:val="center"/>
            <w:hideMark/>
          </w:tcPr>
          <w:p w14:paraId="0DF9E7E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4742996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742" w:type="dxa"/>
            <w:vAlign w:val="center"/>
            <w:hideMark/>
          </w:tcPr>
          <w:p w14:paraId="6102FFDE"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709" w:type="dxa"/>
            <w:vAlign w:val="center"/>
            <w:hideMark/>
          </w:tcPr>
          <w:p w14:paraId="4B1EDB7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10</w:t>
            </w:r>
          </w:p>
        </w:tc>
        <w:tc>
          <w:tcPr>
            <w:tcW w:w="708" w:type="dxa"/>
            <w:vAlign w:val="center"/>
            <w:hideMark/>
          </w:tcPr>
          <w:p w14:paraId="79D71D3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443526AB" w14:textId="77777777" w:rsidTr="00A760AA">
        <w:trPr>
          <w:trHeight w:val="300"/>
        </w:trPr>
        <w:tc>
          <w:tcPr>
            <w:tcW w:w="3402" w:type="dxa"/>
            <w:noWrap/>
            <w:vAlign w:val="center"/>
            <w:hideMark/>
          </w:tcPr>
          <w:p w14:paraId="23686167"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Pobè-Kétou-Adja-ouèrè</w:t>
            </w:r>
          </w:p>
        </w:tc>
        <w:tc>
          <w:tcPr>
            <w:tcW w:w="600" w:type="dxa"/>
            <w:vAlign w:val="center"/>
            <w:hideMark/>
          </w:tcPr>
          <w:p w14:paraId="766D7DC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617F924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61AF31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02EDE3D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B4AD1C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37</w:t>
            </w:r>
          </w:p>
        </w:tc>
        <w:tc>
          <w:tcPr>
            <w:tcW w:w="600" w:type="dxa"/>
            <w:vAlign w:val="center"/>
            <w:hideMark/>
          </w:tcPr>
          <w:p w14:paraId="005E7FE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445CE1A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3A4AD59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9" w:type="dxa"/>
            <w:noWrap/>
            <w:vAlign w:val="center"/>
            <w:hideMark/>
          </w:tcPr>
          <w:p w14:paraId="63F0A9A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7</w:t>
            </w:r>
          </w:p>
        </w:tc>
        <w:tc>
          <w:tcPr>
            <w:tcW w:w="708" w:type="dxa"/>
            <w:vAlign w:val="center"/>
            <w:hideMark/>
          </w:tcPr>
          <w:p w14:paraId="22A8E3B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430DA124" w14:textId="77777777" w:rsidTr="00A760AA">
        <w:trPr>
          <w:trHeight w:val="300"/>
        </w:trPr>
        <w:tc>
          <w:tcPr>
            <w:tcW w:w="3402" w:type="dxa"/>
            <w:noWrap/>
            <w:vAlign w:val="center"/>
            <w:hideMark/>
          </w:tcPr>
          <w:p w14:paraId="46194EA1"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Sakété-Ifangni</w:t>
            </w:r>
          </w:p>
        </w:tc>
        <w:tc>
          <w:tcPr>
            <w:tcW w:w="600" w:type="dxa"/>
            <w:vAlign w:val="center"/>
            <w:hideMark/>
          </w:tcPr>
          <w:p w14:paraId="53EA4E8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ED37B4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722DB57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5E96E85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5E5D7E6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25</w:t>
            </w:r>
          </w:p>
        </w:tc>
        <w:tc>
          <w:tcPr>
            <w:tcW w:w="600" w:type="dxa"/>
            <w:vAlign w:val="center"/>
            <w:hideMark/>
          </w:tcPr>
          <w:p w14:paraId="43C7BD0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60AB1CBD"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42" w:type="dxa"/>
            <w:noWrap/>
            <w:vAlign w:val="center"/>
            <w:hideMark/>
          </w:tcPr>
          <w:p w14:paraId="1F7A7A2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709" w:type="dxa"/>
            <w:noWrap/>
            <w:vAlign w:val="center"/>
            <w:hideMark/>
          </w:tcPr>
          <w:p w14:paraId="38AC9E1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8" w:type="dxa"/>
            <w:vAlign w:val="center"/>
            <w:hideMark/>
          </w:tcPr>
          <w:p w14:paraId="513A424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0DDDB155" w14:textId="77777777" w:rsidTr="00A760AA">
        <w:trPr>
          <w:trHeight w:val="300"/>
        </w:trPr>
        <w:tc>
          <w:tcPr>
            <w:tcW w:w="3402" w:type="dxa"/>
            <w:noWrap/>
            <w:vAlign w:val="center"/>
            <w:hideMark/>
          </w:tcPr>
          <w:p w14:paraId="7CEBCBE0" w14:textId="77777777" w:rsidR="00954F98" w:rsidRPr="000E0F2B" w:rsidRDefault="00954F98" w:rsidP="00A760AA">
            <w:pPr>
              <w:spacing w:line="360" w:lineRule="auto"/>
              <w:jc w:val="both"/>
              <w:rPr>
                <w:rFonts w:ascii="Calibri" w:hAnsi="Calibri" w:cs="Calibri"/>
                <w:b/>
                <w:bCs/>
                <w:color w:val="000000"/>
                <w:sz w:val="20"/>
                <w:szCs w:val="20"/>
                <w:lang w:eastAsia="en-US"/>
              </w:rPr>
            </w:pPr>
            <w:r w:rsidRPr="000E0F2B">
              <w:rPr>
                <w:rFonts w:ascii="Calibri" w:hAnsi="Calibri" w:cs="Calibri"/>
                <w:b/>
                <w:bCs/>
                <w:color w:val="000000"/>
                <w:sz w:val="20"/>
                <w:szCs w:val="20"/>
                <w:lang w:eastAsia="en-US"/>
              </w:rPr>
              <w:lastRenderedPageBreak/>
              <w:t>Zou</w:t>
            </w:r>
          </w:p>
        </w:tc>
        <w:tc>
          <w:tcPr>
            <w:tcW w:w="600" w:type="dxa"/>
            <w:vAlign w:val="center"/>
            <w:hideMark/>
          </w:tcPr>
          <w:p w14:paraId="7CF93C7E"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0092B22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16CA1A54"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w:t>
            </w:r>
          </w:p>
        </w:tc>
        <w:tc>
          <w:tcPr>
            <w:tcW w:w="600" w:type="dxa"/>
            <w:vAlign w:val="center"/>
            <w:hideMark/>
          </w:tcPr>
          <w:p w14:paraId="6260C1E9"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0</w:t>
            </w:r>
          </w:p>
        </w:tc>
        <w:tc>
          <w:tcPr>
            <w:tcW w:w="600" w:type="dxa"/>
            <w:vAlign w:val="center"/>
            <w:hideMark/>
          </w:tcPr>
          <w:p w14:paraId="34FBF23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60</w:t>
            </w:r>
          </w:p>
        </w:tc>
        <w:tc>
          <w:tcPr>
            <w:tcW w:w="600" w:type="dxa"/>
            <w:vAlign w:val="center"/>
            <w:hideMark/>
          </w:tcPr>
          <w:p w14:paraId="408896DA"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w:t>
            </w:r>
          </w:p>
        </w:tc>
        <w:tc>
          <w:tcPr>
            <w:tcW w:w="600" w:type="dxa"/>
            <w:vAlign w:val="center"/>
            <w:hideMark/>
          </w:tcPr>
          <w:p w14:paraId="531005B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15</w:t>
            </w:r>
          </w:p>
        </w:tc>
        <w:tc>
          <w:tcPr>
            <w:tcW w:w="742" w:type="dxa"/>
            <w:vAlign w:val="center"/>
            <w:hideMark/>
          </w:tcPr>
          <w:p w14:paraId="28B8BD4A"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7</w:t>
            </w:r>
          </w:p>
        </w:tc>
        <w:tc>
          <w:tcPr>
            <w:tcW w:w="709" w:type="dxa"/>
            <w:vAlign w:val="center"/>
            <w:hideMark/>
          </w:tcPr>
          <w:p w14:paraId="5242780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41</w:t>
            </w:r>
          </w:p>
        </w:tc>
        <w:tc>
          <w:tcPr>
            <w:tcW w:w="708" w:type="dxa"/>
            <w:vAlign w:val="center"/>
            <w:hideMark/>
          </w:tcPr>
          <w:p w14:paraId="5B029A1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E55F8C6" w14:textId="77777777" w:rsidTr="00A760AA">
        <w:trPr>
          <w:trHeight w:val="300"/>
        </w:trPr>
        <w:tc>
          <w:tcPr>
            <w:tcW w:w="3402" w:type="dxa"/>
            <w:noWrap/>
            <w:vAlign w:val="center"/>
            <w:hideMark/>
          </w:tcPr>
          <w:p w14:paraId="0CE8C8F9"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Bohicon-Za-kpota-Zogbodomey</w:t>
            </w:r>
          </w:p>
        </w:tc>
        <w:tc>
          <w:tcPr>
            <w:tcW w:w="600" w:type="dxa"/>
            <w:vAlign w:val="center"/>
            <w:hideMark/>
          </w:tcPr>
          <w:p w14:paraId="5972A9A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1EE4856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FDD95C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32C8E93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60A698B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25</w:t>
            </w:r>
          </w:p>
        </w:tc>
        <w:tc>
          <w:tcPr>
            <w:tcW w:w="600" w:type="dxa"/>
            <w:vAlign w:val="center"/>
            <w:hideMark/>
          </w:tcPr>
          <w:p w14:paraId="723ECE12"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6E747DF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4</w:t>
            </w:r>
          </w:p>
        </w:tc>
        <w:tc>
          <w:tcPr>
            <w:tcW w:w="742" w:type="dxa"/>
            <w:noWrap/>
            <w:vAlign w:val="center"/>
            <w:hideMark/>
          </w:tcPr>
          <w:p w14:paraId="0610C56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4C717FBE"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17</w:t>
            </w:r>
          </w:p>
        </w:tc>
        <w:tc>
          <w:tcPr>
            <w:tcW w:w="708" w:type="dxa"/>
            <w:vAlign w:val="center"/>
            <w:hideMark/>
          </w:tcPr>
          <w:p w14:paraId="393E83E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452BAB61" w14:textId="77777777" w:rsidTr="00A760AA">
        <w:trPr>
          <w:trHeight w:val="300"/>
        </w:trPr>
        <w:tc>
          <w:tcPr>
            <w:tcW w:w="3402" w:type="dxa"/>
            <w:noWrap/>
            <w:vAlign w:val="center"/>
            <w:hideMark/>
          </w:tcPr>
          <w:p w14:paraId="333599F3"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Covè-Zagnanado-Ouinhi</w:t>
            </w:r>
          </w:p>
        </w:tc>
        <w:tc>
          <w:tcPr>
            <w:tcW w:w="600" w:type="dxa"/>
            <w:vAlign w:val="center"/>
            <w:hideMark/>
          </w:tcPr>
          <w:p w14:paraId="2A5FC6D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375BC520"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noWrap/>
            <w:vAlign w:val="center"/>
            <w:hideMark/>
          </w:tcPr>
          <w:p w14:paraId="56A63E1B"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42A977B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vAlign w:val="center"/>
            <w:hideMark/>
          </w:tcPr>
          <w:p w14:paraId="7A625C2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13</w:t>
            </w:r>
          </w:p>
        </w:tc>
        <w:tc>
          <w:tcPr>
            <w:tcW w:w="600" w:type="dxa"/>
            <w:vAlign w:val="center"/>
            <w:hideMark/>
          </w:tcPr>
          <w:p w14:paraId="2A76389C"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vAlign w:val="center"/>
            <w:hideMark/>
          </w:tcPr>
          <w:p w14:paraId="146676A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42" w:type="dxa"/>
            <w:noWrap/>
            <w:vAlign w:val="center"/>
            <w:hideMark/>
          </w:tcPr>
          <w:p w14:paraId="39E22D5F"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w:t>
            </w:r>
          </w:p>
        </w:tc>
        <w:tc>
          <w:tcPr>
            <w:tcW w:w="709" w:type="dxa"/>
            <w:noWrap/>
            <w:vAlign w:val="center"/>
            <w:hideMark/>
          </w:tcPr>
          <w:p w14:paraId="34F36D67"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5</w:t>
            </w:r>
          </w:p>
        </w:tc>
        <w:tc>
          <w:tcPr>
            <w:tcW w:w="708" w:type="dxa"/>
            <w:vAlign w:val="center"/>
            <w:hideMark/>
          </w:tcPr>
          <w:p w14:paraId="79B8E4B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2E590865" w14:textId="77777777" w:rsidTr="00A760AA">
        <w:trPr>
          <w:trHeight w:val="315"/>
        </w:trPr>
        <w:tc>
          <w:tcPr>
            <w:tcW w:w="3402" w:type="dxa"/>
            <w:tcBorders>
              <w:top w:val="nil"/>
              <w:left w:val="nil"/>
              <w:bottom w:val="single" w:sz="12" w:space="0" w:color="385623"/>
              <w:right w:val="nil"/>
            </w:tcBorders>
            <w:noWrap/>
            <w:vAlign w:val="center"/>
            <w:hideMark/>
          </w:tcPr>
          <w:p w14:paraId="375A9329" w14:textId="77777777" w:rsidR="00954F98" w:rsidRPr="000E0F2B" w:rsidRDefault="00954F98" w:rsidP="00A760AA">
            <w:pPr>
              <w:spacing w:line="360" w:lineRule="auto"/>
              <w:jc w:val="both"/>
              <w:rPr>
                <w:rFonts w:ascii="Calibri" w:hAnsi="Calibri" w:cs="Calibri"/>
                <w:color w:val="000000"/>
                <w:sz w:val="20"/>
                <w:szCs w:val="20"/>
                <w:lang w:eastAsia="en-US"/>
              </w:rPr>
            </w:pPr>
            <w:r w:rsidRPr="000E0F2B">
              <w:rPr>
                <w:rFonts w:ascii="Calibri" w:hAnsi="Calibri" w:cs="Calibri"/>
                <w:color w:val="000000"/>
                <w:sz w:val="20"/>
                <w:szCs w:val="20"/>
                <w:lang w:eastAsia="en-US"/>
              </w:rPr>
              <w:t>Djidja-Abomey-Agbangnizoun</w:t>
            </w:r>
          </w:p>
        </w:tc>
        <w:tc>
          <w:tcPr>
            <w:tcW w:w="600" w:type="dxa"/>
            <w:tcBorders>
              <w:top w:val="nil"/>
              <w:left w:val="nil"/>
              <w:bottom w:val="single" w:sz="12" w:space="0" w:color="385623"/>
              <w:right w:val="nil"/>
            </w:tcBorders>
            <w:vAlign w:val="center"/>
            <w:hideMark/>
          </w:tcPr>
          <w:p w14:paraId="28CC6D74"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tcBorders>
              <w:top w:val="nil"/>
              <w:left w:val="nil"/>
              <w:bottom w:val="single" w:sz="12" w:space="0" w:color="385623"/>
              <w:right w:val="nil"/>
            </w:tcBorders>
            <w:noWrap/>
            <w:vAlign w:val="center"/>
            <w:hideMark/>
          </w:tcPr>
          <w:p w14:paraId="458FC1A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tcBorders>
              <w:top w:val="nil"/>
              <w:left w:val="nil"/>
              <w:bottom w:val="single" w:sz="12" w:space="0" w:color="385623"/>
              <w:right w:val="nil"/>
            </w:tcBorders>
            <w:noWrap/>
            <w:vAlign w:val="center"/>
            <w:hideMark/>
          </w:tcPr>
          <w:p w14:paraId="3704D439"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w:t>
            </w:r>
          </w:p>
        </w:tc>
        <w:tc>
          <w:tcPr>
            <w:tcW w:w="600" w:type="dxa"/>
            <w:tcBorders>
              <w:top w:val="nil"/>
              <w:left w:val="nil"/>
              <w:bottom w:val="single" w:sz="12" w:space="0" w:color="385623"/>
              <w:right w:val="nil"/>
            </w:tcBorders>
            <w:vAlign w:val="center"/>
            <w:hideMark/>
          </w:tcPr>
          <w:p w14:paraId="4F4E5D2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tcBorders>
              <w:top w:val="nil"/>
              <w:left w:val="nil"/>
              <w:bottom w:val="single" w:sz="12" w:space="0" w:color="385623"/>
              <w:right w:val="nil"/>
            </w:tcBorders>
            <w:vAlign w:val="center"/>
            <w:hideMark/>
          </w:tcPr>
          <w:p w14:paraId="0C58A831"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22</w:t>
            </w:r>
          </w:p>
        </w:tc>
        <w:tc>
          <w:tcPr>
            <w:tcW w:w="600" w:type="dxa"/>
            <w:tcBorders>
              <w:top w:val="nil"/>
              <w:left w:val="nil"/>
              <w:bottom w:val="single" w:sz="12" w:space="0" w:color="385623"/>
              <w:right w:val="nil"/>
            </w:tcBorders>
            <w:vAlign w:val="center"/>
            <w:hideMark/>
          </w:tcPr>
          <w:p w14:paraId="40391F6A"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c>
          <w:tcPr>
            <w:tcW w:w="600" w:type="dxa"/>
            <w:tcBorders>
              <w:top w:val="nil"/>
              <w:left w:val="nil"/>
              <w:bottom w:val="single" w:sz="12" w:space="0" w:color="385623"/>
              <w:right w:val="nil"/>
            </w:tcBorders>
            <w:vAlign w:val="center"/>
            <w:hideMark/>
          </w:tcPr>
          <w:p w14:paraId="6A770783"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8</w:t>
            </w:r>
          </w:p>
        </w:tc>
        <w:tc>
          <w:tcPr>
            <w:tcW w:w="742" w:type="dxa"/>
            <w:tcBorders>
              <w:top w:val="nil"/>
              <w:left w:val="nil"/>
              <w:bottom w:val="single" w:sz="12" w:space="0" w:color="385623"/>
              <w:right w:val="nil"/>
            </w:tcBorders>
            <w:noWrap/>
            <w:vAlign w:val="center"/>
            <w:hideMark/>
          </w:tcPr>
          <w:p w14:paraId="73681CE8"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3</w:t>
            </w:r>
          </w:p>
        </w:tc>
        <w:tc>
          <w:tcPr>
            <w:tcW w:w="709" w:type="dxa"/>
            <w:noWrap/>
            <w:vAlign w:val="center"/>
            <w:hideMark/>
          </w:tcPr>
          <w:p w14:paraId="7C29D4D5"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19</w:t>
            </w:r>
          </w:p>
        </w:tc>
        <w:tc>
          <w:tcPr>
            <w:tcW w:w="708" w:type="dxa"/>
            <w:vAlign w:val="center"/>
            <w:hideMark/>
          </w:tcPr>
          <w:p w14:paraId="6BD6E696" w14:textId="77777777" w:rsidR="00954F98" w:rsidRPr="000E0F2B" w:rsidRDefault="00954F98" w:rsidP="00A760AA">
            <w:pPr>
              <w:spacing w:line="360" w:lineRule="auto"/>
              <w:jc w:val="center"/>
              <w:rPr>
                <w:rFonts w:ascii="Calibri" w:hAnsi="Calibri" w:cs="Calibri"/>
                <w:color w:val="000000"/>
                <w:sz w:val="18"/>
                <w:szCs w:val="18"/>
                <w:lang w:eastAsia="en-US"/>
              </w:rPr>
            </w:pPr>
            <w:r w:rsidRPr="000E0F2B">
              <w:rPr>
                <w:rFonts w:ascii="Calibri" w:hAnsi="Calibri" w:cs="Calibri"/>
                <w:color w:val="000000"/>
                <w:sz w:val="18"/>
                <w:szCs w:val="18"/>
                <w:lang w:eastAsia="en-US"/>
              </w:rPr>
              <w:t>0</w:t>
            </w:r>
          </w:p>
        </w:tc>
      </w:tr>
      <w:tr w:rsidR="00954F98" w:rsidRPr="000E0F2B" w14:paraId="7D1A9D28" w14:textId="77777777" w:rsidTr="00A760AA">
        <w:trPr>
          <w:trHeight w:val="330"/>
        </w:trPr>
        <w:tc>
          <w:tcPr>
            <w:tcW w:w="3402" w:type="dxa"/>
            <w:tcBorders>
              <w:top w:val="nil"/>
              <w:left w:val="nil"/>
              <w:bottom w:val="single" w:sz="12" w:space="0" w:color="385623"/>
              <w:right w:val="nil"/>
            </w:tcBorders>
            <w:vAlign w:val="center"/>
            <w:hideMark/>
          </w:tcPr>
          <w:p w14:paraId="28A3E6EE" w14:textId="77777777" w:rsidR="00954F98" w:rsidRPr="000E0F2B" w:rsidRDefault="00954F98" w:rsidP="00A760AA">
            <w:pPr>
              <w:spacing w:line="360" w:lineRule="auto"/>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Bénin</w:t>
            </w:r>
          </w:p>
        </w:tc>
        <w:tc>
          <w:tcPr>
            <w:tcW w:w="600" w:type="dxa"/>
            <w:tcBorders>
              <w:top w:val="nil"/>
              <w:left w:val="nil"/>
              <w:bottom w:val="single" w:sz="12" w:space="0" w:color="385623"/>
              <w:right w:val="nil"/>
            </w:tcBorders>
            <w:vAlign w:val="center"/>
            <w:hideMark/>
          </w:tcPr>
          <w:p w14:paraId="32DF02F1"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5</w:t>
            </w:r>
          </w:p>
        </w:tc>
        <w:tc>
          <w:tcPr>
            <w:tcW w:w="600" w:type="dxa"/>
            <w:tcBorders>
              <w:top w:val="nil"/>
              <w:left w:val="nil"/>
              <w:bottom w:val="single" w:sz="12" w:space="0" w:color="385623"/>
              <w:right w:val="nil"/>
            </w:tcBorders>
            <w:vAlign w:val="center"/>
            <w:hideMark/>
          </w:tcPr>
          <w:p w14:paraId="3080A02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6</w:t>
            </w:r>
          </w:p>
        </w:tc>
        <w:tc>
          <w:tcPr>
            <w:tcW w:w="600" w:type="dxa"/>
            <w:tcBorders>
              <w:top w:val="nil"/>
              <w:left w:val="nil"/>
              <w:bottom w:val="single" w:sz="12" w:space="0" w:color="385623"/>
              <w:right w:val="nil"/>
            </w:tcBorders>
            <w:vAlign w:val="center"/>
            <w:hideMark/>
          </w:tcPr>
          <w:p w14:paraId="518CF8BF"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28</w:t>
            </w:r>
          </w:p>
        </w:tc>
        <w:tc>
          <w:tcPr>
            <w:tcW w:w="600" w:type="dxa"/>
            <w:tcBorders>
              <w:top w:val="nil"/>
              <w:left w:val="nil"/>
              <w:bottom w:val="single" w:sz="12" w:space="0" w:color="385623"/>
              <w:right w:val="nil"/>
            </w:tcBorders>
            <w:vAlign w:val="center"/>
            <w:hideMark/>
          </w:tcPr>
          <w:p w14:paraId="282F858A"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18</w:t>
            </w:r>
          </w:p>
        </w:tc>
        <w:tc>
          <w:tcPr>
            <w:tcW w:w="600" w:type="dxa"/>
            <w:tcBorders>
              <w:top w:val="nil"/>
              <w:left w:val="nil"/>
              <w:bottom w:val="single" w:sz="12" w:space="0" w:color="385623"/>
              <w:right w:val="nil"/>
            </w:tcBorders>
            <w:vAlign w:val="center"/>
            <w:hideMark/>
          </w:tcPr>
          <w:p w14:paraId="4222C3E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675</w:t>
            </w:r>
          </w:p>
        </w:tc>
        <w:tc>
          <w:tcPr>
            <w:tcW w:w="600" w:type="dxa"/>
            <w:tcBorders>
              <w:top w:val="nil"/>
              <w:left w:val="nil"/>
              <w:bottom w:val="single" w:sz="12" w:space="0" w:color="385623"/>
              <w:right w:val="nil"/>
            </w:tcBorders>
            <w:vAlign w:val="center"/>
            <w:hideMark/>
          </w:tcPr>
          <w:p w14:paraId="4AC2DE78"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73</w:t>
            </w:r>
          </w:p>
        </w:tc>
        <w:tc>
          <w:tcPr>
            <w:tcW w:w="600" w:type="dxa"/>
            <w:tcBorders>
              <w:top w:val="nil"/>
              <w:left w:val="nil"/>
              <w:bottom w:val="single" w:sz="12" w:space="0" w:color="385623"/>
              <w:right w:val="nil"/>
            </w:tcBorders>
            <w:vAlign w:val="center"/>
            <w:hideMark/>
          </w:tcPr>
          <w:p w14:paraId="30DD821A"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90</w:t>
            </w:r>
          </w:p>
        </w:tc>
        <w:tc>
          <w:tcPr>
            <w:tcW w:w="742" w:type="dxa"/>
            <w:tcBorders>
              <w:top w:val="nil"/>
              <w:left w:val="nil"/>
              <w:bottom w:val="single" w:sz="12" w:space="0" w:color="385623"/>
              <w:right w:val="nil"/>
            </w:tcBorders>
            <w:vAlign w:val="center"/>
            <w:hideMark/>
          </w:tcPr>
          <w:p w14:paraId="3CD4F77D"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105</w:t>
            </w:r>
          </w:p>
        </w:tc>
        <w:tc>
          <w:tcPr>
            <w:tcW w:w="709" w:type="dxa"/>
            <w:tcBorders>
              <w:top w:val="single" w:sz="12" w:space="0" w:color="385623"/>
              <w:left w:val="nil"/>
              <w:bottom w:val="single" w:sz="12" w:space="0" w:color="385623"/>
              <w:right w:val="nil"/>
            </w:tcBorders>
            <w:vAlign w:val="center"/>
            <w:hideMark/>
          </w:tcPr>
          <w:p w14:paraId="51273A4B"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420</w:t>
            </w:r>
          </w:p>
        </w:tc>
        <w:tc>
          <w:tcPr>
            <w:tcW w:w="708" w:type="dxa"/>
            <w:tcBorders>
              <w:top w:val="single" w:sz="12" w:space="0" w:color="385623"/>
              <w:left w:val="nil"/>
              <w:bottom w:val="single" w:sz="12" w:space="0" w:color="385623"/>
              <w:right w:val="nil"/>
            </w:tcBorders>
            <w:vAlign w:val="center"/>
            <w:hideMark/>
          </w:tcPr>
          <w:p w14:paraId="68F43ED0" w14:textId="77777777" w:rsidR="00954F98" w:rsidRPr="000E0F2B" w:rsidRDefault="00954F98" w:rsidP="00A760AA">
            <w:pPr>
              <w:spacing w:line="360" w:lineRule="auto"/>
              <w:jc w:val="center"/>
              <w:rPr>
                <w:rFonts w:ascii="Calibri" w:hAnsi="Calibri" w:cs="Calibri"/>
                <w:b/>
                <w:bCs/>
                <w:color w:val="000000"/>
                <w:sz w:val="18"/>
                <w:szCs w:val="18"/>
                <w:lang w:eastAsia="en-US"/>
              </w:rPr>
            </w:pPr>
            <w:r w:rsidRPr="000E0F2B">
              <w:rPr>
                <w:rFonts w:ascii="Calibri" w:hAnsi="Calibri" w:cs="Calibri"/>
                <w:b/>
                <w:bCs/>
                <w:color w:val="000000"/>
                <w:sz w:val="18"/>
                <w:szCs w:val="18"/>
                <w:lang w:eastAsia="en-US"/>
              </w:rPr>
              <w:t>4</w:t>
            </w:r>
          </w:p>
        </w:tc>
      </w:tr>
    </w:tbl>
    <w:p w14:paraId="010C0172" w14:textId="77777777" w:rsidR="00954F98" w:rsidRPr="000E0F2B" w:rsidRDefault="00954F98" w:rsidP="00954F98">
      <w:pPr>
        <w:tabs>
          <w:tab w:val="left" w:pos="1066"/>
        </w:tabs>
        <w:spacing w:line="360" w:lineRule="auto"/>
        <w:jc w:val="both"/>
        <w:rPr>
          <w:sz w:val="20"/>
        </w:rPr>
      </w:pPr>
      <w:r w:rsidRPr="000E0F2B">
        <w:rPr>
          <w:b/>
          <w:sz w:val="20"/>
          <w:u w:val="single"/>
        </w:rPr>
        <w:t>Source</w:t>
      </w:r>
      <w:r w:rsidRPr="000E0F2B">
        <w:rPr>
          <w:sz w:val="20"/>
        </w:rPr>
        <w:t> : ASS 2016/SGSI/DPP/MS</w:t>
      </w:r>
    </w:p>
    <w:p w14:paraId="44A013E8" w14:textId="77777777" w:rsidR="00954F98" w:rsidRPr="000E0F2B" w:rsidRDefault="00954F98" w:rsidP="00954F98">
      <w:pPr>
        <w:tabs>
          <w:tab w:val="left" w:pos="1066"/>
        </w:tabs>
        <w:spacing w:line="360" w:lineRule="auto"/>
        <w:jc w:val="both"/>
      </w:pPr>
    </w:p>
    <w:p w14:paraId="4C288C8A" w14:textId="77777777" w:rsidR="00954F98" w:rsidRPr="000E0F2B" w:rsidRDefault="00954F98" w:rsidP="00954F98">
      <w:pPr>
        <w:pStyle w:val="Heading4"/>
        <w:ind w:left="0" w:firstLine="0"/>
      </w:pPr>
      <w:r w:rsidRPr="000E0F2B">
        <w:t>Plan d’échantillonnage</w:t>
      </w:r>
    </w:p>
    <w:p w14:paraId="4AA46698" w14:textId="77777777" w:rsidR="00954F98" w:rsidRPr="000E0F2B" w:rsidRDefault="00954F98" w:rsidP="00954F98">
      <w:pPr>
        <w:tabs>
          <w:tab w:val="left" w:pos="1066"/>
        </w:tabs>
        <w:spacing w:line="360" w:lineRule="auto"/>
        <w:jc w:val="both"/>
      </w:pPr>
    </w:p>
    <w:p w14:paraId="2000B49B" w14:textId="77777777" w:rsidR="00954F98" w:rsidRDefault="00954F98" w:rsidP="00954F98">
      <w:pPr>
        <w:tabs>
          <w:tab w:val="left" w:pos="1066"/>
        </w:tabs>
        <w:spacing w:line="360" w:lineRule="auto"/>
        <w:jc w:val="both"/>
      </w:pPr>
      <w:r w:rsidRPr="000E0F2B">
        <w:t>L’échantillonnage des unités d’enquête est fonction des relations existant</w:t>
      </w:r>
      <w:r>
        <w:t>es</w:t>
      </w:r>
      <w:r w:rsidRPr="000E0F2B">
        <w:t xml:space="preserve"> entre elles. Ainsi, les tailles des échantillons des étudiants en dernière année de formation et des diplômés des cohortes ayant fini en 2014-2015 sont obtenues auprès des institutions de formations qui font partie de l’étude et celles des agents de santé par le biais de la taille de l’échantillon des formations sanitaires. Le mode de calcul de la taille de l’échantillon est basé sur le nombre existant de chaque cible. </w:t>
      </w:r>
      <w:r w:rsidRPr="00EB4CF7">
        <w:t>Grâce à l’appui aux acteurs des Services de Gestion du Système d’Informations (SGSI) d</w:t>
      </w:r>
      <w:r>
        <w:t>u</w:t>
      </w:r>
      <w:r w:rsidRPr="00EB4CF7">
        <w:t xml:space="preserve"> Ministères de la Santé, </w:t>
      </w:r>
      <w:r w:rsidRPr="00EB4CF7">
        <w:rPr>
          <w:sz w:val="23"/>
          <w:szCs w:val="23"/>
        </w:rPr>
        <w:t xml:space="preserve">la répartition par zone sanitaire des formations sanitaires et des institutions de formation (publiques) qui représente la </w:t>
      </w:r>
      <w:r w:rsidRPr="00EB4CF7">
        <w:t>base de sondage des différentes cibles</w:t>
      </w:r>
      <w:r>
        <w:t>.</w:t>
      </w:r>
    </w:p>
    <w:p w14:paraId="561D5A8D" w14:textId="77777777" w:rsidR="00954F98" w:rsidRDefault="00954F98" w:rsidP="00954F98">
      <w:pPr>
        <w:tabs>
          <w:tab w:val="left" w:pos="1066"/>
        </w:tabs>
        <w:spacing w:line="360" w:lineRule="auto"/>
        <w:jc w:val="both"/>
      </w:pPr>
    </w:p>
    <w:p w14:paraId="3F27AE90" w14:textId="77777777" w:rsidR="00954F98" w:rsidRDefault="00954F98" w:rsidP="00954F98">
      <w:pPr>
        <w:tabs>
          <w:tab w:val="left" w:pos="1066"/>
        </w:tabs>
        <w:spacing w:line="360" w:lineRule="auto"/>
        <w:jc w:val="both"/>
      </w:pPr>
    </w:p>
    <w:p w14:paraId="70608DE5" w14:textId="77777777" w:rsidR="00954F98" w:rsidRPr="000E0F2B" w:rsidRDefault="00954F98" w:rsidP="00954F98">
      <w:pPr>
        <w:tabs>
          <w:tab w:val="left" w:pos="1066"/>
        </w:tabs>
        <w:spacing w:line="360" w:lineRule="auto"/>
        <w:jc w:val="both"/>
      </w:pPr>
    </w:p>
    <w:p w14:paraId="43308440" w14:textId="095DB3E0" w:rsidR="00954F98" w:rsidRPr="000E0F2B" w:rsidRDefault="00954F98" w:rsidP="00DC342B">
      <w:pPr>
        <w:pStyle w:val="Style1tableau"/>
      </w:pPr>
      <w:bookmarkStart w:id="15" w:name="_Toc1064286"/>
      <w:r w:rsidRPr="000E0F2B">
        <w:t>Tableau n°</w:t>
      </w:r>
      <w:r w:rsidR="00DC342B">
        <w:t>2</w:t>
      </w:r>
      <w:r w:rsidRPr="000E0F2B">
        <w:t xml:space="preserve"> Taille de l’échantillon des formations sanitaires et des institutions de formation</w:t>
      </w:r>
      <w:bookmarkEnd w:id="15"/>
      <w:r w:rsidRPr="000E0F2B">
        <w:t xml:space="preserve"> </w:t>
      </w:r>
    </w:p>
    <w:tbl>
      <w:tblPr>
        <w:tblW w:w="8127" w:type="dxa"/>
        <w:tblCellMar>
          <w:left w:w="70" w:type="dxa"/>
          <w:right w:w="70" w:type="dxa"/>
        </w:tblCellMar>
        <w:tblLook w:val="04A0" w:firstRow="1" w:lastRow="0" w:firstColumn="1" w:lastColumn="0" w:noHBand="0" w:noVBand="1"/>
      </w:tblPr>
      <w:tblGrid>
        <w:gridCol w:w="3280"/>
        <w:gridCol w:w="780"/>
        <w:gridCol w:w="780"/>
        <w:gridCol w:w="780"/>
        <w:gridCol w:w="805"/>
        <w:gridCol w:w="780"/>
        <w:gridCol w:w="922"/>
      </w:tblGrid>
      <w:tr w:rsidR="00954F98" w:rsidRPr="000E0F2B" w14:paraId="79C21771" w14:textId="77777777" w:rsidTr="00A760AA">
        <w:trPr>
          <w:trHeight w:val="750"/>
          <w:tblHeader/>
        </w:trPr>
        <w:tc>
          <w:tcPr>
            <w:tcW w:w="3280" w:type="dxa"/>
            <w:tcBorders>
              <w:top w:val="single" w:sz="12" w:space="0" w:color="385623"/>
              <w:left w:val="nil"/>
              <w:bottom w:val="single" w:sz="12" w:space="0" w:color="385623"/>
              <w:right w:val="nil"/>
            </w:tcBorders>
            <w:vAlign w:val="center"/>
            <w:hideMark/>
          </w:tcPr>
          <w:p w14:paraId="374E610B" w14:textId="77777777" w:rsidR="00954F98" w:rsidRPr="000E0F2B" w:rsidRDefault="00954F98" w:rsidP="00A760AA">
            <w:pPr>
              <w:spacing w:line="360" w:lineRule="auto"/>
              <w:rPr>
                <w:rFonts w:ascii="Calibri" w:hAnsi="Calibri"/>
                <w:b/>
                <w:bCs/>
                <w:color w:val="000000"/>
                <w:sz w:val="18"/>
                <w:szCs w:val="18"/>
                <w:lang w:eastAsia="en-US"/>
              </w:rPr>
            </w:pPr>
            <w:r w:rsidRPr="000E0F2B">
              <w:rPr>
                <w:rFonts w:ascii="Calibri" w:hAnsi="Calibri"/>
                <w:b/>
                <w:bCs/>
                <w:color w:val="000000"/>
                <w:sz w:val="18"/>
                <w:szCs w:val="18"/>
                <w:lang w:eastAsia="en-US"/>
              </w:rPr>
              <w:t>Département/Zone Sanitaire</w:t>
            </w:r>
          </w:p>
        </w:tc>
        <w:tc>
          <w:tcPr>
            <w:tcW w:w="780" w:type="dxa"/>
            <w:tcBorders>
              <w:top w:val="single" w:sz="12" w:space="0" w:color="385623"/>
              <w:left w:val="nil"/>
              <w:bottom w:val="single" w:sz="12" w:space="0" w:color="385623"/>
              <w:right w:val="nil"/>
            </w:tcBorders>
            <w:vAlign w:val="center"/>
            <w:hideMark/>
          </w:tcPr>
          <w:p w14:paraId="54EDBC03" w14:textId="77777777" w:rsidR="00954F98" w:rsidRPr="000E0F2B" w:rsidRDefault="00954F98" w:rsidP="00A760AA">
            <w:pPr>
              <w:spacing w:line="360" w:lineRule="auto"/>
              <w:jc w:val="center"/>
              <w:rPr>
                <w:rFonts w:ascii="Calibri" w:hAnsi="Calibri"/>
                <w:b/>
                <w:bCs/>
                <w:color w:val="000000"/>
                <w:sz w:val="18"/>
                <w:szCs w:val="18"/>
                <w:lang w:eastAsia="en-US"/>
              </w:rPr>
            </w:pPr>
            <w:r w:rsidRPr="000E0F2B">
              <w:rPr>
                <w:rFonts w:ascii="Calibri" w:hAnsi="Calibri"/>
                <w:b/>
                <w:bCs/>
                <w:color w:val="000000"/>
                <w:sz w:val="18"/>
                <w:szCs w:val="18"/>
                <w:lang w:eastAsia="en-US"/>
              </w:rPr>
              <w:t>Hôpital national</w:t>
            </w:r>
          </w:p>
        </w:tc>
        <w:tc>
          <w:tcPr>
            <w:tcW w:w="780" w:type="dxa"/>
            <w:tcBorders>
              <w:top w:val="single" w:sz="12" w:space="0" w:color="385623"/>
              <w:left w:val="nil"/>
              <w:bottom w:val="single" w:sz="12" w:space="0" w:color="385623"/>
              <w:right w:val="nil"/>
            </w:tcBorders>
            <w:vAlign w:val="center"/>
            <w:hideMark/>
          </w:tcPr>
          <w:p w14:paraId="3F5290D6" w14:textId="77777777" w:rsidR="00954F98" w:rsidRPr="000E0F2B" w:rsidRDefault="00954F98" w:rsidP="00A760AA">
            <w:pPr>
              <w:spacing w:line="360" w:lineRule="auto"/>
              <w:jc w:val="center"/>
              <w:rPr>
                <w:rFonts w:ascii="Calibri" w:hAnsi="Calibri"/>
                <w:b/>
                <w:bCs/>
                <w:color w:val="000000"/>
                <w:sz w:val="18"/>
                <w:szCs w:val="18"/>
                <w:lang w:eastAsia="en-US"/>
              </w:rPr>
            </w:pPr>
            <w:r w:rsidRPr="000E0F2B">
              <w:rPr>
                <w:rFonts w:ascii="Calibri" w:hAnsi="Calibri"/>
                <w:b/>
                <w:bCs/>
                <w:color w:val="000000"/>
                <w:sz w:val="18"/>
                <w:szCs w:val="18"/>
                <w:lang w:eastAsia="en-US"/>
              </w:rPr>
              <w:t>CHD</w:t>
            </w:r>
          </w:p>
        </w:tc>
        <w:tc>
          <w:tcPr>
            <w:tcW w:w="780" w:type="dxa"/>
            <w:tcBorders>
              <w:top w:val="single" w:sz="12" w:space="0" w:color="385623"/>
              <w:left w:val="nil"/>
              <w:bottom w:val="single" w:sz="12" w:space="0" w:color="385623"/>
              <w:right w:val="nil"/>
            </w:tcBorders>
            <w:vAlign w:val="center"/>
            <w:hideMark/>
          </w:tcPr>
          <w:p w14:paraId="5D8B4219" w14:textId="77777777" w:rsidR="00954F98" w:rsidRPr="000E0F2B" w:rsidRDefault="00954F98" w:rsidP="00A760AA">
            <w:pPr>
              <w:spacing w:line="360" w:lineRule="auto"/>
              <w:jc w:val="center"/>
              <w:rPr>
                <w:rFonts w:ascii="Calibri" w:hAnsi="Calibri"/>
                <w:b/>
                <w:bCs/>
                <w:color w:val="000000"/>
                <w:sz w:val="18"/>
                <w:szCs w:val="18"/>
                <w:lang w:eastAsia="en-US"/>
              </w:rPr>
            </w:pPr>
            <w:r w:rsidRPr="000E0F2B">
              <w:rPr>
                <w:rFonts w:ascii="Calibri" w:hAnsi="Calibri"/>
                <w:b/>
                <w:bCs/>
                <w:color w:val="000000"/>
                <w:sz w:val="18"/>
                <w:szCs w:val="18"/>
                <w:lang w:eastAsia="en-US"/>
              </w:rPr>
              <w:t>HZ</w:t>
            </w:r>
          </w:p>
        </w:tc>
        <w:tc>
          <w:tcPr>
            <w:tcW w:w="805" w:type="dxa"/>
            <w:tcBorders>
              <w:top w:val="single" w:sz="12" w:space="0" w:color="385623"/>
              <w:left w:val="nil"/>
              <w:bottom w:val="single" w:sz="12" w:space="0" w:color="385623"/>
              <w:right w:val="nil"/>
            </w:tcBorders>
            <w:vAlign w:val="center"/>
            <w:hideMark/>
          </w:tcPr>
          <w:p w14:paraId="4273A98D" w14:textId="77777777" w:rsidR="00954F98" w:rsidRPr="000E0F2B" w:rsidRDefault="00954F98" w:rsidP="00A760AA">
            <w:pPr>
              <w:spacing w:line="360" w:lineRule="auto"/>
              <w:jc w:val="center"/>
              <w:rPr>
                <w:rFonts w:ascii="Calibri" w:hAnsi="Calibri"/>
                <w:b/>
                <w:bCs/>
                <w:color w:val="000000"/>
                <w:sz w:val="18"/>
                <w:szCs w:val="18"/>
                <w:lang w:eastAsia="en-US"/>
              </w:rPr>
            </w:pPr>
            <w:r w:rsidRPr="000E0F2B">
              <w:rPr>
                <w:rFonts w:ascii="Calibri" w:hAnsi="Calibri"/>
                <w:b/>
                <w:bCs/>
                <w:color w:val="000000"/>
                <w:sz w:val="18"/>
                <w:szCs w:val="18"/>
                <w:lang w:eastAsia="en-US"/>
              </w:rPr>
              <w:t>Autres hôpitaux</w:t>
            </w:r>
          </w:p>
        </w:tc>
        <w:tc>
          <w:tcPr>
            <w:tcW w:w="780" w:type="dxa"/>
            <w:tcBorders>
              <w:top w:val="single" w:sz="12" w:space="0" w:color="385623"/>
              <w:left w:val="nil"/>
              <w:bottom w:val="single" w:sz="12" w:space="0" w:color="385623"/>
              <w:right w:val="nil"/>
            </w:tcBorders>
            <w:vAlign w:val="center"/>
            <w:hideMark/>
          </w:tcPr>
          <w:p w14:paraId="6A3C5259" w14:textId="77777777" w:rsidR="00954F98" w:rsidRPr="000E0F2B" w:rsidRDefault="00954F98" w:rsidP="00A760AA">
            <w:pPr>
              <w:spacing w:line="360" w:lineRule="auto"/>
              <w:jc w:val="center"/>
              <w:rPr>
                <w:rFonts w:ascii="Calibri" w:hAnsi="Calibri"/>
                <w:b/>
                <w:bCs/>
                <w:color w:val="000000"/>
                <w:sz w:val="18"/>
                <w:szCs w:val="18"/>
                <w:lang w:eastAsia="en-US"/>
              </w:rPr>
            </w:pPr>
            <w:r w:rsidRPr="000E0F2B">
              <w:rPr>
                <w:rFonts w:ascii="Calibri" w:hAnsi="Calibri"/>
                <w:b/>
                <w:bCs/>
                <w:color w:val="000000"/>
                <w:sz w:val="18"/>
                <w:szCs w:val="18"/>
                <w:lang w:eastAsia="en-US"/>
              </w:rPr>
              <w:t>CS</w:t>
            </w:r>
          </w:p>
        </w:tc>
        <w:tc>
          <w:tcPr>
            <w:tcW w:w="922" w:type="dxa"/>
            <w:tcBorders>
              <w:top w:val="single" w:sz="12" w:space="0" w:color="385623"/>
              <w:left w:val="nil"/>
              <w:bottom w:val="single" w:sz="12" w:space="0" w:color="385623"/>
              <w:right w:val="nil"/>
            </w:tcBorders>
            <w:vAlign w:val="center"/>
            <w:hideMark/>
          </w:tcPr>
          <w:p w14:paraId="27300F27" w14:textId="77777777" w:rsidR="00954F98" w:rsidRPr="000E0F2B" w:rsidRDefault="00954F98" w:rsidP="00A760AA">
            <w:pPr>
              <w:spacing w:line="360" w:lineRule="auto"/>
              <w:jc w:val="center"/>
              <w:rPr>
                <w:rFonts w:ascii="Calibri" w:hAnsi="Calibri"/>
                <w:b/>
                <w:bCs/>
                <w:color w:val="000000"/>
                <w:sz w:val="18"/>
                <w:szCs w:val="18"/>
                <w:lang w:eastAsia="en-US"/>
              </w:rPr>
            </w:pPr>
            <w:r w:rsidRPr="000E0F2B">
              <w:rPr>
                <w:rFonts w:ascii="Calibri" w:hAnsi="Calibri"/>
                <w:b/>
                <w:bCs/>
                <w:color w:val="000000"/>
                <w:sz w:val="18"/>
                <w:szCs w:val="18"/>
                <w:lang w:eastAsia="en-US"/>
              </w:rPr>
              <w:t>Institution de formation</w:t>
            </w:r>
          </w:p>
        </w:tc>
      </w:tr>
      <w:tr w:rsidR="00954F98" w:rsidRPr="000E0F2B" w14:paraId="2D76016E" w14:textId="77777777" w:rsidTr="00A760AA">
        <w:trPr>
          <w:trHeight w:val="315"/>
        </w:trPr>
        <w:tc>
          <w:tcPr>
            <w:tcW w:w="3280" w:type="dxa"/>
            <w:noWrap/>
            <w:vAlign w:val="center"/>
            <w:hideMark/>
          </w:tcPr>
          <w:p w14:paraId="260A46CF"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Alibori</w:t>
            </w:r>
          </w:p>
        </w:tc>
        <w:tc>
          <w:tcPr>
            <w:tcW w:w="780" w:type="dxa"/>
            <w:vAlign w:val="center"/>
            <w:hideMark/>
          </w:tcPr>
          <w:p w14:paraId="734B374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2795AFD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3486776F"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w:t>
            </w:r>
          </w:p>
        </w:tc>
        <w:tc>
          <w:tcPr>
            <w:tcW w:w="805" w:type="dxa"/>
            <w:vAlign w:val="center"/>
            <w:hideMark/>
          </w:tcPr>
          <w:p w14:paraId="25A0B1FF"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20D940DB"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36</w:t>
            </w:r>
          </w:p>
        </w:tc>
        <w:tc>
          <w:tcPr>
            <w:tcW w:w="922" w:type="dxa"/>
            <w:vAlign w:val="center"/>
            <w:hideMark/>
          </w:tcPr>
          <w:p w14:paraId="4999D465"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61569F87" w14:textId="77777777" w:rsidTr="00A760AA">
        <w:trPr>
          <w:trHeight w:val="300"/>
        </w:trPr>
        <w:tc>
          <w:tcPr>
            <w:tcW w:w="3280" w:type="dxa"/>
            <w:noWrap/>
            <w:vAlign w:val="center"/>
            <w:hideMark/>
          </w:tcPr>
          <w:p w14:paraId="2321B187"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 xml:space="preserve">Banikoara </w:t>
            </w:r>
          </w:p>
        </w:tc>
        <w:tc>
          <w:tcPr>
            <w:tcW w:w="780" w:type="dxa"/>
            <w:noWrap/>
            <w:vAlign w:val="center"/>
            <w:hideMark/>
          </w:tcPr>
          <w:p w14:paraId="5EA4565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19140B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1C6B8E2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653975C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6868976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0F844BA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4ED0167D" w14:textId="77777777" w:rsidTr="00A760AA">
        <w:trPr>
          <w:trHeight w:val="300"/>
        </w:trPr>
        <w:tc>
          <w:tcPr>
            <w:tcW w:w="3280" w:type="dxa"/>
            <w:noWrap/>
            <w:vAlign w:val="center"/>
            <w:hideMark/>
          </w:tcPr>
          <w:p w14:paraId="5332ECC9"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Kandi-Gogounou-Ségbana</w:t>
            </w:r>
          </w:p>
        </w:tc>
        <w:tc>
          <w:tcPr>
            <w:tcW w:w="780" w:type="dxa"/>
            <w:noWrap/>
            <w:vAlign w:val="center"/>
            <w:hideMark/>
          </w:tcPr>
          <w:p w14:paraId="63B2C6B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C7D4ED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E456B9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583D342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3F06B42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7F39286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3DE292F1" w14:textId="77777777" w:rsidTr="00A760AA">
        <w:trPr>
          <w:trHeight w:val="300"/>
        </w:trPr>
        <w:tc>
          <w:tcPr>
            <w:tcW w:w="3280" w:type="dxa"/>
            <w:noWrap/>
            <w:vAlign w:val="center"/>
            <w:hideMark/>
          </w:tcPr>
          <w:p w14:paraId="1FFBAB3A"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Malanville-Karimama</w:t>
            </w:r>
          </w:p>
        </w:tc>
        <w:tc>
          <w:tcPr>
            <w:tcW w:w="780" w:type="dxa"/>
            <w:noWrap/>
            <w:vAlign w:val="center"/>
            <w:hideMark/>
          </w:tcPr>
          <w:p w14:paraId="14E4A68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22D5C72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E455CB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46037C0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0EB9E96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0D3B7AC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0019024D" w14:textId="77777777" w:rsidTr="00A760AA">
        <w:trPr>
          <w:trHeight w:val="300"/>
        </w:trPr>
        <w:tc>
          <w:tcPr>
            <w:tcW w:w="3280" w:type="dxa"/>
            <w:noWrap/>
            <w:vAlign w:val="center"/>
            <w:hideMark/>
          </w:tcPr>
          <w:p w14:paraId="382BEF2F"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Atacora</w:t>
            </w:r>
          </w:p>
        </w:tc>
        <w:tc>
          <w:tcPr>
            <w:tcW w:w="780" w:type="dxa"/>
            <w:vAlign w:val="center"/>
            <w:hideMark/>
          </w:tcPr>
          <w:p w14:paraId="0883AA6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3E2DF4F5"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041B4149"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w:t>
            </w:r>
          </w:p>
        </w:tc>
        <w:tc>
          <w:tcPr>
            <w:tcW w:w="805" w:type="dxa"/>
            <w:vAlign w:val="center"/>
            <w:hideMark/>
          </w:tcPr>
          <w:p w14:paraId="24A43EAD"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w:t>
            </w:r>
          </w:p>
        </w:tc>
        <w:tc>
          <w:tcPr>
            <w:tcW w:w="780" w:type="dxa"/>
            <w:vAlign w:val="center"/>
            <w:hideMark/>
          </w:tcPr>
          <w:p w14:paraId="4C052C51"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36</w:t>
            </w:r>
          </w:p>
        </w:tc>
        <w:tc>
          <w:tcPr>
            <w:tcW w:w="922" w:type="dxa"/>
            <w:vAlign w:val="center"/>
            <w:hideMark/>
          </w:tcPr>
          <w:p w14:paraId="7D82057A"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0837F146" w14:textId="77777777" w:rsidTr="00A760AA">
        <w:trPr>
          <w:trHeight w:val="300"/>
        </w:trPr>
        <w:tc>
          <w:tcPr>
            <w:tcW w:w="3280" w:type="dxa"/>
            <w:noWrap/>
            <w:vAlign w:val="center"/>
            <w:hideMark/>
          </w:tcPr>
          <w:p w14:paraId="5A79E384"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Kouandé-Péhunco-Kérou</w:t>
            </w:r>
          </w:p>
        </w:tc>
        <w:tc>
          <w:tcPr>
            <w:tcW w:w="780" w:type="dxa"/>
            <w:noWrap/>
            <w:vAlign w:val="center"/>
            <w:hideMark/>
          </w:tcPr>
          <w:p w14:paraId="111A2AD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33EAC3E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069BB5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0346188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3327FE4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2052168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7782DCB6" w14:textId="77777777" w:rsidTr="00A760AA">
        <w:trPr>
          <w:trHeight w:val="300"/>
        </w:trPr>
        <w:tc>
          <w:tcPr>
            <w:tcW w:w="3280" w:type="dxa"/>
            <w:noWrap/>
            <w:vAlign w:val="center"/>
            <w:hideMark/>
          </w:tcPr>
          <w:p w14:paraId="652FB9EF"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Natitingou-Boukoumbé-Toucountouna</w:t>
            </w:r>
          </w:p>
        </w:tc>
        <w:tc>
          <w:tcPr>
            <w:tcW w:w="780" w:type="dxa"/>
            <w:noWrap/>
            <w:vAlign w:val="center"/>
            <w:hideMark/>
          </w:tcPr>
          <w:p w14:paraId="72FCE5C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B0903D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53E4966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036A1AA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3</w:t>
            </w:r>
          </w:p>
        </w:tc>
        <w:tc>
          <w:tcPr>
            <w:tcW w:w="780" w:type="dxa"/>
            <w:vAlign w:val="center"/>
            <w:hideMark/>
          </w:tcPr>
          <w:p w14:paraId="188C2A9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544BB59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0F828DF8" w14:textId="77777777" w:rsidTr="00A760AA">
        <w:trPr>
          <w:trHeight w:val="300"/>
        </w:trPr>
        <w:tc>
          <w:tcPr>
            <w:tcW w:w="3280" w:type="dxa"/>
            <w:noWrap/>
            <w:vAlign w:val="center"/>
            <w:hideMark/>
          </w:tcPr>
          <w:p w14:paraId="725A3769"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Tanguiéta-Cobly-Matéri</w:t>
            </w:r>
          </w:p>
        </w:tc>
        <w:tc>
          <w:tcPr>
            <w:tcW w:w="780" w:type="dxa"/>
            <w:noWrap/>
            <w:vAlign w:val="center"/>
            <w:hideMark/>
          </w:tcPr>
          <w:p w14:paraId="0A0CBCB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25B199C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2964DEC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1DC250D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42A3B02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CA8B70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0A30CCC5" w14:textId="77777777" w:rsidTr="00A760AA">
        <w:trPr>
          <w:trHeight w:val="300"/>
        </w:trPr>
        <w:tc>
          <w:tcPr>
            <w:tcW w:w="3280" w:type="dxa"/>
            <w:noWrap/>
            <w:vAlign w:val="center"/>
            <w:hideMark/>
          </w:tcPr>
          <w:p w14:paraId="1E8D1154"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lastRenderedPageBreak/>
              <w:t>Atlantique</w:t>
            </w:r>
          </w:p>
        </w:tc>
        <w:tc>
          <w:tcPr>
            <w:tcW w:w="780" w:type="dxa"/>
            <w:vAlign w:val="center"/>
            <w:hideMark/>
          </w:tcPr>
          <w:p w14:paraId="24DE79C4"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05F21B2A"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3408CE42"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50DD961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w:t>
            </w:r>
          </w:p>
        </w:tc>
        <w:tc>
          <w:tcPr>
            <w:tcW w:w="780" w:type="dxa"/>
            <w:vAlign w:val="center"/>
            <w:hideMark/>
          </w:tcPr>
          <w:p w14:paraId="5FD2C6B7"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36</w:t>
            </w:r>
          </w:p>
        </w:tc>
        <w:tc>
          <w:tcPr>
            <w:tcW w:w="922" w:type="dxa"/>
            <w:vAlign w:val="center"/>
            <w:hideMark/>
          </w:tcPr>
          <w:p w14:paraId="341E51B1"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3E268272" w14:textId="77777777" w:rsidTr="00A760AA">
        <w:trPr>
          <w:trHeight w:val="300"/>
        </w:trPr>
        <w:tc>
          <w:tcPr>
            <w:tcW w:w="3280" w:type="dxa"/>
            <w:noWrap/>
            <w:vAlign w:val="center"/>
            <w:hideMark/>
          </w:tcPr>
          <w:p w14:paraId="0D2C5066"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Abomey-Calavi-So-ava</w:t>
            </w:r>
          </w:p>
        </w:tc>
        <w:tc>
          <w:tcPr>
            <w:tcW w:w="780" w:type="dxa"/>
            <w:noWrap/>
            <w:vAlign w:val="center"/>
            <w:hideMark/>
          </w:tcPr>
          <w:p w14:paraId="781520A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D93CC4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A11105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4BABE0A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1BD6F9E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213D0CF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57633D81" w14:textId="77777777" w:rsidTr="00A760AA">
        <w:trPr>
          <w:trHeight w:val="300"/>
        </w:trPr>
        <w:tc>
          <w:tcPr>
            <w:tcW w:w="3280" w:type="dxa"/>
            <w:noWrap/>
            <w:vAlign w:val="center"/>
            <w:hideMark/>
          </w:tcPr>
          <w:p w14:paraId="666723C8"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Allada-Toffo-Zè</w:t>
            </w:r>
          </w:p>
        </w:tc>
        <w:tc>
          <w:tcPr>
            <w:tcW w:w="780" w:type="dxa"/>
            <w:noWrap/>
            <w:vAlign w:val="center"/>
            <w:hideMark/>
          </w:tcPr>
          <w:p w14:paraId="1DD49DB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0B3BBE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A3BF31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805" w:type="dxa"/>
            <w:vAlign w:val="center"/>
            <w:hideMark/>
          </w:tcPr>
          <w:p w14:paraId="38E8B9D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532DD98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20FE508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3674C6CF" w14:textId="77777777" w:rsidTr="00A760AA">
        <w:trPr>
          <w:trHeight w:val="300"/>
        </w:trPr>
        <w:tc>
          <w:tcPr>
            <w:tcW w:w="3280" w:type="dxa"/>
            <w:noWrap/>
            <w:vAlign w:val="center"/>
            <w:hideMark/>
          </w:tcPr>
          <w:p w14:paraId="153B5322"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Ouidah-Kpomassè-Tori-Bossito</w:t>
            </w:r>
          </w:p>
        </w:tc>
        <w:tc>
          <w:tcPr>
            <w:tcW w:w="780" w:type="dxa"/>
            <w:noWrap/>
            <w:vAlign w:val="center"/>
            <w:hideMark/>
          </w:tcPr>
          <w:p w14:paraId="1FF10DF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DB111D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D0775C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723D033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29B1453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0B9797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212162C2" w14:textId="77777777" w:rsidTr="00A760AA">
        <w:trPr>
          <w:trHeight w:val="300"/>
        </w:trPr>
        <w:tc>
          <w:tcPr>
            <w:tcW w:w="3280" w:type="dxa"/>
            <w:noWrap/>
            <w:vAlign w:val="center"/>
            <w:hideMark/>
          </w:tcPr>
          <w:p w14:paraId="38FBB61C"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Borgou</w:t>
            </w:r>
          </w:p>
        </w:tc>
        <w:tc>
          <w:tcPr>
            <w:tcW w:w="780" w:type="dxa"/>
            <w:vAlign w:val="center"/>
            <w:hideMark/>
          </w:tcPr>
          <w:p w14:paraId="2B8631E1"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5634592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314E2EC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4</w:t>
            </w:r>
          </w:p>
        </w:tc>
        <w:tc>
          <w:tcPr>
            <w:tcW w:w="805" w:type="dxa"/>
            <w:vAlign w:val="center"/>
            <w:hideMark/>
          </w:tcPr>
          <w:p w14:paraId="1F644AF4"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659C25E4"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48</w:t>
            </w:r>
          </w:p>
        </w:tc>
        <w:tc>
          <w:tcPr>
            <w:tcW w:w="922" w:type="dxa"/>
            <w:vAlign w:val="center"/>
            <w:hideMark/>
          </w:tcPr>
          <w:p w14:paraId="32667EF6"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r>
      <w:tr w:rsidR="00954F98" w:rsidRPr="000E0F2B" w14:paraId="66B4337D" w14:textId="77777777" w:rsidTr="00A760AA">
        <w:trPr>
          <w:trHeight w:val="300"/>
        </w:trPr>
        <w:tc>
          <w:tcPr>
            <w:tcW w:w="3280" w:type="dxa"/>
            <w:noWrap/>
            <w:vAlign w:val="center"/>
            <w:hideMark/>
          </w:tcPr>
          <w:p w14:paraId="18D67995"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Bembèrèkè-Sinendé</w:t>
            </w:r>
          </w:p>
        </w:tc>
        <w:tc>
          <w:tcPr>
            <w:tcW w:w="780" w:type="dxa"/>
            <w:noWrap/>
            <w:vAlign w:val="center"/>
            <w:hideMark/>
          </w:tcPr>
          <w:p w14:paraId="7702F91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81A7E0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3B62E0C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5B5668F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1D05C5C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0181AC1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347421FE" w14:textId="77777777" w:rsidTr="00A760AA">
        <w:trPr>
          <w:trHeight w:val="300"/>
        </w:trPr>
        <w:tc>
          <w:tcPr>
            <w:tcW w:w="3280" w:type="dxa"/>
            <w:noWrap/>
            <w:vAlign w:val="center"/>
            <w:hideMark/>
          </w:tcPr>
          <w:p w14:paraId="2A283EA5"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N'Dali-Parakou</w:t>
            </w:r>
          </w:p>
        </w:tc>
        <w:tc>
          <w:tcPr>
            <w:tcW w:w="780" w:type="dxa"/>
            <w:noWrap/>
            <w:vAlign w:val="center"/>
            <w:hideMark/>
          </w:tcPr>
          <w:p w14:paraId="64F8050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19E5A32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19B0DF3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316F345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1237C9C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01444E1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2</w:t>
            </w:r>
          </w:p>
        </w:tc>
      </w:tr>
      <w:tr w:rsidR="00954F98" w:rsidRPr="000E0F2B" w14:paraId="1CC77C3F" w14:textId="77777777" w:rsidTr="00A760AA">
        <w:trPr>
          <w:trHeight w:val="300"/>
        </w:trPr>
        <w:tc>
          <w:tcPr>
            <w:tcW w:w="3280" w:type="dxa"/>
            <w:noWrap/>
            <w:vAlign w:val="center"/>
            <w:hideMark/>
          </w:tcPr>
          <w:p w14:paraId="6648E71D"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Nikki-kalalé-Pèrèrè</w:t>
            </w:r>
          </w:p>
        </w:tc>
        <w:tc>
          <w:tcPr>
            <w:tcW w:w="780" w:type="dxa"/>
            <w:noWrap/>
            <w:vAlign w:val="center"/>
            <w:hideMark/>
          </w:tcPr>
          <w:p w14:paraId="15D720B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90EA7C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246757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24148AA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431711C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6711466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17999F6D" w14:textId="77777777" w:rsidTr="00A760AA">
        <w:trPr>
          <w:trHeight w:val="300"/>
        </w:trPr>
        <w:tc>
          <w:tcPr>
            <w:tcW w:w="3280" w:type="dxa"/>
            <w:noWrap/>
            <w:vAlign w:val="center"/>
            <w:hideMark/>
          </w:tcPr>
          <w:p w14:paraId="2BF63CA7"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Tchaourou (ZS)</w:t>
            </w:r>
          </w:p>
        </w:tc>
        <w:tc>
          <w:tcPr>
            <w:tcW w:w="780" w:type="dxa"/>
            <w:noWrap/>
            <w:vAlign w:val="center"/>
            <w:hideMark/>
          </w:tcPr>
          <w:p w14:paraId="20819C4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275404F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D4F36A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42F12E2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3983E3C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3C56AA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1DA3B7A2" w14:textId="77777777" w:rsidTr="00A760AA">
        <w:trPr>
          <w:trHeight w:val="300"/>
        </w:trPr>
        <w:tc>
          <w:tcPr>
            <w:tcW w:w="3280" w:type="dxa"/>
            <w:noWrap/>
            <w:vAlign w:val="center"/>
            <w:hideMark/>
          </w:tcPr>
          <w:p w14:paraId="7B85DDC1"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Collines</w:t>
            </w:r>
          </w:p>
        </w:tc>
        <w:tc>
          <w:tcPr>
            <w:tcW w:w="780" w:type="dxa"/>
            <w:vAlign w:val="center"/>
            <w:hideMark/>
          </w:tcPr>
          <w:p w14:paraId="5999280D"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63A26D2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6941BF9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w:t>
            </w:r>
          </w:p>
        </w:tc>
        <w:tc>
          <w:tcPr>
            <w:tcW w:w="805" w:type="dxa"/>
            <w:vAlign w:val="center"/>
            <w:hideMark/>
          </w:tcPr>
          <w:p w14:paraId="1A5EEE14"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46E024EC"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36</w:t>
            </w:r>
          </w:p>
        </w:tc>
        <w:tc>
          <w:tcPr>
            <w:tcW w:w="922" w:type="dxa"/>
            <w:vAlign w:val="center"/>
            <w:hideMark/>
          </w:tcPr>
          <w:p w14:paraId="1FF5394B"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68D59F87" w14:textId="77777777" w:rsidTr="00A760AA">
        <w:trPr>
          <w:trHeight w:val="300"/>
        </w:trPr>
        <w:tc>
          <w:tcPr>
            <w:tcW w:w="3280" w:type="dxa"/>
            <w:noWrap/>
            <w:vAlign w:val="center"/>
            <w:hideMark/>
          </w:tcPr>
          <w:p w14:paraId="2CC87CF9"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Dassa-Glazoué</w:t>
            </w:r>
          </w:p>
        </w:tc>
        <w:tc>
          <w:tcPr>
            <w:tcW w:w="780" w:type="dxa"/>
            <w:noWrap/>
            <w:vAlign w:val="center"/>
            <w:hideMark/>
          </w:tcPr>
          <w:p w14:paraId="226F1C0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1B91E0A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6651AE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2FC6B3E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74F0EC3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59A34D3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5D314A2D" w14:textId="77777777" w:rsidTr="00A760AA">
        <w:trPr>
          <w:trHeight w:val="300"/>
        </w:trPr>
        <w:tc>
          <w:tcPr>
            <w:tcW w:w="3280" w:type="dxa"/>
            <w:noWrap/>
            <w:vAlign w:val="center"/>
            <w:hideMark/>
          </w:tcPr>
          <w:p w14:paraId="6655DD80"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Savalou-Bantè</w:t>
            </w:r>
          </w:p>
        </w:tc>
        <w:tc>
          <w:tcPr>
            <w:tcW w:w="780" w:type="dxa"/>
            <w:noWrap/>
            <w:vAlign w:val="center"/>
            <w:hideMark/>
          </w:tcPr>
          <w:p w14:paraId="071F611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9DBED1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524823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44A494E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78F0633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391B08E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12D327A9" w14:textId="77777777" w:rsidTr="00A760AA">
        <w:trPr>
          <w:trHeight w:val="300"/>
        </w:trPr>
        <w:tc>
          <w:tcPr>
            <w:tcW w:w="3280" w:type="dxa"/>
            <w:noWrap/>
            <w:vAlign w:val="center"/>
            <w:hideMark/>
          </w:tcPr>
          <w:p w14:paraId="46F78C65"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Savè-Ouèssè</w:t>
            </w:r>
          </w:p>
        </w:tc>
        <w:tc>
          <w:tcPr>
            <w:tcW w:w="780" w:type="dxa"/>
            <w:noWrap/>
            <w:vAlign w:val="center"/>
            <w:hideMark/>
          </w:tcPr>
          <w:p w14:paraId="21D1D5A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9FF6FF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27783FD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4B34CE8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43E4D5B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3CE75C7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7B2B18FB" w14:textId="77777777" w:rsidTr="00A760AA">
        <w:trPr>
          <w:trHeight w:val="300"/>
        </w:trPr>
        <w:tc>
          <w:tcPr>
            <w:tcW w:w="3280" w:type="dxa"/>
            <w:noWrap/>
            <w:vAlign w:val="center"/>
            <w:hideMark/>
          </w:tcPr>
          <w:p w14:paraId="49A53D7C"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Couffo</w:t>
            </w:r>
          </w:p>
        </w:tc>
        <w:tc>
          <w:tcPr>
            <w:tcW w:w="780" w:type="dxa"/>
            <w:vAlign w:val="center"/>
            <w:hideMark/>
          </w:tcPr>
          <w:p w14:paraId="633495A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735D750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635EFC62"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4E052506"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366A46D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24</w:t>
            </w:r>
          </w:p>
        </w:tc>
        <w:tc>
          <w:tcPr>
            <w:tcW w:w="922" w:type="dxa"/>
            <w:vAlign w:val="center"/>
            <w:hideMark/>
          </w:tcPr>
          <w:p w14:paraId="262BD8DB"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332411D5" w14:textId="77777777" w:rsidTr="00A760AA">
        <w:trPr>
          <w:trHeight w:val="300"/>
        </w:trPr>
        <w:tc>
          <w:tcPr>
            <w:tcW w:w="3280" w:type="dxa"/>
            <w:noWrap/>
            <w:vAlign w:val="center"/>
            <w:hideMark/>
          </w:tcPr>
          <w:p w14:paraId="3F6A43B4"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Aplahoué-Djakotomey-Dogbo</w:t>
            </w:r>
          </w:p>
        </w:tc>
        <w:tc>
          <w:tcPr>
            <w:tcW w:w="780" w:type="dxa"/>
            <w:noWrap/>
            <w:vAlign w:val="center"/>
            <w:hideMark/>
          </w:tcPr>
          <w:p w14:paraId="6AB4273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1C51F04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E7BB89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3B649EA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1E26DF1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5449ED5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7D10CFD4" w14:textId="77777777" w:rsidTr="00A760AA">
        <w:trPr>
          <w:trHeight w:val="300"/>
        </w:trPr>
        <w:tc>
          <w:tcPr>
            <w:tcW w:w="3280" w:type="dxa"/>
            <w:noWrap/>
            <w:vAlign w:val="center"/>
            <w:hideMark/>
          </w:tcPr>
          <w:p w14:paraId="09CCD453"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Klouékamè-Toviklin- Lalo</w:t>
            </w:r>
          </w:p>
        </w:tc>
        <w:tc>
          <w:tcPr>
            <w:tcW w:w="780" w:type="dxa"/>
            <w:noWrap/>
            <w:vAlign w:val="center"/>
            <w:hideMark/>
          </w:tcPr>
          <w:p w14:paraId="11FA339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69B087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4A0B5C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646AEA2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74A70B2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4764B21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472FB1B1" w14:textId="77777777" w:rsidTr="00A760AA">
        <w:trPr>
          <w:trHeight w:val="300"/>
        </w:trPr>
        <w:tc>
          <w:tcPr>
            <w:tcW w:w="3280" w:type="dxa"/>
            <w:noWrap/>
            <w:vAlign w:val="center"/>
            <w:hideMark/>
          </w:tcPr>
          <w:p w14:paraId="0901F00E"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Donga</w:t>
            </w:r>
          </w:p>
        </w:tc>
        <w:tc>
          <w:tcPr>
            <w:tcW w:w="780" w:type="dxa"/>
            <w:vAlign w:val="center"/>
            <w:hideMark/>
          </w:tcPr>
          <w:p w14:paraId="2A62FC4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32747281"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3859826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5CEB699A"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4E3F12C9"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24</w:t>
            </w:r>
          </w:p>
        </w:tc>
        <w:tc>
          <w:tcPr>
            <w:tcW w:w="922" w:type="dxa"/>
            <w:vAlign w:val="center"/>
            <w:hideMark/>
          </w:tcPr>
          <w:p w14:paraId="64C07AB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2883331C" w14:textId="77777777" w:rsidTr="00A760AA">
        <w:trPr>
          <w:trHeight w:val="300"/>
        </w:trPr>
        <w:tc>
          <w:tcPr>
            <w:tcW w:w="3280" w:type="dxa"/>
            <w:noWrap/>
            <w:vAlign w:val="center"/>
            <w:hideMark/>
          </w:tcPr>
          <w:p w14:paraId="0BC0A188"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Bassila (ZS)</w:t>
            </w:r>
          </w:p>
        </w:tc>
        <w:tc>
          <w:tcPr>
            <w:tcW w:w="780" w:type="dxa"/>
            <w:noWrap/>
            <w:vAlign w:val="center"/>
            <w:hideMark/>
          </w:tcPr>
          <w:p w14:paraId="780183C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D29F51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DAC2E0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516E7EB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16FFE09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7156C2F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123D39B3" w14:textId="77777777" w:rsidTr="00A760AA">
        <w:trPr>
          <w:trHeight w:val="300"/>
        </w:trPr>
        <w:tc>
          <w:tcPr>
            <w:tcW w:w="3280" w:type="dxa"/>
            <w:noWrap/>
            <w:vAlign w:val="center"/>
            <w:hideMark/>
          </w:tcPr>
          <w:p w14:paraId="4C4C92DC"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Djougou-Ouaké-Copargo</w:t>
            </w:r>
          </w:p>
        </w:tc>
        <w:tc>
          <w:tcPr>
            <w:tcW w:w="780" w:type="dxa"/>
            <w:noWrap/>
            <w:vAlign w:val="center"/>
            <w:hideMark/>
          </w:tcPr>
          <w:p w14:paraId="30AAEC0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282D5D7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6F66D24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569CDA6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5A73BD0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2528331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634BC24C" w14:textId="77777777" w:rsidTr="00A760AA">
        <w:trPr>
          <w:trHeight w:val="300"/>
        </w:trPr>
        <w:tc>
          <w:tcPr>
            <w:tcW w:w="3280" w:type="dxa"/>
            <w:noWrap/>
            <w:vAlign w:val="center"/>
            <w:hideMark/>
          </w:tcPr>
          <w:p w14:paraId="51DB45EB"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Littoral</w:t>
            </w:r>
          </w:p>
        </w:tc>
        <w:tc>
          <w:tcPr>
            <w:tcW w:w="780" w:type="dxa"/>
            <w:vAlign w:val="center"/>
            <w:hideMark/>
          </w:tcPr>
          <w:p w14:paraId="6416238F"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4</w:t>
            </w:r>
          </w:p>
        </w:tc>
        <w:tc>
          <w:tcPr>
            <w:tcW w:w="780" w:type="dxa"/>
            <w:vAlign w:val="center"/>
            <w:hideMark/>
          </w:tcPr>
          <w:p w14:paraId="405F00F6"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17B4B94F"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0B35BA4F"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5</w:t>
            </w:r>
          </w:p>
        </w:tc>
        <w:tc>
          <w:tcPr>
            <w:tcW w:w="780" w:type="dxa"/>
            <w:vAlign w:val="center"/>
            <w:hideMark/>
          </w:tcPr>
          <w:p w14:paraId="27391B6D"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48</w:t>
            </w:r>
          </w:p>
        </w:tc>
        <w:tc>
          <w:tcPr>
            <w:tcW w:w="922" w:type="dxa"/>
            <w:vAlign w:val="center"/>
            <w:hideMark/>
          </w:tcPr>
          <w:p w14:paraId="54DDFD5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r>
      <w:tr w:rsidR="00954F98" w:rsidRPr="000E0F2B" w14:paraId="4EF118E1" w14:textId="77777777" w:rsidTr="00A760AA">
        <w:trPr>
          <w:trHeight w:val="300"/>
        </w:trPr>
        <w:tc>
          <w:tcPr>
            <w:tcW w:w="3280" w:type="dxa"/>
            <w:noWrap/>
            <w:vAlign w:val="center"/>
            <w:hideMark/>
          </w:tcPr>
          <w:p w14:paraId="6C69CE73"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Cotonou 1-Cotonou 4</w:t>
            </w:r>
          </w:p>
        </w:tc>
        <w:tc>
          <w:tcPr>
            <w:tcW w:w="780" w:type="dxa"/>
            <w:noWrap/>
            <w:vAlign w:val="center"/>
            <w:hideMark/>
          </w:tcPr>
          <w:p w14:paraId="322200B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5D8379A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17DFB6F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805" w:type="dxa"/>
            <w:vAlign w:val="center"/>
            <w:hideMark/>
          </w:tcPr>
          <w:p w14:paraId="7C7B08C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170BCAF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3A75A96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2C5C06A6" w14:textId="77777777" w:rsidTr="00A760AA">
        <w:trPr>
          <w:trHeight w:val="300"/>
        </w:trPr>
        <w:tc>
          <w:tcPr>
            <w:tcW w:w="3280" w:type="dxa"/>
            <w:noWrap/>
            <w:vAlign w:val="center"/>
            <w:hideMark/>
          </w:tcPr>
          <w:p w14:paraId="1254539F"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Cotonou 2-Cotonou 3</w:t>
            </w:r>
          </w:p>
        </w:tc>
        <w:tc>
          <w:tcPr>
            <w:tcW w:w="780" w:type="dxa"/>
            <w:noWrap/>
            <w:vAlign w:val="center"/>
            <w:hideMark/>
          </w:tcPr>
          <w:p w14:paraId="4818B31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769C036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A3C46A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556FA81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3791883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6523E02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524CE35A" w14:textId="77777777" w:rsidTr="00A760AA">
        <w:trPr>
          <w:trHeight w:val="300"/>
        </w:trPr>
        <w:tc>
          <w:tcPr>
            <w:tcW w:w="3280" w:type="dxa"/>
            <w:noWrap/>
            <w:vAlign w:val="center"/>
            <w:hideMark/>
          </w:tcPr>
          <w:p w14:paraId="6177E226"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Cotonou 5</w:t>
            </w:r>
          </w:p>
        </w:tc>
        <w:tc>
          <w:tcPr>
            <w:tcW w:w="780" w:type="dxa"/>
            <w:noWrap/>
            <w:vAlign w:val="center"/>
            <w:hideMark/>
          </w:tcPr>
          <w:p w14:paraId="4F2BAF7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9F70BA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5879C1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805" w:type="dxa"/>
            <w:vAlign w:val="center"/>
            <w:hideMark/>
          </w:tcPr>
          <w:p w14:paraId="6E7C6A6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2</w:t>
            </w:r>
          </w:p>
        </w:tc>
        <w:tc>
          <w:tcPr>
            <w:tcW w:w="780" w:type="dxa"/>
            <w:vAlign w:val="center"/>
            <w:hideMark/>
          </w:tcPr>
          <w:p w14:paraId="360A22D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3DE6977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40F5F095" w14:textId="77777777" w:rsidTr="00A760AA">
        <w:trPr>
          <w:trHeight w:val="300"/>
        </w:trPr>
        <w:tc>
          <w:tcPr>
            <w:tcW w:w="3280" w:type="dxa"/>
            <w:noWrap/>
            <w:vAlign w:val="center"/>
            <w:hideMark/>
          </w:tcPr>
          <w:p w14:paraId="6ABAE5F5"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Cotonou 6</w:t>
            </w:r>
          </w:p>
        </w:tc>
        <w:tc>
          <w:tcPr>
            <w:tcW w:w="780" w:type="dxa"/>
            <w:noWrap/>
            <w:vAlign w:val="center"/>
            <w:hideMark/>
          </w:tcPr>
          <w:p w14:paraId="1F14E84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2</w:t>
            </w:r>
          </w:p>
        </w:tc>
        <w:tc>
          <w:tcPr>
            <w:tcW w:w="780" w:type="dxa"/>
            <w:noWrap/>
            <w:vAlign w:val="center"/>
            <w:hideMark/>
          </w:tcPr>
          <w:p w14:paraId="001FEAC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37F696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29FA7CD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2</w:t>
            </w:r>
          </w:p>
        </w:tc>
        <w:tc>
          <w:tcPr>
            <w:tcW w:w="780" w:type="dxa"/>
            <w:vAlign w:val="center"/>
            <w:hideMark/>
          </w:tcPr>
          <w:p w14:paraId="09941AB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1D2042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2</w:t>
            </w:r>
          </w:p>
        </w:tc>
      </w:tr>
      <w:tr w:rsidR="00954F98" w:rsidRPr="000E0F2B" w14:paraId="12E055D5" w14:textId="77777777" w:rsidTr="00A760AA">
        <w:trPr>
          <w:trHeight w:val="300"/>
        </w:trPr>
        <w:tc>
          <w:tcPr>
            <w:tcW w:w="3280" w:type="dxa"/>
            <w:noWrap/>
            <w:vAlign w:val="center"/>
            <w:hideMark/>
          </w:tcPr>
          <w:p w14:paraId="361B689C"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Mono</w:t>
            </w:r>
          </w:p>
        </w:tc>
        <w:tc>
          <w:tcPr>
            <w:tcW w:w="780" w:type="dxa"/>
            <w:vAlign w:val="center"/>
            <w:hideMark/>
          </w:tcPr>
          <w:p w14:paraId="5488F266"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24C82912"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2DDC4E3D"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77B2449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0CFD3051"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24</w:t>
            </w:r>
          </w:p>
        </w:tc>
        <w:tc>
          <w:tcPr>
            <w:tcW w:w="922" w:type="dxa"/>
            <w:vAlign w:val="center"/>
            <w:hideMark/>
          </w:tcPr>
          <w:p w14:paraId="68334B65"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1792DF5D" w14:textId="77777777" w:rsidTr="00A760AA">
        <w:trPr>
          <w:trHeight w:val="300"/>
        </w:trPr>
        <w:tc>
          <w:tcPr>
            <w:tcW w:w="3280" w:type="dxa"/>
            <w:noWrap/>
            <w:vAlign w:val="center"/>
            <w:hideMark/>
          </w:tcPr>
          <w:p w14:paraId="434994AF"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Comè-Grand popo-Houèyogbé-Bopa</w:t>
            </w:r>
          </w:p>
        </w:tc>
        <w:tc>
          <w:tcPr>
            <w:tcW w:w="780" w:type="dxa"/>
            <w:noWrap/>
            <w:vAlign w:val="center"/>
            <w:hideMark/>
          </w:tcPr>
          <w:p w14:paraId="78D9E24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9CA9C6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4CDFEB5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45538DF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317938A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27E6FC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081D9170" w14:textId="77777777" w:rsidTr="00A760AA">
        <w:trPr>
          <w:trHeight w:val="300"/>
        </w:trPr>
        <w:tc>
          <w:tcPr>
            <w:tcW w:w="3280" w:type="dxa"/>
            <w:noWrap/>
            <w:vAlign w:val="center"/>
            <w:hideMark/>
          </w:tcPr>
          <w:p w14:paraId="788FC3DB"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Lokossa-Athiémè</w:t>
            </w:r>
          </w:p>
        </w:tc>
        <w:tc>
          <w:tcPr>
            <w:tcW w:w="780" w:type="dxa"/>
            <w:noWrap/>
            <w:vAlign w:val="center"/>
            <w:hideMark/>
          </w:tcPr>
          <w:p w14:paraId="3E5996E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DFFF15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2EDB72E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33D2B90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3611A14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5D65092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4B105FD2" w14:textId="77777777" w:rsidTr="00A760AA">
        <w:trPr>
          <w:trHeight w:val="300"/>
        </w:trPr>
        <w:tc>
          <w:tcPr>
            <w:tcW w:w="3280" w:type="dxa"/>
            <w:noWrap/>
            <w:vAlign w:val="center"/>
            <w:hideMark/>
          </w:tcPr>
          <w:p w14:paraId="71612EDB"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Oueme</w:t>
            </w:r>
          </w:p>
        </w:tc>
        <w:tc>
          <w:tcPr>
            <w:tcW w:w="780" w:type="dxa"/>
            <w:vAlign w:val="center"/>
            <w:hideMark/>
          </w:tcPr>
          <w:p w14:paraId="384F781A"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5BBF50B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55876892"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805" w:type="dxa"/>
            <w:vAlign w:val="center"/>
            <w:hideMark/>
          </w:tcPr>
          <w:p w14:paraId="46C393D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5</w:t>
            </w:r>
          </w:p>
        </w:tc>
        <w:tc>
          <w:tcPr>
            <w:tcW w:w="780" w:type="dxa"/>
            <w:vAlign w:val="center"/>
            <w:hideMark/>
          </w:tcPr>
          <w:p w14:paraId="580A662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36</w:t>
            </w:r>
          </w:p>
        </w:tc>
        <w:tc>
          <w:tcPr>
            <w:tcW w:w="922" w:type="dxa"/>
            <w:vAlign w:val="center"/>
            <w:hideMark/>
          </w:tcPr>
          <w:p w14:paraId="21FEE7D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2CF281F1" w14:textId="77777777" w:rsidTr="00A760AA">
        <w:trPr>
          <w:trHeight w:val="300"/>
        </w:trPr>
        <w:tc>
          <w:tcPr>
            <w:tcW w:w="3280" w:type="dxa"/>
            <w:noWrap/>
            <w:vAlign w:val="center"/>
            <w:hideMark/>
          </w:tcPr>
          <w:p w14:paraId="4E38D0C8"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Adjohoun-Bonou-Dangbo</w:t>
            </w:r>
          </w:p>
        </w:tc>
        <w:tc>
          <w:tcPr>
            <w:tcW w:w="780" w:type="dxa"/>
            <w:noWrap/>
            <w:vAlign w:val="center"/>
            <w:hideMark/>
          </w:tcPr>
          <w:p w14:paraId="74AE6C2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278432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3AB4018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26ACAA1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4906C1D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23486FB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36AA92FB" w14:textId="77777777" w:rsidTr="00A760AA">
        <w:trPr>
          <w:trHeight w:val="300"/>
        </w:trPr>
        <w:tc>
          <w:tcPr>
            <w:tcW w:w="3280" w:type="dxa"/>
            <w:noWrap/>
            <w:vAlign w:val="center"/>
            <w:hideMark/>
          </w:tcPr>
          <w:p w14:paraId="6E6FD8CF"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Akpro-missérété-Avrankou-Adjarra</w:t>
            </w:r>
          </w:p>
        </w:tc>
        <w:tc>
          <w:tcPr>
            <w:tcW w:w="780" w:type="dxa"/>
            <w:noWrap/>
            <w:vAlign w:val="center"/>
            <w:hideMark/>
          </w:tcPr>
          <w:p w14:paraId="53DD6A5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0468B0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D4FDD6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805" w:type="dxa"/>
            <w:vAlign w:val="center"/>
            <w:hideMark/>
          </w:tcPr>
          <w:p w14:paraId="5BECFD00"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vAlign w:val="center"/>
            <w:hideMark/>
          </w:tcPr>
          <w:p w14:paraId="2DB2C14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3DAD267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735EBCA1" w14:textId="77777777" w:rsidTr="00A760AA">
        <w:trPr>
          <w:trHeight w:val="300"/>
        </w:trPr>
        <w:tc>
          <w:tcPr>
            <w:tcW w:w="3280" w:type="dxa"/>
            <w:noWrap/>
            <w:vAlign w:val="center"/>
            <w:hideMark/>
          </w:tcPr>
          <w:p w14:paraId="48D56D8B"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Porto-Novo-Sèmè-kpodji-Aguégués</w:t>
            </w:r>
          </w:p>
        </w:tc>
        <w:tc>
          <w:tcPr>
            <w:tcW w:w="780" w:type="dxa"/>
            <w:noWrap/>
            <w:vAlign w:val="center"/>
            <w:hideMark/>
          </w:tcPr>
          <w:p w14:paraId="3ED8367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7AEBD0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noWrap/>
            <w:vAlign w:val="center"/>
            <w:hideMark/>
          </w:tcPr>
          <w:p w14:paraId="5595FBF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805" w:type="dxa"/>
            <w:vAlign w:val="center"/>
            <w:hideMark/>
          </w:tcPr>
          <w:p w14:paraId="75F152A8"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3</w:t>
            </w:r>
          </w:p>
        </w:tc>
        <w:tc>
          <w:tcPr>
            <w:tcW w:w="780" w:type="dxa"/>
            <w:vAlign w:val="center"/>
            <w:hideMark/>
          </w:tcPr>
          <w:p w14:paraId="45FCDBE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08C59D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3E49184F" w14:textId="77777777" w:rsidTr="00A760AA">
        <w:trPr>
          <w:trHeight w:val="300"/>
        </w:trPr>
        <w:tc>
          <w:tcPr>
            <w:tcW w:w="3280" w:type="dxa"/>
            <w:noWrap/>
            <w:vAlign w:val="center"/>
            <w:hideMark/>
          </w:tcPr>
          <w:p w14:paraId="1477698C"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Plateau</w:t>
            </w:r>
          </w:p>
        </w:tc>
        <w:tc>
          <w:tcPr>
            <w:tcW w:w="780" w:type="dxa"/>
            <w:vAlign w:val="center"/>
            <w:hideMark/>
          </w:tcPr>
          <w:p w14:paraId="4418D97B"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085C115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4F10E46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56183CE8"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7AE56E2A"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24</w:t>
            </w:r>
          </w:p>
        </w:tc>
        <w:tc>
          <w:tcPr>
            <w:tcW w:w="922" w:type="dxa"/>
            <w:vAlign w:val="center"/>
            <w:hideMark/>
          </w:tcPr>
          <w:p w14:paraId="4EC031F3"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78B404E1" w14:textId="77777777" w:rsidTr="00A760AA">
        <w:trPr>
          <w:trHeight w:val="300"/>
        </w:trPr>
        <w:tc>
          <w:tcPr>
            <w:tcW w:w="3280" w:type="dxa"/>
            <w:noWrap/>
            <w:vAlign w:val="center"/>
            <w:hideMark/>
          </w:tcPr>
          <w:p w14:paraId="15367128"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Pobè-Kétou-Adja-ouèrè</w:t>
            </w:r>
          </w:p>
        </w:tc>
        <w:tc>
          <w:tcPr>
            <w:tcW w:w="780" w:type="dxa"/>
            <w:noWrap/>
            <w:vAlign w:val="center"/>
            <w:hideMark/>
          </w:tcPr>
          <w:p w14:paraId="649FD8E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635214A6"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5EEF1D9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164FECC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133C230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0517AF7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226FE469" w14:textId="77777777" w:rsidTr="00A760AA">
        <w:trPr>
          <w:trHeight w:val="300"/>
        </w:trPr>
        <w:tc>
          <w:tcPr>
            <w:tcW w:w="3280" w:type="dxa"/>
            <w:noWrap/>
            <w:vAlign w:val="center"/>
            <w:hideMark/>
          </w:tcPr>
          <w:p w14:paraId="2D2C2DF7"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Sakété-Ifangni</w:t>
            </w:r>
          </w:p>
        </w:tc>
        <w:tc>
          <w:tcPr>
            <w:tcW w:w="780" w:type="dxa"/>
            <w:noWrap/>
            <w:vAlign w:val="center"/>
            <w:hideMark/>
          </w:tcPr>
          <w:p w14:paraId="12EC2AE2"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935E4E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39AA88F"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0F417CD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5E5E5C5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6508ECC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7FBA8FF5" w14:textId="77777777" w:rsidTr="00A760AA">
        <w:trPr>
          <w:trHeight w:val="300"/>
        </w:trPr>
        <w:tc>
          <w:tcPr>
            <w:tcW w:w="3280" w:type="dxa"/>
            <w:noWrap/>
            <w:vAlign w:val="center"/>
            <w:hideMark/>
          </w:tcPr>
          <w:p w14:paraId="399A5561" w14:textId="77777777" w:rsidR="00954F98" w:rsidRPr="000E0F2B" w:rsidRDefault="00954F98" w:rsidP="00A760AA">
            <w:pPr>
              <w:spacing w:line="360" w:lineRule="auto"/>
              <w:jc w:val="both"/>
              <w:rPr>
                <w:rFonts w:ascii="Calibri" w:hAnsi="Calibri"/>
                <w:b/>
                <w:bCs/>
                <w:color w:val="000000"/>
                <w:sz w:val="20"/>
                <w:szCs w:val="20"/>
                <w:lang w:eastAsia="en-US"/>
              </w:rPr>
            </w:pPr>
            <w:r w:rsidRPr="000E0F2B">
              <w:rPr>
                <w:rFonts w:ascii="Calibri" w:hAnsi="Calibri"/>
                <w:b/>
                <w:bCs/>
                <w:color w:val="000000"/>
                <w:sz w:val="20"/>
                <w:szCs w:val="20"/>
                <w:lang w:eastAsia="en-US"/>
              </w:rPr>
              <w:t>Zou</w:t>
            </w:r>
          </w:p>
        </w:tc>
        <w:tc>
          <w:tcPr>
            <w:tcW w:w="780" w:type="dxa"/>
            <w:vAlign w:val="center"/>
            <w:hideMark/>
          </w:tcPr>
          <w:p w14:paraId="70CA3DC8"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19B10FC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w:t>
            </w:r>
          </w:p>
        </w:tc>
        <w:tc>
          <w:tcPr>
            <w:tcW w:w="780" w:type="dxa"/>
            <w:vAlign w:val="center"/>
            <w:hideMark/>
          </w:tcPr>
          <w:p w14:paraId="38B805E9"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w:t>
            </w:r>
          </w:p>
        </w:tc>
        <w:tc>
          <w:tcPr>
            <w:tcW w:w="805" w:type="dxa"/>
            <w:vAlign w:val="center"/>
            <w:hideMark/>
          </w:tcPr>
          <w:p w14:paraId="06C79EB4"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c>
          <w:tcPr>
            <w:tcW w:w="780" w:type="dxa"/>
            <w:vAlign w:val="center"/>
            <w:hideMark/>
          </w:tcPr>
          <w:p w14:paraId="332017D0"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36</w:t>
            </w:r>
          </w:p>
        </w:tc>
        <w:tc>
          <w:tcPr>
            <w:tcW w:w="922" w:type="dxa"/>
            <w:vAlign w:val="center"/>
            <w:hideMark/>
          </w:tcPr>
          <w:p w14:paraId="713E57C8"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0</w:t>
            </w:r>
          </w:p>
        </w:tc>
      </w:tr>
      <w:tr w:rsidR="00954F98" w:rsidRPr="000E0F2B" w14:paraId="0DE52161" w14:textId="77777777" w:rsidTr="00A760AA">
        <w:trPr>
          <w:trHeight w:val="300"/>
        </w:trPr>
        <w:tc>
          <w:tcPr>
            <w:tcW w:w="3280" w:type="dxa"/>
            <w:noWrap/>
            <w:vAlign w:val="center"/>
            <w:hideMark/>
          </w:tcPr>
          <w:p w14:paraId="3331B765"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Bohicon-Za-kpota-Zogbodomey</w:t>
            </w:r>
          </w:p>
        </w:tc>
        <w:tc>
          <w:tcPr>
            <w:tcW w:w="780" w:type="dxa"/>
            <w:noWrap/>
            <w:vAlign w:val="center"/>
            <w:hideMark/>
          </w:tcPr>
          <w:p w14:paraId="15556E3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972FE1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1B8B843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805" w:type="dxa"/>
            <w:vAlign w:val="center"/>
            <w:hideMark/>
          </w:tcPr>
          <w:p w14:paraId="525BF81D"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2D4A4AF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162B1584"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774FB442" w14:textId="77777777" w:rsidTr="00A760AA">
        <w:trPr>
          <w:trHeight w:val="300"/>
        </w:trPr>
        <w:tc>
          <w:tcPr>
            <w:tcW w:w="3280" w:type="dxa"/>
            <w:noWrap/>
            <w:vAlign w:val="center"/>
            <w:hideMark/>
          </w:tcPr>
          <w:p w14:paraId="2A3E3119"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lastRenderedPageBreak/>
              <w:t>Covè-Zagnanado-Ouinhi</w:t>
            </w:r>
          </w:p>
        </w:tc>
        <w:tc>
          <w:tcPr>
            <w:tcW w:w="780" w:type="dxa"/>
            <w:noWrap/>
            <w:vAlign w:val="center"/>
            <w:hideMark/>
          </w:tcPr>
          <w:p w14:paraId="2EEE620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0A336723"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noWrap/>
            <w:vAlign w:val="center"/>
            <w:hideMark/>
          </w:tcPr>
          <w:p w14:paraId="71084CDB"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vAlign w:val="center"/>
            <w:hideMark/>
          </w:tcPr>
          <w:p w14:paraId="66794EA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vAlign w:val="center"/>
            <w:hideMark/>
          </w:tcPr>
          <w:p w14:paraId="56CBB92E"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608C095A"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33B866DE" w14:textId="77777777" w:rsidTr="00A760AA">
        <w:trPr>
          <w:trHeight w:val="315"/>
        </w:trPr>
        <w:tc>
          <w:tcPr>
            <w:tcW w:w="3280" w:type="dxa"/>
            <w:tcBorders>
              <w:top w:val="nil"/>
              <w:left w:val="nil"/>
              <w:bottom w:val="single" w:sz="12" w:space="0" w:color="385623"/>
              <w:right w:val="nil"/>
            </w:tcBorders>
            <w:noWrap/>
            <w:vAlign w:val="center"/>
            <w:hideMark/>
          </w:tcPr>
          <w:p w14:paraId="47C33DC4" w14:textId="77777777" w:rsidR="00954F98" w:rsidRPr="000E0F2B" w:rsidRDefault="00954F98" w:rsidP="00A760AA">
            <w:pPr>
              <w:spacing w:line="360" w:lineRule="auto"/>
              <w:jc w:val="both"/>
              <w:rPr>
                <w:rFonts w:ascii="Calibri" w:hAnsi="Calibri"/>
                <w:color w:val="000000"/>
                <w:sz w:val="20"/>
                <w:szCs w:val="20"/>
                <w:lang w:eastAsia="en-US"/>
              </w:rPr>
            </w:pPr>
            <w:r w:rsidRPr="000E0F2B">
              <w:rPr>
                <w:rFonts w:ascii="Calibri" w:hAnsi="Calibri"/>
                <w:color w:val="000000"/>
                <w:sz w:val="20"/>
                <w:szCs w:val="20"/>
                <w:lang w:eastAsia="en-US"/>
              </w:rPr>
              <w:t>Djidja-Abomey-Agbangnizoun</w:t>
            </w:r>
          </w:p>
        </w:tc>
        <w:tc>
          <w:tcPr>
            <w:tcW w:w="780" w:type="dxa"/>
            <w:tcBorders>
              <w:top w:val="nil"/>
              <w:left w:val="nil"/>
              <w:bottom w:val="single" w:sz="12" w:space="0" w:color="385623"/>
              <w:right w:val="nil"/>
            </w:tcBorders>
            <w:noWrap/>
            <w:vAlign w:val="center"/>
            <w:hideMark/>
          </w:tcPr>
          <w:p w14:paraId="2825505C"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tcBorders>
              <w:top w:val="nil"/>
              <w:left w:val="nil"/>
              <w:bottom w:val="single" w:sz="12" w:space="0" w:color="385623"/>
              <w:right w:val="nil"/>
            </w:tcBorders>
            <w:noWrap/>
            <w:vAlign w:val="center"/>
            <w:hideMark/>
          </w:tcPr>
          <w:p w14:paraId="3A88B03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780" w:type="dxa"/>
            <w:tcBorders>
              <w:top w:val="nil"/>
              <w:left w:val="nil"/>
              <w:bottom w:val="single" w:sz="12" w:space="0" w:color="385623"/>
              <w:right w:val="nil"/>
            </w:tcBorders>
            <w:noWrap/>
            <w:vAlign w:val="center"/>
            <w:hideMark/>
          </w:tcPr>
          <w:p w14:paraId="28DC0851"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w:t>
            </w:r>
          </w:p>
        </w:tc>
        <w:tc>
          <w:tcPr>
            <w:tcW w:w="805" w:type="dxa"/>
            <w:tcBorders>
              <w:top w:val="nil"/>
              <w:left w:val="nil"/>
              <w:bottom w:val="single" w:sz="12" w:space="0" w:color="385623"/>
              <w:right w:val="nil"/>
            </w:tcBorders>
            <w:vAlign w:val="center"/>
            <w:hideMark/>
          </w:tcPr>
          <w:p w14:paraId="1C37CDF7"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c>
          <w:tcPr>
            <w:tcW w:w="780" w:type="dxa"/>
            <w:tcBorders>
              <w:top w:val="nil"/>
              <w:left w:val="nil"/>
              <w:bottom w:val="single" w:sz="12" w:space="0" w:color="385623"/>
              <w:right w:val="nil"/>
            </w:tcBorders>
            <w:vAlign w:val="center"/>
            <w:hideMark/>
          </w:tcPr>
          <w:p w14:paraId="23E53B99"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12</w:t>
            </w:r>
          </w:p>
        </w:tc>
        <w:tc>
          <w:tcPr>
            <w:tcW w:w="922" w:type="dxa"/>
            <w:vAlign w:val="center"/>
            <w:hideMark/>
          </w:tcPr>
          <w:p w14:paraId="2C2C1F45" w14:textId="77777777" w:rsidR="00954F98" w:rsidRPr="000E0F2B" w:rsidRDefault="00954F98" w:rsidP="00A760AA">
            <w:pPr>
              <w:spacing w:line="360" w:lineRule="auto"/>
              <w:jc w:val="center"/>
              <w:rPr>
                <w:rFonts w:ascii="Calibri" w:hAnsi="Calibri"/>
                <w:color w:val="000000"/>
                <w:sz w:val="18"/>
                <w:szCs w:val="18"/>
                <w:lang w:eastAsia="en-US"/>
              </w:rPr>
            </w:pPr>
            <w:r w:rsidRPr="000E0F2B">
              <w:rPr>
                <w:rFonts w:ascii="Calibri" w:hAnsi="Calibri"/>
                <w:color w:val="000000"/>
                <w:sz w:val="18"/>
                <w:szCs w:val="18"/>
                <w:lang w:eastAsia="en-US"/>
              </w:rPr>
              <w:t>0</w:t>
            </w:r>
          </w:p>
        </w:tc>
      </w:tr>
      <w:tr w:rsidR="00954F98" w:rsidRPr="000E0F2B" w14:paraId="6B5B3882" w14:textId="77777777" w:rsidTr="00A760AA">
        <w:trPr>
          <w:trHeight w:val="330"/>
        </w:trPr>
        <w:tc>
          <w:tcPr>
            <w:tcW w:w="3280" w:type="dxa"/>
            <w:tcBorders>
              <w:top w:val="single" w:sz="12" w:space="0" w:color="006600"/>
              <w:left w:val="nil"/>
              <w:bottom w:val="single" w:sz="12" w:space="0" w:color="006600"/>
              <w:right w:val="nil"/>
            </w:tcBorders>
            <w:noWrap/>
            <w:vAlign w:val="center"/>
            <w:hideMark/>
          </w:tcPr>
          <w:p w14:paraId="444F3375" w14:textId="77777777" w:rsidR="00954F98" w:rsidRPr="000E0F2B" w:rsidRDefault="00954F98" w:rsidP="00A760AA">
            <w:pPr>
              <w:spacing w:line="360" w:lineRule="auto"/>
              <w:rPr>
                <w:b/>
                <w:bCs/>
                <w:color w:val="000000"/>
                <w:sz w:val="18"/>
                <w:szCs w:val="18"/>
                <w:lang w:eastAsia="en-US"/>
              </w:rPr>
            </w:pPr>
            <w:r w:rsidRPr="000E0F2B">
              <w:rPr>
                <w:b/>
                <w:bCs/>
                <w:color w:val="000000"/>
                <w:sz w:val="18"/>
                <w:szCs w:val="18"/>
                <w:lang w:eastAsia="en-US"/>
              </w:rPr>
              <w:t>Bénin</w:t>
            </w:r>
          </w:p>
        </w:tc>
        <w:tc>
          <w:tcPr>
            <w:tcW w:w="780" w:type="dxa"/>
            <w:tcBorders>
              <w:top w:val="single" w:sz="12" w:space="0" w:color="006600"/>
              <w:left w:val="nil"/>
              <w:bottom w:val="single" w:sz="12" w:space="0" w:color="006600"/>
              <w:right w:val="nil"/>
            </w:tcBorders>
            <w:noWrap/>
            <w:vAlign w:val="center"/>
            <w:hideMark/>
          </w:tcPr>
          <w:p w14:paraId="2D75DD0E"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5</w:t>
            </w:r>
          </w:p>
        </w:tc>
        <w:tc>
          <w:tcPr>
            <w:tcW w:w="780" w:type="dxa"/>
            <w:tcBorders>
              <w:top w:val="single" w:sz="12" w:space="0" w:color="006600"/>
              <w:left w:val="nil"/>
              <w:bottom w:val="single" w:sz="12" w:space="0" w:color="006600"/>
              <w:right w:val="nil"/>
            </w:tcBorders>
            <w:noWrap/>
            <w:vAlign w:val="center"/>
            <w:hideMark/>
          </w:tcPr>
          <w:p w14:paraId="1DAE3BDA"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6</w:t>
            </w:r>
          </w:p>
        </w:tc>
        <w:tc>
          <w:tcPr>
            <w:tcW w:w="780" w:type="dxa"/>
            <w:tcBorders>
              <w:top w:val="single" w:sz="12" w:space="0" w:color="006600"/>
              <w:left w:val="nil"/>
              <w:bottom w:val="single" w:sz="12" w:space="0" w:color="006600"/>
              <w:right w:val="nil"/>
            </w:tcBorders>
            <w:noWrap/>
            <w:vAlign w:val="center"/>
            <w:hideMark/>
          </w:tcPr>
          <w:p w14:paraId="403AE4E6"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28</w:t>
            </w:r>
          </w:p>
        </w:tc>
        <w:tc>
          <w:tcPr>
            <w:tcW w:w="805" w:type="dxa"/>
            <w:tcBorders>
              <w:top w:val="single" w:sz="12" w:space="0" w:color="006600"/>
              <w:left w:val="nil"/>
              <w:bottom w:val="single" w:sz="12" w:space="0" w:color="006600"/>
              <w:right w:val="nil"/>
            </w:tcBorders>
            <w:noWrap/>
            <w:vAlign w:val="center"/>
            <w:hideMark/>
          </w:tcPr>
          <w:p w14:paraId="2E6C2911"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18</w:t>
            </w:r>
          </w:p>
        </w:tc>
        <w:tc>
          <w:tcPr>
            <w:tcW w:w="780" w:type="dxa"/>
            <w:tcBorders>
              <w:top w:val="single" w:sz="12" w:space="0" w:color="006600"/>
              <w:left w:val="nil"/>
              <w:bottom w:val="single" w:sz="12" w:space="0" w:color="006600"/>
              <w:right w:val="nil"/>
            </w:tcBorders>
            <w:noWrap/>
            <w:vAlign w:val="center"/>
            <w:hideMark/>
          </w:tcPr>
          <w:p w14:paraId="06703F08"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408</w:t>
            </w:r>
          </w:p>
        </w:tc>
        <w:tc>
          <w:tcPr>
            <w:tcW w:w="922" w:type="dxa"/>
            <w:tcBorders>
              <w:top w:val="single" w:sz="12" w:space="0" w:color="006600"/>
              <w:left w:val="nil"/>
              <w:bottom w:val="single" w:sz="12" w:space="0" w:color="006600"/>
              <w:right w:val="nil"/>
            </w:tcBorders>
            <w:noWrap/>
            <w:vAlign w:val="center"/>
            <w:hideMark/>
          </w:tcPr>
          <w:p w14:paraId="1B2EBED2" w14:textId="77777777" w:rsidR="00954F98" w:rsidRPr="000E0F2B" w:rsidRDefault="00954F98" w:rsidP="00A760AA">
            <w:pPr>
              <w:spacing w:line="360" w:lineRule="auto"/>
              <w:jc w:val="center"/>
              <w:rPr>
                <w:b/>
                <w:bCs/>
                <w:color w:val="000000"/>
                <w:sz w:val="18"/>
                <w:szCs w:val="18"/>
                <w:lang w:eastAsia="en-US"/>
              </w:rPr>
            </w:pPr>
            <w:r w:rsidRPr="000E0F2B">
              <w:rPr>
                <w:b/>
                <w:bCs/>
                <w:color w:val="000000"/>
                <w:sz w:val="18"/>
                <w:szCs w:val="18"/>
                <w:lang w:eastAsia="en-US"/>
              </w:rPr>
              <w:t>4</w:t>
            </w:r>
          </w:p>
        </w:tc>
      </w:tr>
    </w:tbl>
    <w:p w14:paraId="2593B23D" w14:textId="77777777" w:rsidR="00954F98" w:rsidRPr="0094639A" w:rsidRDefault="00954F98" w:rsidP="00954F98">
      <w:pPr>
        <w:tabs>
          <w:tab w:val="left" w:pos="1066"/>
        </w:tabs>
        <w:spacing w:after="240" w:line="360" w:lineRule="auto"/>
        <w:jc w:val="both"/>
        <w:rPr>
          <w:sz w:val="20"/>
          <w:szCs w:val="20"/>
        </w:rPr>
      </w:pPr>
      <w:r w:rsidRPr="0094639A">
        <w:rPr>
          <w:b/>
          <w:sz w:val="20"/>
          <w:szCs w:val="20"/>
          <w:u w:val="single"/>
        </w:rPr>
        <w:t>Source</w:t>
      </w:r>
      <w:r w:rsidRPr="0094639A">
        <w:rPr>
          <w:sz w:val="20"/>
          <w:szCs w:val="20"/>
        </w:rPr>
        <w:t> : d’après données d’enquêtes aux près des institutions de formation</w:t>
      </w:r>
    </w:p>
    <w:p w14:paraId="2E298DED" w14:textId="77777777" w:rsidR="00954F98" w:rsidRPr="000E0F2B" w:rsidRDefault="00954F98" w:rsidP="00954F98">
      <w:pPr>
        <w:tabs>
          <w:tab w:val="left" w:pos="1066"/>
        </w:tabs>
        <w:spacing w:line="360" w:lineRule="auto"/>
        <w:jc w:val="both"/>
      </w:pPr>
      <w:r w:rsidRPr="000E0F2B">
        <w:t xml:space="preserve">Au niveau des institutions de formation, un échantillonnage </w:t>
      </w:r>
      <w:r>
        <w:t>a été</w:t>
      </w:r>
      <w:r w:rsidRPr="000E0F2B">
        <w:t xml:space="preserve"> fait pour constituer l’effectif de l’échantillon des étudiants en dernière année de formation et des diplômés (médecins, infirmiers, sages-femmes, techniciens de laboratoire, techniciens en imagerie médicale et aides-soignants) à partir des données disponibles à leur niveau. Le nombre d’individus de chaque type de formation qui </w:t>
      </w:r>
      <w:r>
        <w:t>a été constitué pour faire</w:t>
      </w:r>
      <w:r w:rsidRPr="000E0F2B">
        <w:t xml:space="preserve"> partie de l’échantillon des étudiants et des diplômés sera proportionnel à leur effectif dans les institutions de formations. Le tirage des étudiants </w:t>
      </w:r>
      <w:r>
        <w:t>a été fait de façon</w:t>
      </w:r>
      <w:r w:rsidRPr="000E0F2B">
        <w:t xml:space="preserve"> aléatoire au sein des institutions.</w:t>
      </w:r>
    </w:p>
    <w:p w14:paraId="0B3686AE" w14:textId="77777777" w:rsidR="00954F98" w:rsidRPr="000E0F2B" w:rsidRDefault="00954F98" w:rsidP="00954F98">
      <w:pPr>
        <w:tabs>
          <w:tab w:val="left" w:pos="1066"/>
        </w:tabs>
        <w:autoSpaceDE w:val="0"/>
        <w:autoSpaceDN w:val="0"/>
        <w:adjustRightInd w:val="0"/>
        <w:spacing w:line="360" w:lineRule="auto"/>
        <w:rPr>
          <w:rFonts w:ascii="Wingdings" w:eastAsiaTheme="minorHAnsi" w:hAnsi="Wingdings" w:cs="Wingdings"/>
          <w:color w:val="000000"/>
          <w:lang w:eastAsia="en-US"/>
        </w:rPr>
      </w:pPr>
    </w:p>
    <w:p w14:paraId="45D982EC" w14:textId="77777777" w:rsidR="00954F98" w:rsidRPr="000E0F2B" w:rsidRDefault="00954F98" w:rsidP="00954F98">
      <w:pPr>
        <w:pStyle w:val="ListParagraph"/>
        <w:numPr>
          <w:ilvl w:val="0"/>
          <w:numId w:val="10"/>
        </w:numPr>
        <w:tabs>
          <w:tab w:val="left" w:pos="1066"/>
        </w:tabs>
        <w:autoSpaceDE w:val="0"/>
        <w:autoSpaceDN w:val="0"/>
        <w:adjustRightInd w:val="0"/>
        <w:spacing w:line="360" w:lineRule="auto"/>
        <w:ind w:left="0" w:firstLine="0"/>
        <w:rPr>
          <w:rFonts w:eastAsiaTheme="minorHAnsi"/>
          <w:b/>
          <w:bCs/>
          <w:color w:val="000000"/>
          <w:sz w:val="23"/>
          <w:szCs w:val="23"/>
          <w:lang w:eastAsia="en-US"/>
        </w:rPr>
      </w:pPr>
      <w:r w:rsidRPr="000E0F2B">
        <w:rPr>
          <w:rFonts w:eastAsiaTheme="minorHAnsi"/>
          <w:b/>
          <w:bCs/>
          <w:color w:val="000000"/>
          <w:sz w:val="23"/>
          <w:szCs w:val="23"/>
          <w:lang w:eastAsia="en-US"/>
        </w:rPr>
        <w:t xml:space="preserve">Etude de cohorte </w:t>
      </w:r>
    </w:p>
    <w:p w14:paraId="44807D0A" w14:textId="77777777" w:rsidR="00954F98" w:rsidRPr="000E0F2B" w:rsidRDefault="00954F98" w:rsidP="00954F98">
      <w:pPr>
        <w:tabs>
          <w:tab w:val="left" w:pos="1066"/>
        </w:tabs>
        <w:spacing w:line="360" w:lineRule="auto"/>
        <w:jc w:val="both"/>
      </w:pPr>
      <w:r>
        <w:t>A la suite de l’enquête transversale, une étude de la cohorte des infirmiers, sages-femmes et médecins est organisée pour évaluer certains paramètres leur cursus</w:t>
      </w:r>
      <w:r w:rsidRPr="000E0F2B">
        <w:t>. Ces types de personnels de santé ont été retenus non seulement à cause de leur nombre relativement élevé dans l’ensemble des personnels de santé (près de 80% selon les statistiques sanitaires), les effectifs des autres catégories n’étant pas aussi élevés pour permettre une analyse économétrique fiable, mais aussi pour le rôle primordial que jouent ces trois catégories dans la réduction de la mortalité infantile et l’amélioration de la santé maternelle.</w:t>
      </w:r>
    </w:p>
    <w:p w14:paraId="1049B24A" w14:textId="77777777" w:rsidR="00954F98" w:rsidRPr="000E0F2B" w:rsidRDefault="00954F98" w:rsidP="00954F98">
      <w:pPr>
        <w:tabs>
          <w:tab w:val="left" w:pos="1066"/>
        </w:tabs>
        <w:spacing w:line="360" w:lineRule="auto"/>
        <w:jc w:val="both"/>
      </w:pPr>
    </w:p>
    <w:p w14:paraId="7649898F" w14:textId="77777777" w:rsidR="00954F98" w:rsidRPr="000E0F2B" w:rsidRDefault="00954F98" w:rsidP="00954F98">
      <w:pPr>
        <w:tabs>
          <w:tab w:val="left" w:pos="1066"/>
        </w:tabs>
        <w:spacing w:line="360" w:lineRule="auto"/>
        <w:jc w:val="both"/>
      </w:pPr>
      <w:r w:rsidRPr="000E0F2B">
        <w:t xml:space="preserve">Pour les trois (03) cibles identifiées pour l’étude cohorte il </w:t>
      </w:r>
      <w:r>
        <w:t>a été</w:t>
      </w:r>
      <w:r w:rsidRPr="000E0F2B">
        <w:t xml:space="preserve"> demandé à tous les établissements de formation concernés de fournir la liste complète et les coordonnées des élèves/étudiants de toutes les années de leur formation (de la première à la dernière année). Ce qui </w:t>
      </w:r>
      <w:r>
        <w:t>a permis</w:t>
      </w:r>
      <w:r w:rsidRPr="000E0F2B">
        <w:t xml:space="preserve"> de ressortir des analyses approfondies de suivi du cursus des apprenants et de calculer les indicateurs appropriés.</w:t>
      </w:r>
    </w:p>
    <w:p w14:paraId="7E2F3A7E" w14:textId="77777777" w:rsidR="00954F98" w:rsidRPr="000E0F2B" w:rsidRDefault="00954F98" w:rsidP="00954F98">
      <w:pPr>
        <w:tabs>
          <w:tab w:val="left" w:pos="1066"/>
        </w:tabs>
        <w:spacing w:line="360" w:lineRule="auto"/>
        <w:jc w:val="both"/>
      </w:pPr>
    </w:p>
    <w:p w14:paraId="74E3E43D" w14:textId="77777777" w:rsidR="00954F98" w:rsidRPr="000E0F2B" w:rsidRDefault="00954F98" w:rsidP="00954F98">
      <w:pPr>
        <w:pStyle w:val="Heading3"/>
        <w:ind w:left="0" w:firstLine="0"/>
      </w:pPr>
      <w:bookmarkStart w:id="16" w:name="_Toc1054333"/>
      <w:r w:rsidRPr="000E0F2B">
        <w:t>Méthode de collecte des données</w:t>
      </w:r>
      <w:bookmarkEnd w:id="16"/>
    </w:p>
    <w:p w14:paraId="65B7EAB9" w14:textId="77777777" w:rsidR="00954F98" w:rsidRPr="000E0F2B" w:rsidRDefault="00954F98" w:rsidP="00954F98">
      <w:pPr>
        <w:tabs>
          <w:tab w:val="left" w:pos="1066"/>
        </w:tabs>
        <w:spacing w:line="360" w:lineRule="auto"/>
        <w:jc w:val="both"/>
        <w:rPr>
          <w:sz w:val="23"/>
          <w:szCs w:val="23"/>
        </w:rPr>
      </w:pPr>
      <w:r w:rsidRPr="000E0F2B">
        <w:t>Pour la collecte des données sur le terrain, les agents enquêteurs ont reçu une formation de trois (03) jours.</w:t>
      </w:r>
      <w:r w:rsidRPr="000E0F2B">
        <w:rPr>
          <w:sz w:val="23"/>
          <w:szCs w:val="23"/>
        </w:rPr>
        <w:t xml:space="preserve"> A l’issue de cette formation, ils ont participé à une enquête pilote pendant deux (02) jours. La première journée est consacrée à l’administration des outils de collecte de données dans deux (02) établissements de santé et dans une école de formation en santé afin que non seulement </w:t>
      </w:r>
      <w:r w:rsidRPr="000E0F2B">
        <w:rPr>
          <w:sz w:val="23"/>
          <w:szCs w:val="23"/>
        </w:rPr>
        <w:lastRenderedPageBreak/>
        <w:t>les enquêteurs puissent s’évaluer en situation réelle de collecte des données mais aussi les outils de collecte puissent être éventuellement corrigés. La deuxième journée a été essentiellement axée sur la synthèse des remarques de la première journée et la prise en compte des amendements.</w:t>
      </w:r>
    </w:p>
    <w:p w14:paraId="5BB4B111" w14:textId="77777777" w:rsidR="00954F98" w:rsidRPr="000E0F2B" w:rsidRDefault="00954F98" w:rsidP="00954F98">
      <w:pPr>
        <w:tabs>
          <w:tab w:val="left" w:pos="1066"/>
        </w:tabs>
        <w:spacing w:line="360" w:lineRule="auto"/>
        <w:jc w:val="both"/>
        <w:rPr>
          <w:sz w:val="23"/>
          <w:szCs w:val="23"/>
        </w:rPr>
      </w:pPr>
    </w:p>
    <w:p w14:paraId="3DF9CEAA" w14:textId="77777777" w:rsidR="00954F98" w:rsidRPr="000E0F2B" w:rsidRDefault="00954F98" w:rsidP="00954F98">
      <w:pPr>
        <w:pStyle w:val="Heading4"/>
        <w:ind w:left="0" w:firstLine="0"/>
      </w:pPr>
      <w:r w:rsidRPr="000E0F2B">
        <w:t>Durée de la collecte</w:t>
      </w:r>
    </w:p>
    <w:p w14:paraId="337A2268" w14:textId="77777777" w:rsidR="00954F98" w:rsidRPr="000E0F2B" w:rsidRDefault="00954F98" w:rsidP="00954F98">
      <w:pPr>
        <w:tabs>
          <w:tab w:val="left" w:pos="1066"/>
        </w:tabs>
        <w:spacing w:line="360" w:lineRule="auto"/>
        <w:jc w:val="both"/>
      </w:pPr>
    </w:p>
    <w:p w14:paraId="6F86B0AB" w14:textId="77777777" w:rsidR="00954F98" w:rsidRPr="000E0F2B" w:rsidRDefault="00954F98" w:rsidP="00954F98">
      <w:pPr>
        <w:tabs>
          <w:tab w:val="left" w:pos="1066"/>
        </w:tabs>
        <w:spacing w:line="360" w:lineRule="auto"/>
        <w:jc w:val="both"/>
      </w:pPr>
      <w:r w:rsidRPr="000E0F2B">
        <w:t>La durée initiale de la phase de collecte des données sur le terrain des différentes cibles de l’étude est de 18 jours. Mais sur le terrain, des difficultés ont été rencontrées par les agents, ce qui a rallongé sensiblement la durée prévue de la collecte. Au nombre de ces difficultés, on peut citer :</w:t>
      </w:r>
    </w:p>
    <w:p w14:paraId="1D347580" w14:textId="77777777" w:rsidR="00954F98" w:rsidRPr="000E0F2B" w:rsidRDefault="00954F98" w:rsidP="00954F98">
      <w:pPr>
        <w:pStyle w:val="ListParagraph"/>
        <w:numPr>
          <w:ilvl w:val="0"/>
          <w:numId w:val="7"/>
        </w:numPr>
        <w:tabs>
          <w:tab w:val="left" w:pos="1066"/>
        </w:tabs>
        <w:spacing w:line="360" w:lineRule="auto"/>
        <w:ind w:left="0" w:firstLine="0"/>
        <w:jc w:val="both"/>
      </w:pPr>
      <w:r w:rsidRPr="000E0F2B">
        <w:rPr>
          <w:bCs/>
        </w:rPr>
        <w:t>la non disponibilité des données concernant l'outil "Formation sanitaire" ni au niveau des zones sanitaires ni au niveau de la DDS </w:t>
      </w:r>
      <w:r w:rsidRPr="000E0F2B">
        <w:t>;</w:t>
      </w:r>
    </w:p>
    <w:p w14:paraId="008C8034" w14:textId="77777777" w:rsidR="00954F98" w:rsidRPr="000E0F2B" w:rsidRDefault="00954F98" w:rsidP="00954F98">
      <w:pPr>
        <w:pStyle w:val="ListParagraph"/>
        <w:numPr>
          <w:ilvl w:val="0"/>
          <w:numId w:val="7"/>
        </w:numPr>
        <w:tabs>
          <w:tab w:val="left" w:pos="1066"/>
        </w:tabs>
        <w:spacing w:line="360" w:lineRule="auto"/>
        <w:ind w:left="0" w:firstLine="0"/>
        <w:jc w:val="both"/>
      </w:pPr>
      <w:r w:rsidRPr="000E0F2B">
        <w:rPr>
          <w:bCs/>
        </w:rPr>
        <w:t>la faible collaboration des acteurs de certaines zones sanitaires ;</w:t>
      </w:r>
    </w:p>
    <w:p w14:paraId="291EF00F" w14:textId="77777777" w:rsidR="00954F98" w:rsidRPr="000E0F2B" w:rsidRDefault="00954F98" w:rsidP="00954F98">
      <w:pPr>
        <w:pStyle w:val="ListParagraph"/>
        <w:numPr>
          <w:ilvl w:val="0"/>
          <w:numId w:val="7"/>
        </w:numPr>
        <w:tabs>
          <w:tab w:val="left" w:pos="1066"/>
        </w:tabs>
        <w:spacing w:line="360" w:lineRule="auto"/>
        <w:ind w:left="0" w:firstLine="0"/>
        <w:jc w:val="both"/>
      </w:pPr>
      <w:r w:rsidRPr="000E0F2B">
        <w:rPr>
          <w:bCs/>
        </w:rPr>
        <w:t>l’absence de données fiables et d'archives sur le personnel de santé dans les formations sanitaires ;</w:t>
      </w:r>
    </w:p>
    <w:p w14:paraId="22EC2686" w14:textId="77777777" w:rsidR="00954F98" w:rsidRPr="000E0F2B" w:rsidRDefault="00954F98" w:rsidP="00954F98">
      <w:pPr>
        <w:pStyle w:val="ListParagraph"/>
        <w:numPr>
          <w:ilvl w:val="0"/>
          <w:numId w:val="7"/>
        </w:numPr>
        <w:tabs>
          <w:tab w:val="left" w:pos="1066"/>
        </w:tabs>
        <w:spacing w:line="360" w:lineRule="auto"/>
        <w:ind w:left="0" w:firstLine="0"/>
        <w:jc w:val="both"/>
      </w:pPr>
      <w:r w:rsidRPr="000E0F2B">
        <w:rPr>
          <w:bCs/>
        </w:rPr>
        <w:t>le manque de volonté de certains agents de santé et cadres des zones sanitaires à fournir les informations.</w:t>
      </w:r>
    </w:p>
    <w:p w14:paraId="588EB510" w14:textId="77777777" w:rsidR="00954F98" w:rsidRPr="000E0F2B" w:rsidRDefault="00954F98" w:rsidP="00954F98">
      <w:pPr>
        <w:tabs>
          <w:tab w:val="left" w:pos="1066"/>
        </w:tabs>
        <w:spacing w:line="360" w:lineRule="auto"/>
        <w:jc w:val="both"/>
      </w:pPr>
      <w:r w:rsidRPr="000E0F2B">
        <w:t>Un point exhaustif des difficultés est pr</w:t>
      </w:r>
      <w:r>
        <w:t>ésenté en annexes</w:t>
      </w:r>
      <w:r w:rsidRPr="000E0F2B">
        <w:t>.</w:t>
      </w:r>
    </w:p>
    <w:p w14:paraId="75C508DA" w14:textId="77777777" w:rsidR="00954F98" w:rsidRPr="000E0F2B" w:rsidRDefault="00954F98" w:rsidP="00954F98">
      <w:pPr>
        <w:tabs>
          <w:tab w:val="left" w:pos="1066"/>
        </w:tabs>
        <w:spacing w:line="360" w:lineRule="auto"/>
        <w:jc w:val="both"/>
      </w:pPr>
    </w:p>
    <w:p w14:paraId="22F19A38" w14:textId="77777777" w:rsidR="00954F98" w:rsidRPr="000E0F2B" w:rsidRDefault="00954F98" w:rsidP="00954F98">
      <w:pPr>
        <w:pStyle w:val="Heading4"/>
        <w:ind w:left="0" w:firstLine="0"/>
      </w:pPr>
      <w:r w:rsidRPr="000E0F2B">
        <w:t>Dispositif de collecte</w:t>
      </w:r>
    </w:p>
    <w:p w14:paraId="29B6161C" w14:textId="77777777" w:rsidR="00954F98" w:rsidRPr="000E0F2B" w:rsidRDefault="00954F98" w:rsidP="00954F98">
      <w:pPr>
        <w:pStyle w:val="Heading5"/>
        <w:numPr>
          <w:ilvl w:val="4"/>
          <w:numId w:val="1"/>
        </w:numPr>
        <w:ind w:left="0" w:firstLine="0"/>
      </w:pPr>
      <w:r w:rsidRPr="000E0F2B">
        <w:t>Outils de collecte</w:t>
      </w:r>
    </w:p>
    <w:p w14:paraId="497AF9C0" w14:textId="77777777" w:rsidR="00954F98" w:rsidRPr="000E0F2B" w:rsidRDefault="00954F98" w:rsidP="00954F98">
      <w:pPr>
        <w:pStyle w:val="Default"/>
        <w:tabs>
          <w:tab w:val="left" w:pos="1066"/>
        </w:tabs>
        <w:spacing w:line="360" w:lineRule="auto"/>
        <w:jc w:val="both"/>
        <w:rPr>
          <w:color w:val="auto"/>
        </w:rPr>
      </w:pPr>
      <w:r w:rsidRPr="000E0F2B">
        <w:rPr>
          <w:color w:val="auto"/>
        </w:rPr>
        <w:t xml:space="preserve">Deux types d’outils principaux </w:t>
      </w:r>
      <w:r>
        <w:rPr>
          <w:color w:val="auto"/>
        </w:rPr>
        <w:t>ont été</w:t>
      </w:r>
      <w:r w:rsidRPr="000E0F2B">
        <w:rPr>
          <w:color w:val="auto"/>
        </w:rPr>
        <w:t xml:space="preserve"> utilisés pour la collecte des données : les questionnaires appropriés à chaque cible et des guides d’entretien.</w:t>
      </w:r>
    </w:p>
    <w:p w14:paraId="0DCC22D4" w14:textId="77777777" w:rsidR="00954F98" w:rsidRPr="000E0F2B" w:rsidRDefault="00954F98" w:rsidP="00954F98">
      <w:pPr>
        <w:pStyle w:val="Default"/>
        <w:tabs>
          <w:tab w:val="left" w:pos="1066"/>
        </w:tabs>
        <w:spacing w:line="360" w:lineRule="auto"/>
        <w:jc w:val="both"/>
        <w:rPr>
          <w:color w:val="auto"/>
        </w:rPr>
      </w:pPr>
    </w:p>
    <w:p w14:paraId="6B60DDF4" w14:textId="77777777" w:rsidR="00954F98" w:rsidRPr="000E0F2B" w:rsidRDefault="00954F98" w:rsidP="00954F98">
      <w:pPr>
        <w:pStyle w:val="Default"/>
        <w:numPr>
          <w:ilvl w:val="0"/>
          <w:numId w:val="11"/>
        </w:numPr>
        <w:tabs>
          <w:tab w:val="left" w:pos="1066"/>
        </w:tabs>
        <w:spacing w:line="360" w:lineRule="auto"/>
        <w:ind w:left="0" w:firstLine="0"/>
        <w:jc w:val="both"/>
        <w:rPr>
          <w:b/>
          <w:color w:val="auto"/>
        </w:rPr>
      </w:pPr>
      <w:r w:rsidRPr="000E0F2B">
        <w:rPr>
          <w:b/>
          <w:color w:val="auto"/>
        </w:rPr>
        <w:t>Les questionnaires</w:t>
      </w:r>
    </w:p>
    <w:p w14:paraId="7E2FC9A8" w14:textId="77777777" w:rsidR="00954F98" w:rsidRPr="000E0F2B" w:rsidRDefault="00954F98" w:rsidP="00954F98">
      <w:pPr>
        <w:pStyle w:val="Default"/>
        <w:tabs>
          <w:tab w:val="left" w:pos="1066"/>
        </w:tabs>
        <w:spacing w:line="360" w:lineRule="auto"/>
        <w:jc w:val="both"/>
        <w:rPr>
          <w:color w:val="auto"/>
        </w:rPr>
      </w:pPr>
      <w:r w:rsidRPr="000E0F2B">
        <w:rPr>
          <w:color w:val="auto"/>
        </w:rPr>
        <w:t>Cinq modules de questionnaire ont été établis selon chacune des cibles à l’exception de celui des points focaux. C’est ainsi qu’on distingue le questionnaire Ecole, le questionnaire Etudiant, le questionnaire Diplômé, le questionnaire Structure sanitaire et le questionnaire Agent de santé. Chacun des questionnaires est administré par l’agent enquêteur à la cible indiquée et vise à recueillir diverses informations le caractérisant. Ces informations toutes liées à l’étude du dynamisme, de l’organisation et du fonctionnement du marché du travail en santé concernent aussi bien les caractéristiques générales que celles spécifiques de chaque cible.</w:t>
      </w:r>
    </w:p>
    <w:p w14:paraId="0A582127" w14:textId="77777777" w:rsidR="00954F98" w:rsidRPr="000E0F2B" w:rsidRDefault="00954F98" w:rsidP="00954F98">
      <w:pPr>
        <w:pStyle w:val="Default"/>
        <w:tabs>
          <w:tab w:val="left" w:pos="1066"/>
        </w:tabs>
        <w:spacing w:line="360" w:lineRule="auto"/>
        <w:jc w:val="both"/>
        <w:rPr>
          <w:color w:val="auto"/>
        </w:rPr>
      </w:pPr>
    </w:p>
    <w:p w14:paraId="71FC9707" w14:textId="77777777" w:rsidR="00954F98" w:rsidRPr="000E0F2B" w:rsidRDefault="00954F98" w:rsidP="00954F98">
      <w:pPr>
        <w:pStyle w:val="Default"/>
        <w:numPr>
          <w:ilvl w:val="0"/>
          <w:numId w:val="11"/>
        </w:numPr>
        <w:tabs>
          <w:tab w:val="left" w:pos="1066"/>
        </w:tabs>
        <w:spacing w:line="360" w:lineRule="auto"/>
        <w:ind w:left="0" w:firstLine="0"/>
        <w:jc w:val="both"/>
        <w:rPr>
          <w:b/>
          <w:color w:val="auto"/>
        </w:rPr>
      </w:pPr>
      <w:r w:rsidRPr="000E0F2B">
        <w:rPr>
          <w:b/>
          <w:color w:val="auto"/>
        </w:rPr>
        <w:t>Les guides d’entretien</w:t>
      </w:r>
    </w:p>
    <w:p w14:paraId="023ADAC9" w14:textId="77777777" w:rsidR="00954F98" w:rsidRPr="000E0F2B" w:rsidRDefault="00954F98" w:rsidP="00954F98">
      <w:pPr>
        <w:pStyle w:val="Default"/>
        <w:tabs>
          <w:tab w:val="left" w:pos="1066"/>
        </w:tabs>
        <w:spacing w:line="360" w:lineRule="auto"/>
        <w:jc w:val="both"/>
        <w:rPr>
          <w:rFonts w:cs="Calibri"/>
        </w:rPr>
      </w:pPr>
      <w:r w:rsidRPr="000E0F2B">
        <w:rPr>
          <w:color w:val="auto"/>
        </w:rPr>
        <w:lastRenderedPageBreak/>
        <w:t xml:space="preserve">Il s’agit ici d’un entretien dirigé par un animateur et auquel participe un certain nombre de personnes, visant à recueillir des données qualitatives complémentaires qui permettront d’approfondir les analyses </w:t>
      </w:r>
      <w:r w:rsidRPr="000E0F2B">
        <w:rPr>
          <w:rFonts w:cs="Calibri"/>
        </w:rPr>
        <w:t>de la gouvernance du système de santé au Bénin. Ce focus group implique des groupes plus ou moins homogènes d’individus expérimentés et maîtrisant les enjeux de la gouvernance du secteur de la santé au Bénin. Deux groupes cibles sont identifiés :</w:t>
      </w:r>
    </w:p>
    <w:p w14:paraId="26E81295" w14:textId="77777777" w:rsidR="00954F98" w:rsidRPr="000E0F2B" w:rsidRDefault="00954F98" w:rsidP="00954F98">
      <w:pPr>
        <w:pStyle w:val="Default"/>
        <w:numPr>
          <w:ilvl w:val="0"/>
          <w:numId w:val="12"/>
        </w:numPr>
        <w:tabs>
          <w:tab w:val="left" w:pos="1066"/>
        </w:tabs>
        <w:spacing w:line="360" w:lineRule="auto"/>
        <w:ind w:left="0" w:firstLine="0"/>
        <w:jc w:val="both"/>
        <w:rPr>
          <w:rFonts w:cs="Calibri"/>
        </w:rPr>
      </w:pPr>
      <w:r w:rsidRPr="000E0F2B">
        <w:rPr>
          <w:rFonts w:cs="Calibri"/>
          <w:b/>
        </w:rPr>
        <w:t>Cible N°1 :</w:t>
      </w:r>
      <w:r w:rsidRPr="000E0F2B">
        <w:rPr>
          <w:rFonts w:cs="Calibri"/>
        </w:rPr>
        <w:t xml:space="preserve"> Les gestionnaires de ressources humaines et administratives des différentes Zones Sanitaires, hôpitaux et DDS : CAR des ZS, Chefs services Ressources Humaines des DDS, C/SAF des Hôpitaux et les </w:t>
      </w:r>
      <w:r w:rsidRPr="000E0F2B">
        <w:t>responsables de formations sanitaires</w:t>
      </w:r>
    </w:p>
    <w:p w14:paraId="301DB580" w14:textId="77777777" w:rsidR="00954F98" w:rsidRPr="000E0F2B" w:rsidRDefault="00954F98" w:rsidP="00954F98">
      <w:pPr>
        <w:pStyle w:val="Default"/>
        <w:tabs>
          <w:tab w:val="left" w:pos="1066"/>
        </w:tabs>
        <w:spacing w:line="360" w:lineRule="auto"/>
        <w:jc w:val="both"/>
        <w:rPr>
          <w:rFonts w:cs="Calibri"/>
        </w:rPr>
      </w:pPr>
    </w:p>
    <w:p w14:paraId="7EC8B208" w14:textId="77777777" w:rsidR="00954F98" w:rsidRPr="000E0F2B" w:rsidRDefault="00954F98" w:rsidP="00954F98">
      <w:pPr>
        <w:pStyle w:val="Default"/>
        <w:numPr>
          <w:ilvl w:val="0"/>
          <w:numId w:val="12"/>
        </w:numPr>
        <w:tabs>
          <w:tab w:val="left" w:pos="1066"/>
        </w:tabs>
        <w:spacing w:line="360" w:lineRule="auto"/>
        <w:ind w:left="0" w:firstLine="0"/>
        <w:jc w:val="both"/>
        <w:rPr>
          <w:rFonts w:cs="Calibri"/>
        </w:rPr>
      </w:pPr>
      <w:r w:rsidRPr="000E0F2B">
        <w:rPr>
          <w:rFonts w:cs="Calibri"/>
          <w:b/>
        </w:rPr>
        <w:t>Cible N°2</w:t>
      </w:r>
      <w:r w:rsidRPr="000E0F2B">
        <w:rPr>
          <w:rFonts w:cs="Calibri"/>
        </w:rPr>
        <w:t> : Les</w:t>
      </w:r>
      <w:r w:rsidRPr="000E0F2B">
        <w:t xml:space="preserve"> responsables de structures de formation et les représentants d’enseignants,</w:t>
      </w:r>
      <w:r w:rsidRPr="000E0F2B">
        <w:rPr>
          <w:rFonts w:cs="Calibri"/>
        </w:rPr>
        <w:t xml:space="preserve"> les personnes non professionnelles de la santé mais attentives à la situation socio sanitaire du Bénin et bien informées des défis et enjeux de la couverture sanitaire universelle du Bénin dans l’environnement de l’UEMOA : sociologues, économistes, organisation de la société civile, cadres de haut niveau des Ministères de l’économie et des finances , et ceux en charge de la famille, des affaires étrangères, etc.</w:t>
      </w:r>
    </w:p>
    <w:p w14:paraId="7462E87F" w14:textId="77777777" w:rsidR="00954F98" w:rsidRPr="000E0F2B" w:rsidRDefault="00954F98" w:rsidP="00954F98">
      <w:pPr>
        <w:pStyle w:val="Default"/>
        <w:tabs>
          <w:tab w:val="left" w:pos="1066"/>
        </w:tabs>
        <w:spacing w:line="360" w:lineRule="auto"/>
        <w:jc w:val="both"/>
        <w:rPr>
          <w:rFonts w:cs="Calibri"/>
        </w:rPr>
      </w:pPr>
      <w:r w:rsidRPr="000E0F2B">
        <w:rPr>
          <w:rFonts w:cs="Calibri"/>
        </w:rPr>
        <w:t xml:space="preserve"> </w:t>
      </w:r>
    </w:p>
    <w:p w14:paraId="117E3944" w14:textId="77777777" w:rsidR="00954F98" w:rsidRPr="000E0F2B" w:rsidRDefault="00954F98" w:rsidP="00954F98">
      <w:pPr>
        <w:pStyle w:val="Heading5"/>
        <w:numPr>
          <w:ilvl w:val="4"/>
          <w:numId w:val="1"/>
        </w:numPr>
        <w:ind w:left="0" w:firstLine="0"/>
      </w:pPr>
      <w:r w:rsidRPr="000E0F2B">
        <w:t>Déroulement de la collecte.</w:t>
      </w:r>
    </w:p>
    <w:p w14:paraId="32679330" w14:textId="77777777" w:rsidR="00954F98" w:rsidRPr="000E0F2B" w:rsidRDefault="00954F98" w:rsidP="00954F98">
      <w:pPr>
        <w:pStyle w:val="Default"/>
        <w:tabs>
          <w:tab w:val="left" w:pos="1066"/>
        </w:tabs>
        <w:spacing w:line="360" w:lineRule="auto"/>
        <w:jc w:val="both"/>
        <w:rPr>
          <w:color w:val="auto"/>
        </w:rPr>
      </w:pPr>
      <w:r w:rsidRPr="000E0F2B">
        <w:rPr>
          <w:color w:val="auto"/>
        </w:rPr>
        <w:t xml:space="preserve">La collecte des données est non seulement faite avec les questionnaires élaborés à travers un entretien en face à face avec les interlocuteurs indiqués mais aussi avec les tablettes contenant les masques de saisie requis pour les informations recherchées auprès de chaque cible. L’entretien sera conduit par un binôme d’enquêteurs. </w:t>
      </w:r>
    </w:p>
    <w:p w14:paraId="4A8655BB" w14:textId="77777777" w:rsidR="00954F98" w:rsidRPr="000E0F2B" w:rsidRDefault="00954F98" w:rsidP="00954F98">
      <w:pPr>
        <w:pStyle w:val="Default"/>
        <w:tabs>
          <w:tab w:val="left" w:pos="1066"/>
        </w:tabs>
        <w:spacing w:line="360" w:lineRule="auto"/>
        <w:jc w:val="both"/>
        <w:rPr>
          <w:color w:val="auto"/>
        </w:rPr>
      </w:pPr>
      <w:r w:rsidRPr="000E0F2B">
        <w:rPr>
          <w:color w:val="auto"/>
        </w:rPr>
        <w:t>L’un des enquêteurs pose les questions et le second renseigne le questionnaire digitalisé.</w:t>
      </w:r>
    </w:p>
    <w:p w14:paraId="1E93B0BE" w14:textId="77777777" w:rsidR="00954F98" w:rsidRPr="000E0F2B" w:rsidRDefault="00954F98" w:rsidP="00954F98">
      <w:pPr>
        <w:pStyle w:val="Default"/>
        <w:tabs>
          <w:tab w:val="left" w:pos="1066"/>
        </w:tabs>
        <w:spacing w:line="360" w:lineRule="auto"/>
        <w:jc w:val="both"/>
        <w:rPr>
          <w:color w:val="auto"/>
        </w:rPr>
      </w:pPr>
    </w:p>
    <w:p w14:paraId="22F01948" w14:textId="77777777" w:rsidR="00954F98" w:rsidRPr="000E0F2B" w:rsidRDefault="00954F98" w:rsidP="00954F98">
      <w:pPr>
        <w:pStyle w:val="Default"/>
        <w:numPr>
          <w:ilvl w:val="0"/>
          <w:numId w:val="11"/>
        </w:numPr>
        <w:tabs>
          <w:tab w:val="left" w:pos="1066"/>
        </w:tabs>
        <w:spacing w:line="360" w:lineRule="auto"/>
        <w:ind w:left="0" w:firstLine="0"/>
        <w:jc w:val="both"/>
        <w:rPr>
          <w:color w:val="auto"/>
        </w:rPr>
      </w:pPr>
      <w:r w:rsidRPr="000E0F2B">
        <w:rPr>
          <w:b/>
          <w:color w:val="auto"/>
        </w:rPr>
        <w:t>Ressources humaines impliquées</w:t>
      </w:r>
    </w:p>
    <w:p w14:paraId="700691BB" w14:textId="77777777" w:rsidR="00954F98" w:rsidRPr="000E0F2B" w:rsidRDefault="00954F98" w:rsidP="00954F98">
      <w:pPr>
        <w:tabs>
          <w:tab w:val="left" w:pos="1066"/>
        </w:tabs>
        <w:spacing w:line="360" w:lineRule="auto"/>
      </w:pPr>
      <w:r w:rsidRPr="000E0F2B">
        <w:t>Afin d’assurer une bonne coordination et une réussite de la collecte des données sur le terrain, deux comités seront mis en place. Il s’agira :</w:t>
      </w:r>
    </w:p>
    <w:p w14:paraId="4711A413" w14:textId="77777777" w:rsidR="00954F98" w:rsidRPr="000E0F2B" w:rsidRDefault="00954F98" w:rsidP="00954F98">
      <w:pPr>
        <w:pStyle w:val="ListParagraph"/>
        <w:widowControl w:val="0"/>
        <w:numPr>
          <w:ilvl w:val="0"/>
          <w:numId w:val="13"/>
        </w:numPr>
        <w:tabs>
          <w:tab w:val="left" w:pos="1066"/>
        </w:tabs>
        <w:spacing w:line="360" w:lineRule="auto"/>
        <w:ind w:left="0" w:firstLine="0"/>
        <w:jc w:val="both"/>
      </w:pPr>
      <w:r w:rsidRPr="000E0F2B">
        <w:t>du comité de pilotage constitué des décideurs au niveau du MS ;</w:t>
      </w:r>
    </w:p>
    <w:p w14:paraId="0AD05189" w14:textId="77777777" w:rsidR="00954F98" w:rsidRPr="000E0F2B" w:rsidRDefault="00954F98" w:rsidP="00954F98">
      <w:pPr>
        <w:pStyle w:val="ListParagraph"/>
        <w:widowControl w:val="0"/>
        <w:numPr>
          <w:ilvl w:val="0"/>
          <w:numId w:val="13"/>
        </w:numPr>
        <w:tabs>
          <w:tab w:val="left" w:pos="1066"/>
        </w:tabs>
        <w:spacing w:line="360" w:lineRule="auto"/>
        <w:ind w:left="0" w:firstLine="0"/>
        <w:jc w:val="both"/>
      </w:pPr>
      <w:r w:rsidRPr="000E0F2B">
        <w:t>du groupe technique de travail ;</w:t>
      </w:r>
    </w:p>
    <w:p w14:paraId="74D4A612" w14:textId="77777777" w:rsidR="00954F98" w:rsidRPr="000E0F2B" w:rsidRDefault="00954F98" w:rsidP="00954F98">
      <w:pPr>
        <w:pStyle w:val="ListParagraph"/>
        <w:widowControl w:val="0"/>
        <w:numPr>
          <w:ilvl w:val="0"/>
          <w:numId w:val="46"/>
        </w:numPr>
        <w:tabs>
          <w:tab w:val="left" w:pos="1066"/>
        </w:tabs>
        <w:spacing w:line="360" w:lineRule="auto"/>
        <w:ind w:left="0" w:firstLine="0"/>
        <w:jc w:val="both"/>
      </w:pPr>
      <w:r w:rsidRPr="000E0F2B">
        <w:t>de l’Assistance technique assuré par le bureau d’étude international (Success In Africa) recruté par l’OMS.</w:t>
      </w:r>
    </w:p>
    <w:p w14:paraId="1CF3EE50" w14:textId="77777777" w:rsidR="00954F98" w:rsidRPr="000E0F2B" w:rsidRDefault="00954F98" w:rsidP="00954F98">
      <w:pPr>
        <w:widowControl w:val="0"/>
        <w:tabs>
          <w:tab w:val="left" w:pos="1066"/>
        </w:tabs>
        <w:spacing w:line="360" w:lineRule="auto"/>
        <w:jc w:val="both"/>
      </w:pPr>
      <w:r w:rsidRPr="000E0F2B">
        <w:tab/>
      </w:r>
    </w:p>
    <w:p w14:paraId="550A2A95" w14:textId="77777777" w:rsidR="00954F98" w:rsidRPr="000E0F2B" w:rsidRDefault="00954F98" w:rsidP="00954F98">
      <w:pPr>
        <w:pStyle w:val="Heading4"/>
        <w:spacing w:after="240"/>
        <w:ind w:left="0" w:firstLine="0"/>
      </w:pPr>
      <w:r>
        <w:t>Traitement informatique</w:t>
      </w:r>
      <w:r w:rsidRPr="000E0F2B">
        <w:t xml:space="preserve"> et apurement des données</w:t>
      </w:r>
    </w:p>
    <w:p w14:paraId="021086D3" w14:textId="77777777" w:rsidR="00954F98" w:rsidRPr="000E0F2B" w:rsidRDefault="00954F98" w:rsidP="00954F98">
      <w:pPr>
        <w:tabs>
          <w:tab w:val="left" w:pos="1066"/>
        </w:tabs>
        <w:spacing w:line="360" w:lineRule="auto"/>
        <w:rPr>
          <w:rFonts w:ascii="Calibri" w:eastAsiaTheme="minorHAnsi" w:hAnsi="Calibri" w:cstheme="minorBidi"/>
          <w:i/>
          <w:iCs/>
          <w:sz w:val="4"/>
          <w:szCs w:val="22"/>
        </w:rPr>
      </w:pPr>
    </w:p>
    <w:p w14:paraId="4F110752" w14:textId="77777777" w:rsidR="00954F98" w:rsidRPr="000E0F2B" w:rsidRDefault="00954F98" w:rsidP="00954F98">
      <w:pPr>
        <w:tabs>
          <w:tab w:val="left" w:pos="1066"/>
        </w:tabs>
        <w:spacing w:line="360" w:lineRule="auto"/>
        <w:jc w:val="both"/>
      </w:pPr>
      <w:r>
        <w:lastRenderedPageBreak/>
        <w:t>Lors de la compilation des données, les agents de collecte avaient mis</w:t>
      </w:r>
      <w:r w:rsidRPr="000E0F2B">
        <w:t xml:space="preserve"> les tablettes à la disposition de l’équipe de coordination de la collecte</w:t>
      </w:r>
      <w:r>
        <w:t xml:space="preserve"> pour la fusion des différentes bases de données</w:t>
      </w:r>
      <w:r w:rsidRPr="000E0F2B">
        <w:t xml:space="preserve">. </w:t>
      </w:r>
    </w:p>
    <w:p w14:paraId="5B52B73F" w14:textId="77777777" w:rsidR="00954F98" w:rsidRPr="000E0F2B" w:rsidRDefault="00954F98" w:rsidP="00954F98">
      <w:pPr>
        <w:tabs>
          <w:tab w:val="left" w:pos="1066"/>
        </w:tabs>
        <w:spacing w:line="360" w:lineRule="auto"/>
        <w:jc w:val="both"/>
        <w:rPr>
          <w:sz w:val="6"/>
        </w:rPr>
      </w:pPr>
    </w:p>
    <w:p w14:paraId="0F4CD04B" w14:textId="77777777" w:rsidR="00954F98" w:rsidRPr="000E0F2B" w:rsidRDefault="00954F98" w:rsidP="00954F98">
      <w:pPr>
        <w:tabs>
          <w:tab w:val="left" w:pos="1066"/>
        </w:tabs>
        <w:spacing w:line="360" w:lineRule="auto"/>
        <w:jc w:val="both"/>
      </w:pPr>
      <w:r w:rsidRPr="000E0F2B">
        <w:t>Des contrôles plu</w:t>
      </w:r>
      <w:r>
        <w:t xml:space="preserve">s affinés sur les données sont </w:t>
      </w:r>
      <w:r w:rsidRPr="000E0F2B">
        <w:t xml:space="preserve">élaborés et appliqués sur les fichiers à la fin de la saisie par l’équipe technique. Des listes d’erreurs sont générées pour permettre la correction des données jusqu’à ce qu’elles soient totalement propres et prêtes à être exploitées. </w:t>
      </w:r>
    </w:p>
    <w:p w14:paraId="10DF9003" w14:textId="77777777" w:rsidR="00954F98" w:rsidRPr="000E0F2B" w:rsidRDefault="00954F98" w:rsidP="00954F98">
      <w:pPr>
        <w:tabs>
          <w:tab w:val="left" w:pos="1066"/>
        </w:tabs>
        <w:spacing w:line="360" w:lineRule="auto"/>
        <w:jc w:val="both"/>
      </w:pPr>
      <w:r w:rsidRPr="000E0F2B">
        <w:t xml:space="preserve">Plusieurs types de contrôle </w:t>
      </w:r>
      <w:r>
        <w:t>ont été</w:t>
      </w:r>
      <w:r w:rsidRPr="000E0F2B">
        <w:t xml:space="preserve"> définis dans ces programmes et essentiellement : </w:t>
      </w:r>
    </w:p>
    <w:p w14:paraId="6BA4707E" w14:textId="77777777" w:rsidR="00954F98" w:rsidRPr="000E0F2B" w:rsidRDefault="00954F98" w:rsidP="00954F98">
      <w:pPr>
        <w:pStyle w:val="ListParagraph"/>
        <w:numPr>
          <w:ilvl w:val="0"/>
          <w:numId w:val="14"/>
        </w:numPr>
        <w:tabs>
          <w:tab w:val="left" w:pos="1066"/>
        </w:tabs>
        <w:spacing w:line="360" w:lineRule="auto"/>
        <w:ind w:left="0" w:firstLine="0"/>
        <w:jc w:val="both"/>
      </w:pPr>
      <w:r w:rsidRPr="000E0F2B">
        <w:t xml:space="preserve">les contrôles de validité pour des variables pré-codées (les valeurs des variables ne peuvent être en dehors des valeurs limites prévues dans le questionnaire) ; </w:t>
      </w:r>
    </w:p>
    <w:p w14:paraId="1E7C94D3" w14:textId="77777777" w:rsidR="00954F98" w:rsidRPr="000E0F2B" w:rsidRDefault="00954F98" w:rsidP="00954F98">
      <w:pPr>
        <w:pStyle w:val="ListParagraph"/>
        <w:numPr>
          <w:ilvl w:val="0"/>
          <w:numId w:val="14"/>
        </w:numPr>
        <w:tabs>
          <w:tab w:val="left" w:pos="1066"/>
        </w:tabs>
        <w:spacing w:line="360" w:lineRule="auto"/>
        <w:ind w:left="0" w:firstLine="0"/>
        <w:jc w:val="both"/>
      </w:pPr>
      <w:r w:rsidRPr="000E0F2B">
        <w:t xml:space="preserve">les contrôles relatifs aux questions « filtres » pour vérifier que les sauts automatiques ont été bien pris en compte lors de la saisie ; </w:t>
      </w:r>
    </w:p>
    <w:p w14:paraId="2C6630A7" w14:textId="77777777" w:rsidR="00954F98" w:rsidRPr="000E0F2B" w:rsidRDefault="00954F98" w:rsidP="00954F98">
      <w:pPr>
        <w:pStyle w:val="ListParagraph"/>
        <w:numPr>
          <w:ilvl w:val="0"/>
          <w:numId w:val="14"/>
        </w:numPr>
        <w:tabs>
          <w:tab w:val="left" w:pos="1066"/>
        </w:tabs>
        <w:spacing w:line="360" w:lineRule="auto"/>
        <w:ind w:left="0" w:firstLine="0"/>
        <w:jc w:val="both"/>
      </w:pPr>
      <w:r w:rsidRPr="000E0F2B">
        <w:t xml:space="preserve">les contrôles de structure (pour vérifier que tous les modules requis sont bien présents dans le fichier) ; </w:t>
      </w:r>
    </w:p>
    <w:p w14:paraId="676553E0" w14:textId="77777777" w:rsidR="00954F98" w:rsidRPr="000E0F2B" w:rsidRDefault="00954F98" w:rsidP="00954F98">
      <w:pPr>
        <w:pStyle w:val="ListParagraph"/>
        <w:numPr>
          <w:ilvl w:val="0"/>
          <w:numId w:val="14"/>
        </w:numPr>
        <w:tabs>
          <w:tab w:val="left" w:pos="1066"/>
        </w:tabs>
        <w:spacing w:line="360" w:lineRule="auto"/>
        <w:ind w:left="0" w:firstLine="0"/>
        <w:jc w:val="both"/>
      </w:pPr>
      <w:r w:rsidRPr="000E0F2B">
        <w:t xml:space="preserve">les contrôles divers tels que ceux qui portent sur les totaux (ils permettent de vérifier que les différents montants pour les dépenses sont corrects). </w:t>
      </w:r>
    </w:p>
    <w:p w14:paraId="354FB714" w14:textId="77777777" w:rsidR="00954F98" w:rsidRPr="000E0F2B" w:rsidRDefault="00954F98" w:rsidP="00954F98">
      <w:pPr>
        <w:tabs>
          <w:tab w:val="left" w:pos="1066"/>
        </w:tabs>
        <w:spacing w:line="360" w:lineRule="auto"/>
        <w:jc w:val="both"/>
      </w:pPr>
    </w:p>
    <w:p w14:paraId="4E2F5A06" w14:textId="77777777" w:rsidR="00954F98" w:rsidRPr="000E0F2B" w:rsidRDefault="00954F98" w:rsidP="00954F98">
      <w:pPr>
        <w:pStyle w:val="Heading2"/>
        <w:spacing w:after="240"/>
        <w:ind w:left="0" w:firstLine="0"/>
      </w:pPr>
      <w:bookmarkStart w:id="17" w:name="_Toc1054334"/>
      <w:r w:rsidRPr="000E0F2B">
        <w:t>Considérations éthiques</w:t>
      </w:r>
      <w:bookmarkEnd w:id="17"/>
    </w:p>
    <w:p w14:paraId="099D7744" w14:textId="77777777" w:rsidR="00954F98" w:rsidRDefault="00954F98" w:rsidP="00954F98">
      <w:pPr>
        <w:tabs>
          <w:tab w:val="left" w:pos="1066"/>
        </w:tabs>
        <w:spacing w:line="360" w:lineRule="auto"/>
        <w:jc w:val="both"/>
      </w:pPr>
      <w:r w:rsidRPr="000E0F2B">
        <w:t>Conformément aux nouvelles dispositions relatives à l’arrêté ministéri</w:t>
      </w:r>
      <w:r>
        <w:t>el n°11434 /MS / DC / SGM / CTJ</w:t>
      </w:r>
      <w:r w:rsidRPr="000E0F2B">
        <w:t>/ DRS / SA du 03 décembre 2007 portant création, composition et fonctionnement du Comité national provisoire d’éthique pour la recherche en santé (CNPERS) et la loi n° 2010-40 du 08 décembre 2010 portant code d’éthique et de déontologie pour la recherche en santé en République du Bénin</w:t>
      </w:r>
      <w:r>
        <w:t xml:space="preserve">. </w:t>
      </w:r>
    </w:p>
    <w:p w14:paraId="78F5326F" w14:textId="77777777" w:rsidR="00954F98" w:rsidRPr="000E0F2B" w:rsidRDefault="00954F98" w:rsidP="00954F98">
      <w:pPr>
        <w:tabs>
          <w:tab w:val="left" w:pos="1066"/>
        </w:tabs>
        <w:spacing w:line="360" w:lineRule="auto"/>
        <w:jc w:val="both"/>
      </w:pPr>
      <w:r w:rsidRPr="008703C1">
        <w:t xml:space="preserve">Ainsi, la mise en œuvre de cette étude a été effective après avis du Ministre de la Santé à travers le Comité d’Ethique à qui le protocole a été soumis pour clairance éthique. Ce comité a étudié et validé le protocole en </w:t>
      </w:r>
      <w:r w:rsidRPr="00314A41">
        <w:t>mai 201</w:t>
      </w:r>
      <w:r>
        <w:t>8</w:t>
      </w:r>
      <w:r w:rsidRPr="008703C1">
        <w:t>.</w:t>
      </w:r>
      <w:r>
        <w:t xml:space="preserve"> Par ailleurs, il est </w:t>
      </w:r>
      <w:r w:rsidRPr="000E0F2B">
        <w:t>élaboré une note d’information et une fiche de consentement éclairé régulièrement présentées à tout informateur avant le démarrage des entretiens. Ceci répond aux respects des dispositions de l’article 7 d</w:t>
      </w:r>
      <w:r>
        <w:t>e la loi 2010 qui stipule que «</w:t>
      </w:r>
      <w:r w:rsidRPr="000E0F2B">
        <w:t xml:space="preserve"> l’implication d’êtres humains, en tant qu’objets de recherche, doit être subordonnée à la possibilité pour eux d’y consentir librement et en toute connaissance de cause. Ces personnes ont la latitude de se soustraire du programme de recherche à n’importe quel moment sans crainte ni menace ». </w:t>
      </w:r>
    </w:p>
    <w:p w14:paraId="719CB825" w14:textId="77777777" w:rsidR="00954F98" w:rsidRPr="00EB4CF7" w:rsidRDefault="00954F98" w:rsidP="00954F98">
      <w:pPr>
        <w:spacing w:line="360" w:lineRule="auto"/>
        <w:jc w:val="both"/>
      </w:pPr>
    </w:p>
    <w:p w14:paraId="24514BF8" w14:textId="77777777" w:rsidR="00954F98" w:rsidRPr="00EB4CF7" w:rsidRDefault="00954F98" w:rsidP="00954F98">
      <w:pPr>
        <w:pStyle w:val="Heading1"/>
        <w:numPr>
          <w:ilvl w:val="0"/>
          <w:numId w:val="1"/>
        </w:numPr>
        <w:ind w:left="0" w:firstLine="0"/>
      </w:pPr>
      <w:bookmarkStart w:id="18" w:name="_Toc1054335"/>
      <w:r w:rsidRPr="00EB4CF7">
        <w:lastRenderedPageBreak/>
        <w:t>Présentation et analyse des données</w:t>
      </w:r>
      <w:bookmarkEnd w:id="18"/>
      <w:r w:rsidRPr="00EB4CF7">
        <w:t xml:space="preserve"> </w:t>
      </w:r>
    </w:p>
    <w:p w14:paraId="5DDC2B8E" w14:textId="77777777" w:rsidR="00954F98" w:rsidRPr="00EB4CF7" w:rsidRDefault="00954F98" w:rsidP="00954F98">
      <w:pPr>
        <w:spacing w:line="360" w:lineRule="auto"/>
        <w:jc w:val="both"/>
        <w:rPr>
          <w:rFonts w:ascii="Bodoni MT" w:hAnsi="Bodoni MT"/>
        </w:rPr>
      </w:pPr>
      <w:r>
        <w:rPr>
          <w:rFonts w:ascii="Bodoni MT" w:hAnsi="Bodoni MT"/>
        </w:rPr>
        <w:t xml:space="preserve"> La collecte des données auprès des différentes cibles de l’étude n’a pas connu les mêmes taux de complétude d’une cible à l’autre. En effet, compte tenu des difficultés qui ont émaillé la collecte principalement au niveau des formations sanitaires et des institutions de formations en santé, la collecte de données auprès de ces cibles n’a pas atteint les 75%. En rapportant le volume d’informations à collecter auprès des diférentes cibles à celui effectivement collecté, nous présentons dans le tableau suivant les taux de complétudes des données pour les différentes cibles.</w:t>
      </w:r>
    </w:p>
    <w:p w14:paraId="627FC4D8" w14:textId="36CA937C" w:rsidR="00954F98" w:rsidRPr="00EB4CF7" w:rsidRDefault="00954F98" w:rsidP="00DC342B">
      <w:pPr>
        <w:pStyle w:val="Style1tableau"/>
      </w:pPr>
      <w:bookmarkStart w:id="19" w:name="_Toc1064287"/>
      <w:r w:rsidRPr="00EB4CF7">
        <w:rPr>
          <w:u w:val="single"/>
        </w:rPr>
        <w:t xml:space="preserve">Tableau </w:t>
      </w:r>
      <w:r w:rsidR="00DC342B">
        <w:rPr>
          <w:u w:val="single"/>
        </w:rPr>
        <w:t>3</w:t>
      </w:r>
      <w:r w:rsidRPr="00EB4CF7">
        <w:t> : Taux de complétude des données collectées par cible</w:t>
      </w:r>
      <w:bookmarkEnd w:id="19"/>
    </w:p>
    <w:p w14:paraId="5AAF7FA3" w14:textId="77777777" w:rsidR="00954F98" w:rsidRPr="00EB4CF7" w:rsidRDefault="00954F98" w:rsidP="00954F98"/>
    <w:tbl>
      <w:tblPr>
        <w:tblStyle w:val="Tableausimple21"/>
        <w:tblpPr w:leftFromText="141" w:rightFromText="141" w:vertAnchor="text" w:horzAnchor="margin" w:tblpXSpec="center" w:tblpY="-65"/>
        <w:tblW w:w="7980" w:type="dxa"/>
        <w:tblLook w:val="04A0" w:firstRow="1" w:lastRow="0" w:firstColumn="1" w:lastColumn="0" w:noHBand="0" w:noVBand="1"/>
      </w:tblPr>
      <w:tblGrid>
        <w:gridCol w:w="1200"/>
        <w:gridCol w:w="1760"/>
        <w:gridCol w:w="1420"/>
        <w:gridCol w:w="1200"/>
        <w:gridCol w:w="1200"/>
        <w:gridCol w:w="1200"/>
      </w:tblGrid>
      <w:tr w:rsidR="00954F98" w:rsidRPr="00EB4CF7" w14:paraId="4F5320F0" w14:textId="77777777" w:rsidTr="00A760AA">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200" w:type="dxa"/>
            <w:noWrap/>
            <w:vAlign w:val="center"/>
            <w:hideMark/>
          </w:tcPr>
          <w:p w14:paraId="19C08302" w14:textId="77777777" w:rsidR="00954F98" w:rsidRPr="00EB4CF7" w:rsidRDefault="00954F98" w:rsidP="00A760AA">
            <w:pPr>
              <w:jc w:val="center"/>
              <w:rPr>
                <w:rFonts w:ascii="Bodoni MT" w:hAnsi="Bodoni MT"/>
                <w:sz w:val="26"/>
                <w:szCs w:val="26"/>
              </w:rPr>
            </w:pPr>
          </w:p>
        </w:tc>
        <w:tc>
          <w:tcPr>
            <w:tcW w:w="1760" w:type="dxa"/>
            <w:vAlign w:val="center"/>
            <w:hideMark/>
          </w:tcPr>
          <w:p w14:paraId="096EA1B2"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Formation Sanitaire</w:t>
            </w:r>
          </w:p>
        </w:tc>
        <w:tc>
          <w:tcPr>
            <w:tcW w:w="1420" w:type="dxa"/>
            <w:vAlign w:val="center"/>
            <w:hideMark/>
          </w:tcPr>
          <w:p w14:paraId="743DE574"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Agent de Santé</w:t>
            </w:r>
          </w:p>
        </w:tc>
        <w:tc>
          <w:tcPr>
            <w:tcW w:w="1200" w:type="dxa"/>
            <w:vAlign w:val="center"/>
            <w:hideMark/>
          </w:tcPr>
          <w:p w14:paraId="05989166"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Ecole</w:t>
            </w:r>
          </w:p>
        </w:tc>
        <w:tc>
          <w:tcPr>
            <w:tcW w:w="1200" w:type="dxa"/>
            <w:vAlign w:val="center"/>
            <w:hideMark/>
          </w:tcPr>
          <w:p w14:paraId="490EAC14"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Etudiant</w:t>
            </w:r>
          </w:p>
        </w:tc>
        <w:tc>
          <w:tcPr>
            <w:tcW w:w="1200" w:type="dxa"/>
            <w:vAlign w:val="center"/>
            <w:hideMark/>
          </w:tcPr>
          <w:p w14:paraId="52EC53AE"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Diplômé</w:t>
            </w:r>
          </w:p>
        </w:tc>
      </w:tr>
      <w:tr w:rsidR="00954F98" w:rsidRPr="00EB4CF7" w14:paraId="08F90440" w14:textId="77777777" w:rsidTr="00A760AA">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200" w:type="dxa"/>
            <w:vAlign w:val="center"/>
            <w:hideMark/>
          </w:tcPr>
          <w:p w14:paraId="43237227" w14:textId="77777777" w:rsidR="00954F98" w:rsidRPr="00EB4CF7" w:rsidRDefault="00954F98" w:rsidP="00A760AA">
            <w:pPr>
              <w:jc w:val="center"/>
              <w:rPr>
                <w:rFonts w:ascii="Bodoni MT" w:hAnsi="Bodoni MT"/>
                <w:color w:val="000000"/>
                <w:sz w:val="26"/>
                <w:szCs w:val="26"/>
              </w:rPr>
            </w:pPr>
            <w:r w:rsidRPr="00EB4CF7">
              <w:rPr>
                <w:rFonts w:ascii="Bodoni MT" w:hAnsi="Bodoni MT"/>
                <w:color w:val="000000"/>
                <w:sz w:val="26"/>
                <w:szCs w:val="26"/>
              </w:rPr>
              <w:t>Cible</w:t>
            </w:r>
          </w:p>
        </w:tc>
        <w:tc>
          <w:tcPr>
            <w:tcW w:w="1760" w:type="dxa"/>
            <w:noWrap/>
            <w:vAlign w:val="center"/>
            <w:hideMark/>
          </w:tcPr>
          <w:p w14:paraId="41DF0946"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55%</w:t>
            </w:r>
          </w:p>
        </w:tc>
        <w:tc>
          <w:tcPr>
            <w:tcW w:w="1420" w:type="dxa"/>
            <w:noWrap/>
            <w:vAlign w:val="center"/>
            <w:hideMark/>
          </w:tcPr>
          <w:p w14:paraId="2473AABB"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98%</w:t>
            </w:r>
          </w:p>
        </w:tc>
        <w:tc>
          <w:tcPr>
            <w:tcW w:w="1200" w:type="dxa"/>
            <w:noWrap/>
            <w:vAlign w:val="center"/>
            <w:hideMark/>
          </w:tcPr>
          <w:p w14:paraId="04699BC8"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60%</w:t>
            </w:r>
          </w:p>
        </w:tc>
        <w:tc>
          <w:tcPr>
            <w:tcW w:w="1200" w:type="dxa"/>
            <w:noWrap/>
            <w:vAlign w:val="center"/>
            <w:hideMark/>
          </w:tcPr>
          <w:p w14:paraId="628A04F2"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97%</w:t>
            </w:r>
          </w:p>
        </w:tc>
        <w:tc>
          <w:tcPr>
            <w:tcW w:w="1200" w:type="dxa"/>
            <w:noWrap/>
            <w:vAlign w:val="center"/>
            <w:hideMark/>
          </w:tcPr>
          <w:p w14:paraId="63ECA814"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sz w:val="26"/>
                <w:szCs w:val="26"/>
              </w:rPr>
            </w:pPr>
            <w:r w:rsidRPr="00EB4CF7">
              <w:rPr>
                <w:rFonts w:ascii="Bodoni MT" w:hAnsi="Bodoni MT"/>
                <w:color w:val="000000"/>
                <w:sz w:val="26"/>
                <w:szCs w:val="26"/>
              </w:rPr>
              <w:t>90%</w:t>
            </w:r>
          </w:p>
        </w:tc>
      </w:tr>
    </w:tbl>
    <w:p w14:paraId="5424BDD3" w14:textId="77777777" w:rsidR="00954F98" w:rsidRPr="00EB4CF7" w:rsidRDefault="00954F98" w:rsidP="00954F98"/>
    <w:p w14:paraId="209338CC" w14:textId="77777777" w:rsidR="00954F98" w:rsidRPr="00EB4CF7" w:rsidRDefault="00954F98" w:rsidP="00954F98"/>
    <w:p w14:paraId="4AF6A839" w14:textId="77777777" w:rsidR="00954F98" w:rsidRPr="00EB4CF7" w:rsidRDefault="00954F98" w:rsidP="00954F98"/>
    <w:p w14:paraId="73A082CC" w14:textId="77777777" w:rsidR="00954F98" w:rsidRPr="00EB4CF7" w:rsidRDefault="00954F98" w:rsidP="00954F98"/>
    <w:p w14:paraId="6FC6C21E" w14:textId="77777777" w:rsidR="00954F98" w:rsidRPr="00EB4CF7" w:rsidRDefault="00954F98" w:rsidP="00954F98"/>
    <w:p w14:paraId="3711FC66" w14:textId="77777777" w:rsidR="00954F98" w:rsidRPr="00EB4CF7" w:rsidRDefault="00954F98" w:rsidP="00954F98">
      <w:pPr>
        <w:spacing w:line="360" w:lineRule="auto"/>
        <w:jc w:val="both"/>
        <w:rPr>
          <w:rFonts w:ascii="Bodoni MT" w:hAnsi="Bodoni MT"/>
        </w:rPr>
      </w:pPr>
    </w:p>
    <w:p w14:paraId="480CA680" w14:textId="77777777" w:rsidR="00954F98" w:rsidRPr="00EB4CF7" w:rsidRDefault="00954F98" w:rsidP="00954F98">
      <w:pPr>
        <w:jc w:val="center"/>
      </w:pPr>
    </w:p>
    <w:p w14:paraId="285C6759" w14:textId="77777777" w:rsidR="00954F98" w:rsidRPr="00EB4CF7" w:rsidRDefault="00954F98" w:rsidP="00954F98">
      <w:pPr>
        <w:jc w:val="center"/>
        <w:rPr>
          <w:rFonts w:ascii="Bodoni MT" w:hAnsi="Bodoni MT"/>
          <w:b/>
          <w:color w:val="0070C0"/>
        </w:rPr>
      </w:pPr>
    </w:p>
    <w:p w14:paraId="7BF59BEB" w14:textId="77777777" w:rsidR="00954F98" w:rsidRDefault="00954F98" w:rsidP="00954F98">
      <w:pPr>
        <w:pStyle w:val="Heading2"/>
        <w:ind w:left="0" w:firstLine="0"/>
      </w:pPr>
      <w:bookmarkStart w:id="20" w:name="_Toc1054336"/>
      <w:r w:rsidRPr="00EB4CF7">
        <w:t>Efficacité de la production des ressources humaines en santé au Bénin</w:t>
      </w:r>
      <w:bookmarkEnd w:id="20"/>
    </w:p>
    <w:p w14:paraId="186B775E" w14:textId="77777777" w:rsidR="00954F98" w:rsidRPr="00667136" w:rsidRDefault="00954F98" w:rsidP="00954F98">
      <w:pPr>
        <w:spacing w:line="360" w:lineRule="auto"/>
        <w:jc w:val="both"/>
      </w:pPr>
      <w:r>
        <w:rPr>
          <w:lang w:eastAsia="en-US"/>
        </w:rPr>
        <w:t xml:space="preserve"> </w:t>
      </w:r>
      <w:r>
        <w:t>L’efficacité de la production des RHS est ici abordée d’un part à partir de l’analyse des politiques de formation des RHS au Bénin, et d’autre part à partir des données collectées sur le terrain. L’analyse des politiques de formation est faite à partir des différents documents de politique de formation notamment les documents de l’observatoire des RHS au Bénin. L’analyse des données collectées procède par exploitation des différents tableaux et graphique issus du traitement des données collectées.</w:t>
      </w:r>
    </w:p>
    <w:p w14:paraId="6DCF0153" w14:textId="77777777" w:rsidR="00954F98" w:rsidRPr="00F94EEC" w:rsidRDefault="00954F98" w:rsidP="00954F98"/>
    <w:p w14:paraId="3972C57D" w14:textId="77777777" w:rsidR="00954F98" w:rsidRPr="00277F21" w:rsidRDefault="00954F98" w:rsidP="00954F98">
      <w:pPr>
        <w:pStyle w:val="Heading3"/>
        <w:ind w:left="0" w:firstLine="0"/>
      </w:pPr>
      <w:bookmarkStart w:id="21" w:name="_Toc1054337"/>
      <w:r w:rsidRPr="00277F21">
        <w:t>Analyse des politiques de formations des RHS au Bénin</w:t>
      </w:r>
      <w:bookmarkEnd w:id="21"/>
    </w:p>
    <w:p w14:paraId="030F1B77" w14:textId="77777777" w:rsidR="00954F98" w:rsidRPr="00277F21" w:rsidRDefault="00954F98" w:rsidP="00954F98">
      <w:pPr>
        <w:spacing w:line="360" w:lineRule="auto"/>
        <w:jc w:val="both"/>
      </w:pPr>
      <w:r w:rsidRPr="00277F21">
        <w:t xml:space="preserve">Les politiques de formation des RHS sont globalement définies dans les différents plans stratégiques de développement des ressources humaines du secteur de la santé, dont le dernier en exécution est celui de 2009-2018. </w:t>
      </w:r>
    </w:p>
    <w:p w14:paraId="759D498B" w14:textId="77777777" w:rsidR="00954F98" w:rsidRPr="00277F21" w:rsidRDefault="00954F98" w:rsidP="00954F98">
      <w:pPr>
        <w:spacing w:line="360" w:lineRule="auto"/>
        <w:jc w:val="both"/>
      </w:pPr>
      <w:r w:rsidRPr="00277F21">
        <w:t>La formation du personnel de santé englobe la formation de base et la formation continue ou formation en cours d’emploi. Le Ministère de la Santé a eu jusqu’ici peu d’emprise sur la formation de base ou formation initiale des agents de santé.  Le Ministère de la Santé ne forme pas les agents qu’il utilise. Cette formation est assurée par d’autres  départements  ministériels,  notamment  les  Ministères  en  charge  de  l’Enseignement Supérieur et de la Formation Professionnelle au Bénin et d’autres structures à l’extérieur.</w:t>
      </w:r>
    </w:p>
    <w:p w14:paraId="2E1B44DF" w14:textId="77777777" w:rsidR="00954F98" w:rsidRPr="00277F21" w:rsidRDefault="00954F98" w:rsidP="00954F98">
      <w:pPr>
        <w:spacing w:line="360" w:lineRule="auto"/>
        <w:jc w:val="both"/>
      </w:pPr>
      <w:r w:rsidRPr="00277F21">
        <w:lastRenderedPageBreak/>
        <w:t xml:space="preserve">L’analyse des politiques de formations montre </w:t>
      </w:r>
      <w:r>
        <w:t>qu’il</w:t>
      </w:r>
      <w:r w:rsidRPr="00277F21">
        <w:t xml:space="preserve"> n’y a pas suffisamment de concertation entre le formateur et l’utilisateur, et il n’existe pas une définition des profils de personnel dont le Ministère de la Santé a besoin </w:t>
      </w:r>
    </w:p>
    <w:p w14:paraId="672DF4A7" w14:textId="77777777" w:rsidR="00954F98" w:rsidRPr="00277F21" w:rsidRDefault="00954F98" w:rsidP="00954F98">
      <w:pPr>
        <w:spacing w:line="360" w:lineRule="auto"/>
        <w:jc w:val="both"/>
      </w:pPr>
      <w:r w:rsidRPr="00277F21">
        <w:t>Les formations continues sont réalisées sur place ou à l’étranger avec l’appui financier des partenaires et du budget national. Il y a :</w:t>
      </w:r>
    </w:p>
    <w:p w14:paraId="690F9C1B" w14:textId="77777777" w:rsidR="00954F98" w:rsidRPr="00277F21" w:rsidRDefault="00954F98" w:rsidP="00954F98">
      <w:pPr>
        <w:spacing w:line="360" w:lineRule="auto"/>
        <w:jc w:val="both"/>
      </w:pPr>
      <w:r w:rsidRPr="00277F21">
        <w:t>-    les séminaires et recyclages ;</w:t>
      </w:r>
    </w:p>
    <w:p w14:paraId="16E4B82A" w14:textId="77777777" w:rsidR="00954F98" w:rsidRPr="00277F21" w:rsidRDefault="00954F98" w:rsidP="00954F98">
      <w:pPr>
        <w:spacing w:line="360" w:lineRule="auto"/>
        <w:jc w:val="both"/>
      </w:pPr>
      <w:r w:rsidRPr="00277F21">
        <w:t>-    les formations de courte durée (1 mois à 6 mois) ;</w:t>
      </w:r>
    </w:p>
    <w:p w14:paraId="5F79DC80" w14:textId="77777777" w:rsidR="00954F98" w:rsidRPr="00277F21" w:rsidRDefault="00954F98" w:rsidP="00954F98">
      <w:pPr>
        <w:spacing w:line="360" w:lineRule="auto"/>
        <w:jc w:val="both"/>
      </w:pPr>
      <w:r w:rsidRPr="00277F21">
        <w:t>-    les formations de longue durée (plus de 9 mois) ;</w:t>
      </w:r>
    </w:p>
    <w:p w14:paraId="610D1202" w14:textId="77777777" w:rsidR="00954F98" w:rsidRPr="00277F21" w:rsidRDefault="00954F98" w:rsidP="00954F98">
      <w:pPr>
        <w:spacing w:line="360" w:lineRule="auto"/>
        <w:jc w:val="both"/>
      </w:pPr>
      <w:r w:rsidRPr="00277F21">
        <w:t>-   la formation par tutorat qui consiste à apporter à l’agent sur son lieu de travail un appui technique à travers l’encadrement par un tuteur compétent qui intègre l’équipe de santé et qui travaille à l’amélioration de la qualité des soins.</w:t>
      </w:r>
    </w:p>
    <w:p w14:paraId="4D78CC10" w14:textId="77777777" w:rsidR="00954F98" w:rsidRDefault="00954F98" w:rsidP="00954F98">
      <w:pPr>
        <w:spacing w:line="360" w:lineRule="auto"/>
        <w:jc w:val="both"/>
      </w:pPr>
      <w:r w:rsidRPr="00277F21">
        <w:t>Un  plan de formation est établi tous les trois (03) ans depuis</w:t>
      </w:r>
      <w:r w:rsidRPr="00277F21">
        <w:rPr>
          <w:color w:val="FF0000"/>
        </w:rPr>
        <w:t xml:space="preserve"> </w:t>
      </w:r>
      <w:r w:rsidRPr="00277F21">
        <w:t>2010</w:t>
      </w:r>
      <w:r w:rsidRPr="00277F21">
        <w:rPr>
          <w:color w:val="FF0000"/>
        </w:rPr>
        <w:t xml:space="preserve"> </w:t>
      </w:r>
      <w:r w:rsidRPr="00277F21">
        <w:t xml:space="preserve">par le Ministère de la Santé. Ce plan autorise la formation continue des RHS en fonction et assure leur reclassement à la fin de la formation. </w:t>
      </w:r>
    </w:p>
    <w:p w14:paraId="2E396CE3" w14:textId="77777777" w:rsidR="00954F98" w:rsidRDefault="00954F98" w:rsidP="00954F98">
      <w:pPr>
        <w:spacing w:line="360" w:lineRule="auto"/>
        <w:jc w:val="both"/>
      </w:pPr>
      <w:r>
        <w:t xml:space="preserve">Quelques éléments de la formation des RHS au Bénin méritent d’être observés de près. </w:t>
      </w:r>
    </w:p>
    <w:p w14:paraId="6C130998" w14:textId="77777777" w:rsidR="00954F98" w:rsidRPr="00277F21" w:rsidRDefault="00954F98" w:rsidP="00954F98">
      <w:pPr>
        <w:spacing w:line="360" w:lineRule="auto"/>
        <w:jc w:val="both"/>
      </w:pPr>
    </w:p>
    <w:p w14:paraId="3163F0D9" w14:textId="77777777" w:rsidR="00954F98" w:rsidRPr="00DF257F" w:rsidRDefault="00954F98" w:rsidP="00954F98">
      <w:pPr>
        <w:pStyle w:val="ListParagraph"/>
        <w:numPr>
          <w:ilvl w:val="0"/>
          <w:numId w:val="52"/>
        </w:numPr>
        <w:spacing w:after="160" w:line="360" w:lineRule="auto"/>
        <w:ind w:left="0" w:firstLine="0"/>
        <w:rPr>
          <w:b/>
          <w:i/>
        </w:rPr>
      </w:pPr>
      <w:r>
        <w:rPr>
          <w:b/>
          <w:i/>
        </w:rPr>
        <w:t xml:space="preserve">Les institutions </w:t>
      </w:r>
      <w:r w:rsidRPr="00DF257F">
        <w:rPr>
          <w:b/>
          <w:i/>
        </w:rPr>
        <w:t xml:space="preserve"> d’accueil</w:t>
      </w:r>
      <w:r>
        <w:rPr>
          <w:b/>
          <w:i/>
        </w:rPr>
        <w:t xml:space="preserve"> des apprenants</w:t>
      </w:r>
    </w:p>
    <w:p w14:paraId="621B8C92" w14:textId="77777777" w:rsidR="00954F98" w:rsidRPr="00277F21" w:rsidRDefault="00954F98" w:rsidP="00954F98">
      <w:pPr>
        <w:spacing w:line="360" w:lineRule="auto"/>
        <w:jc w:val="both"/>
      </w:pPr>
      <w:r w:rsidRPr="00277F21">
        <w:t>Au niveau national les institutions suivantes assurent la formation des futures RHS :</w:t>
      </w:r>
    </w:p>
    <w:p w14:paraId="55ECB1C7" w14:textId="77777777" w:rsidR="00954F98" w:rsidRPr="00277F21" w:rsidRDefault="00954F98" w:rsidP="00954F98">
      <w:pPr>
        <w:spacing w:line="360" w:lineRule="auto"/>
        <w:jc w:val="both"/>
      </w:pPr>
      <w:r>
        <w:t xml:space="preserve">-    </w:t>
      </w:r>
      <w:r w:rsidRPr="00277F21">
        <w:t>la Faculté des Sciences de la Santé (FSS) de l’Université d’Abomey-Calavi (UAC) à Cotonou   assure   la   formation   des   Médecins   Généralistes   et   Spécialistes,   des Pharmaciens, des Assistants Sociaux</w:t>
      </w:r>
      <w:r>
        <w:t>, des nutritionnistes</w:t>
      </w:r>
      <w:r w:rsidRPr="00277F21">
        <w:t xml:space="preserve"> et des Kinésithérapeutes</w:t>
      </w:r>
    </w:p>
    <w:p w14:paraId="746CF8FB" w14:textId="77777777" w:rsidR="00954F98" w:rsidRPr="00277F21" w:rsidRDefault="00954F98" w:rsidP="00954F98">
      <w:pPr>
        <w:spacing w:line="360" w:lineRule="auto"/>
        <w:jc w:val="both"/>
      </w:pPr>
      <w:r w:rsidRPr="00277F21">
        <w:t xml:space="preserve">-    la  Faculté  de  Médecine  (FM)  de  l’Université  de  Parakou (UP)  créée en  2001  forme des  médecins  généralistes ;  </w:t>
      </w:r>
    </w:p>
    <w:p w14:paraId="13989F49" w14:textId="77777777" w:rsidR="00954F98" w:rsidRPr="00277F21" w:rsidRDefault="00954F98" w:rsidP="00954F98">
      <w:pPr>
        <w:spacing w:line="360" w:lineRule="auto"/>
        <w:jc w:val="both"/>
      </w:pPr>
      <w:r w:rsidRPr="00277F21">
        <w:t>-    l’Institut  National  Médico-S</w:t>
      </w:r>
      <w:r>
        <w:t>anitaire</w:t>
      </w:r>
      <w:r w:rsidRPr="00277F21">
        <w:t xml:space="preserve">  (INM</w:t>
      </w:r>
      <w:r>
        <w:t>e</w:t>
      </w:r>
      <w:r w:rsidRPr="00277F21">
        <w:t>S)  assure  la  formation  de</w:t>
      </w:r>
      <w:r>
        <w:t>s</w:t>
      </w:r>
      <w:r w:rsidRPr="00277F21">
        <w:t xml:space="preserve">  professionnel</w:t>
      </w:r>
      <w:r>
        <w:t>s</w:t>
      </w:r>
      <w:r w:rsidRPr="00277F21">
        <w:t xml:space="preserve"> de santé : </w:t>
      </w:r>
      <w:r>
        <w:t>l</w:t>
      </w:r>
      <w:r w:rsidRPr="00277F21">
        <w:t xml:space="preserve">es  infirmiers  et infirmières Diplômés d’Etat (IDE),  </w:t>
      </w:r>
      <w:r>
        <w:t>l</w:t>
      </w:r>
      <w:r w:rsidRPr="00277F21">
        <w:t xml:space="preserve">es    sages-femmes  diplômés  d’Etat  (SFE),  </w:t>
      </w:r>
    </w:p>
    <w:p w14:paraId="61236EC9" w14:textId="77777777" w:rsidR="00954F98" w:rsidRPr="00277F21" w:rsidRDefault="00954F98" w:rsidP="00954F98">
      <w:pPr>
        <w:spacing w:line="360" w:lineRule="auto"/>
        <w:jc w:val="both"/>
      </w:pPr>
      <w:r w:rsidRPr="00277F21">
        <w:t>-    l’</w:t>
      </w:r>
      <w:r>
        <w:t>E</w:t>
      </w:r>
      <w:r w:rsidRPr="00277F21">
        <w:t xml:space="preserve">cole  Polytechnique  d’Abomey-Calavi  (EPAC)  forme  entre  autres  des  </w:t>
      </w:r>
      <w:r>
        <w:t xml:space="preserve">licences et masters </w:t>
      </w:r>
      <w:r w:rsidRPr="00277F21">
        <w:t xml:space="preserve">  en Imagerie médicale et Analyses Biomédicales ;  </w:t>
      </w:r>
    </w:p>
    <w:p w14:paraId="275E08DC" w14:textId="77777777" w:rsidR="00954F98" w:rsidRPr="00277F21" w:rsidRDefault="00954F98" w:rsidP="00954F98">
      <w:pPr>
        <w:spacing w:line="360" w:lineRule="auto"/>
        <w:jc w:val="both"/>
      </w:pPr>
      <w:r w:rsidRPr="00277F21">
        <w:t>-    l’</w:t>
      </w:r>
      <w:r>
        <w:t>E</w:t>
      </w:r>
      <w:r w:rsidRPr="00277F21">
        <w:t>cole Nationale d’Administration et de Magistrature (ENAM) forme des Attachés et Administrateurs d’Administration Hospitalière, Universitaire et d’Intendance (AHUI).</w:t>
      </w:r>
    </w:p>
    <w:p w14:paraId="5D86B2B7" w14:textId="77777777" w:rsidR="00954F98" w:rsidRDefault="00954F98" w:rsidP="00954F98">
      <w:pPr>
        <w:pStyle w:val="ListParagraph"/>
        <w:spacing w:after="160" w:line="360" w:lineRule="auto"/>
        <w:ind w:left="0"/>
        <w:rPr>
          <w:b/>
          <w:i/>
        </w:rPr>
      </w:pPr>
    </w:p>
    <w:p w14:paraId="13830BAC" w14:textId="77777777" w:rsidR="00954F98" w:rsidRPr="00277F21" w:rsidRDefault="00954F98" w:rsidP="00954F98">
      <w:pPr>
        <w:pStyle w:val="ListParagraph"/>
        <w:numPr>
          <w:ilvl w:val="0"/>
          <w:numId w:val="52"/>
        </w:numPr>
        <w:spacing w:after="160" w:line="360" w:lineRule="auto"/>
        <w:ind w:left="0" w:firstLine="0"/>
        <w:rPr>
          <w:b/>
          <w:i/>
        </w:rPr>
      </w:pPr>
      <w:r>
        <w:rPr>
          <w:b/>
          <w:i/>
        </w:rPr>
        <w:t>L’e</w:t>
      </w:r>
      <w:r w:rsidRPr="00277F21">
        <w:rPr>
          <w:b/>
          <w:i/>
        </w:rPr>
        <w:t>ncadrement des étudiants</w:t>
      </w:r>
    </w:p>
    <w:p w14:paraId="25637C42" w14:textId="77777777" w:rsidR="00954F98" w:rsidRDefault="00954F98" w:rsidP="00954F98">
      <w:pPr>
        <w:spacing w:line="360" w:lineRule="auto"/>
        <w:jc w:val="both"/>
      </w:pPr>
      <w:r w:rsidRPr="00277F21">
        <w:t xml:space="preserve">De  façon  générale,  les  effectifs  des  enseignants  sont  insuffisants  pour  assurer  un  meilleur  encadrement des apprenants. La situation de pénurie d’enseignants concerne toutes les </w:t>
      </w:r>
      <w:r w:rsidRPr="00277F21">
        <w:lastRenderedPageBreak/>
        <w:t>institutions de formation. Elle est  rendue  plus  remarquable  par  les  départs  à  la  retraite  et  la  nomination  des  enseignants  à  des  postes politiques ou administratifs. De plus, très peu de nouveaux enseignants qualifiés sont disponibles pour être recrutés sur le marché par insuffisance de budgets de fonctionnement. Il faut noter que la majorité des écoles de formation en santé font recours à des enseignants vacataires ou à des moniteurs.</w:t>
      </w:r>
    </w:p>
    <w:p w14:paraId="74A2C159" w14:textId="77777777" w:rsidR="00954F98" w:rsidRPr="00277F21" w:rsidRDefault="00954F98" w:rsidP="00954F98">
      <w:pPr>
        <w:spacing w:line="360" w:lineRule="auto"/>
        <w:jc w:val="both"/>
      </w:pPr>
    </w:p>
    <w:p w14:paraId="22E05737" w14:textId="77777777" w:rsidR="00954F98" w:rsidRPr="00277F21" w:rsidRDefault="00954F98" w:rsidP="00954F98">
      <w:pPr>
        <w:pStyle w:val="ListParagraph"/>
        <w:numPr>
          <w:ilvl w:val="0"/>
          <w:numId w:val="52"/>
        </w:numPr>
        <w:spacing w:after="160" w:line="360" w:lineRule="auto"/>
        <w:ind w:left="0" w:firstLine="0"/>
        <w:rPr>
          <w:b/>
          <w:i/>
        </w:rPr>
      </w:pPr>
      <w:r w:rsidRPr="00277F21">
        <w:rPr>
          <w:b/>
          <w:i/>
        </w:rPr>
        <w:t>Répartition du temps de formation entre théorie et pratique</w:t>
      </w:r>
    </w:p>
    <w:p w14:paraId="137E9168" w14:textId="77777777" w:rsidR="00954F98" w:rsidRPr="00277F21" w:rsidRDefault="00954F98" w:rsidP="00954F98">
      <w:pPr>
        <w:spacing w:line="360" w:lineRule="auto"/>
        <w:jc w:val="both"/>
      </w:pPr>
      <w:r w:rsidRPr="00277F21">
        <w:t>Des difficultés majeures ont été révélées dans la répartition du temps de la formation pratique et la théorie. Il s’agit entre autres de :</w:t>
      </w:r>
    </w:p>
    <w:p w14:paraId="799CEDA3" w14:textId="77777777" w:rsidR="00954F98" w:rsidRPr="00277F21" w:rsidRDefault="00954F98" w:rsidP="00954F98">
      <w:pPr>
        <w:pStyle w:val="ListParagraph"/>
        <w:numPr>
          <w:ilvl w:val="0"/>
          <w:numId w:val="51"/>
        </w:numPr>
        <w:spacing w:after="160" w:line="360" w:lineRule="auto"/>
        <w:ind w:left="0" w:firstLine="0"/>
        <w:jc w:val="both"/>
      </w:pPr>
      <w:r w:rsidRPr="00277F21">
        <w:t xml:space="preserve">la vétusté des équipements et infrastructures, </w:t>
      </w:r>
    </w:p>
    <w:p w14:paraId="14558286" w14:textId="77777777" w:rsidR="00954F98" w:rsidRPr="00277F21" w:rsidRDefault="00954F98" w:rsidP="00954F98">
      <w:pPr>
        <w:pStyle w:val="ListParagraph"/>
        <w:numPr>
          <w:ilvl w:val="0"/>
          <w:numId w:val="51"/>
        </w:numPr>
        <w:spacing w:after="160" w:line="360" w:lineRule="auto"/>
        <w:ind w:left="0" w:firstLine="0"/>
        <w:jc w:val="both"/>
      </w:pPr>
      <w:r w:rsidRPr="00277F21">
        <w:t>l’effectif pléthorique dans certaines écoles de formation,</w:t>
      </w:r>
    </w:p>
    <w:p w14:paraId="2F7D0F58" w14:textId="77777777" w:rsidR="00954F98" w:rsidRPr="00277F21" w:rsidRDefault="00954F98" w:rsidP="00954F98">
      <w:pPr>
        <w:pStyle w:val="ListParagraph"/>
        <w:numPr>
          <w:ilvl w:val="0"/>
          <w:numId w:val="51"/>
        </w:numPr>
        <w:spacing w:after="160" w:line="360" w:lineRule="auto"/>
        <w:ind w:left="0" w:firstLine="0"/>
        <w:jc w:val="both"/>
      </w:pPr>
      <w:r w:rsidRPr="00277F21">
        <w:t xml:space="preserve">l’inadéquation des programmes de formation avec la demande du marché de travail, </w:t>
      </w:r>
    </w:p>
    <w:p w14:paraId="6BC27370" w14:textId="77777777" w:rsidR="00954F98" w:rsidRPr="00277F21" w:rsidRDefault="00954F98" w:rsidP="00954F98">
      <w:pPr>
        <w:pStyle w:val="ListParagraph"/>
        <w:numPr>
          <w:ilvl w:val="0"/>
          <w:numId w:val="51"/>
        </w:numPr>
        <w:spacing w:after="160" w:line="360" w:lineRule="auto"/>
        <w:ind w:left="0" w:firstLine="0"/>
        <w:jc w:val="both"/>
      </w:pPr>
      <w:r w:rsidRPr="00277F21">
        <w:t>l’insuffisance de recyclage des enseignants et formateurs et</w:t>
      </w:r>
    </w:p>
    <w:p w14:paraId="1DD3930A" w14:textId="77777777" w:rsidR="00954F98" w:rsidRPr="00277F21" w:rsidRDefault="00954F98" w:rsidP="00954F98">
      <w:pPr>
        <w:pStyle w:val="ListParagraph"/>
        <w:numPr>
          <w:ilvl w:val="0"/>
          <w:numId w:val="51"/>
        </w:numPr>
        <w:spacing w:after="160" w:line="360" w:lineRule="auto"/>
        <w:ind w:left="0" w:firstLine="0"/>
        <w:jc w:val="both"/>
      </w:pPr>
      <w:r w:rsidRPr="00277F21">
        <w:t>l’insuffisance de réglementation de la formation des agents de santé.</w:t>
      </w:r>
    </w:p>
    <w:p w14:paraId="58BCAA24" w14:textId="77777777" w:rsidR="00954F98" w:rsidRPr="00277F21" w:rsidRDefault="00954F98" w:rsidP="00954F98">
      <w:pPr>
        <w:pStyle w:val="ListParagraph"/>
        <w:spacing w:line="360" w:lineRule="auto"/>
        <w:ind w:left="0"/>
      </w:pPr>
    </w:p>
    <w:p w14:paraId="58D81A2B" w14:textId="77777777" w:rsidR="00954F98" w:rsidRPr="00277F21" w:rsidRDefault="00954F98" w:rsidP="00954F98">
      <w:pPr>
        <w:pStyle w:val="ListParagraph"/>
        <w:numPr>
          <w:ilvl w:val="0"/>
          <w:numId w:val="52"/>
        </w:numPr>
        <w:spacing w:after="160" w:line="360" w:lineRule="auto"/>
        <w:ind w:left="0" w:firstLine="0"/>
        <w:jc w:val="both"/>
        <w:rPr>
          <w:b/>
          <w:i/>
        </w:rPr>
      </w:pPr>
      <w:r>
        <w:rPr>
          <w:b/>
          <w:i/>
        </w:rPr>
        <w:t>L’a</w:t>
      </w:r>
      <w:r w:rsidRPr="00277F21">
        <w:rPr>
          <w:b/>
          <w:i/>
        </w:rPr>
        <w:t>déquation entre offre et demande</w:t>
      </w:r>
    </w:p>
    <w:p w14:paraId="7570BD75" w14:textId="77777777" w:rsidR="00954F98" w:rsidRPr="00277F21" w:rsidRDefault="00954F98" w:rsidP="00954F98">
      <w:pPr>
        <w:spacing w:line="360" w:lineRule="auto"/>
        <w:jc w:val="both"/>
      </w:pPr>
      <w:r w:rsidRPr="00277F21">
        <w:t>Au vu de ce qui précède, il se pose de plus en plus le problème de l’adéquation entre le produit formé et les attentes du Ministère de la Santé. Des  efforts restent à faire  en ce  qui concerne  l’adéquation  de  la production  des professionnels de santé avec  les  besoins  en  compétence  du  secteur  santé,  notamment  en  ce  qui  concerne  le  personnel  paramédical. Les programmes enseignés sont essentiellement cliniques, beaucoup plus adapté au travail dans le privé et moins aux réalités du public où le médecin, la sage-femme ou l’infirmier est appelé à s’intégrer dans la communauté où il travaille, à traiter le malade et non la maladie, à exécuter des tâches de gestion lorsqu’il est Médecin-Chef ou Infirmier/Sage-femme Chef de poste.</w:t>
      </w:r>
    </w:p>
    <w:p w14:paraId="0121298B" w14:textId="77777777" w:rsidR="00954F98" w:rsidRPr="00404D30" w:rsidRDefault="00954F98" w:rsidP="00954F98">
      <w:pPr>
        <w:rPr>
          <w:lang w:eastAsia="en-US"/>
        </w:rPr>
      </w:pPr>
    </w:p>
    <w:p w14:paraId="70436CAB" w14:textId="77777777" w:rsidR="00954F98" w:rsidRDefault="00954F98" w:rsidP="00954F98">
      <w:pPr>
        <w:pStyle w:val="Heading3"/>
        <w:ind w:left="0" w:firstLine="0"/>
      </w:pPr>
      <w:r w:rsidRPr="00EB4CF7">
        <w:t xml:space="preserve"> </w:t>
      </w:r>
      <w:bookmarkStart w:id="22" w:name="_Toc1054338"/>
      <w:r w:rsidRPr="00EB4CF7">
        <w:t>Efficacité interne de la production des RHS</w:t>
      </w:r>
      <w:bookmarkEnd w:id="22"/>
    </w:p>
    <w:p w14:paraId="65ACDEA5" w14:textId="77777777" w:rsidR="00954F98" w:rsidRPr="00667136" w:rsidRDefault="00954F98" w:rsidP="00954F98">
      <w:pPr>
        <w:spacing w:line="360" w:lineRule="auto"/>
        <w:jc w:val="both"/>
      </w:pPr>
      <w:r>
        <w:t>L’efficacité de la production des RHS est ici abordée d’un part à partir de l’analyse des politiques de formation des RHS au Bénin, et d’autre part à partir des données collectées sur le terrain. L’analyse des politiques de formation est faite à partir des différents documents de politique de formation notamment les documents de l’observatoire des RHS au Bénin. L’analyse des données collectées procède par exploitation des différents tableaux et graphique issus du traitement des données collectées.</w:t>
      </w:r>
    </w:p>
    <w:p w14:paraId="33E6555B" w14:textId="77777777" w:rsidR="00954F98" w:rsidRPr="00334E59" w:rsidRDefault="00954F98" w:rsidP="00954F98">
      <w:pPr>
        <w:rPr>
          <w:lang w:eastAsia="en-US"/>
        </w:rPr>
      </w:pPr>
    </w:p>
    <w:p w14:paraId="26654FBD" w14:textId="77777777" w:rsidR="00954F98" w:rsidRPr="00EB4CF7" w:rsidRDefault="00954F98" w:rsidP="00954F98">
      <w:pPr>
        <w:pStyle w:val="Heading4"/>
        <w:ind w:left="0" w:firstLine="0"/>
      </w:pPr>
      <w:r w:rsidRPr="00EB4CF7">
        <w:lastRenderedPageBreak/>
        <w:t xml:space="preserve"> Le marché de la formation des RHS</w:t>
      </w:r>
    </w:p>
    <w:p w14:paraId="17B0CAAC" w14:textId="77777777" w:rsidR="00954F98" w:rsidRPr="00EB4CF7" w:rsidRDefault="00954F98" w:rsidP="00954F98">
      <w:pPr>
        <w:pStyle w:val="Heading5"/>
        <w:numPr>
          <w:ilvl w:val="4"/>
          <w:numId w:val="1"/>
        </w:numPr>
        <w:ind w:left="0" w:firstLine="0"/>
      </w:pPr>
      <w:r w:rsidRPr="00EB4CF7">
        <w:t xml:space="preserve"> La demande de formation</w:t>
      </w:r>
    </w:p>
    <w:p w14:paraId="745BE71F" w14:textId="77777777" w:rsidR="00954F98" w:rsidRPr="00EB4CF7" w:rsidRDefault="00954F98" w:rsidP="00954F98"/>
    <w:p w14:paraId="04BE8AC6" w14:textId="77777777" w:rsidR="00954F98" w:rsidRPr="008B7065" w:rsidRDefault="00954F98" w:rsidP="00954F98"/>
    <w:p w14:paraId="1CDE80CF" w14:textId="77777777" w:rsidR="00954F98" w:rsidRPr="008B7065" w:rsidRDefault="00954F98" w:rsidP="00954F98">
      <w:pPr>
        <w:pStyle w:val="ListParagraph"/>
        <w:numPr>
          <w:ilvl w:val="3"/>
          <w:numId w:val="14"/>
        </w:numPr>
        <w:spacing w:after="160" w:line="360" w:lineRule="auto"/>
        <w:ind w:left="0" w:firstLine="0"/>
        <w:jc w:val="both"/>
        <w:rPr>
          <w:b/>
        </w:rPr>
      </w:pPr>
      <w:r w:rsidRPr="008B7065">
        <w:rPr>
          <w:b/>
        </w:rPr>
        <w:t xml:space="preserve">Evolution du nombre de bacheliers </w:t>
      </w:r>
    </w:p>
    <w:p w14:paraId="1F00457D" w14:textId="77777777" w:rsidR="00954F98" w:rsidRPr="008B7065" w:rsidRDefault="00954F98" w:rsidP="00954F98">
      <w:pPr>
        <w:spacing w:line="360" w:lineRule="auto"/>
        <w:jc w:val="both"/>
      </w:pPr>
      <w:r w:rsidRPr="008B7065">
        <w:t xml:space="preserve">Le nombre de bacheliers a évolué de façon relativement faible sur la période 2012-2016. Comme le montre le graphique suivant, on peut noter une faible progression du nombre de candidats réussissant à un baccalauréat scientifique, alors que le nombre de réussites au baccalauréat littéraire et technique a connu une évolution à la hausse beaucoup plus remarquable. Lorsqu’on sait que les formations aux métiers de la santé sont principalement destinées aux titulaires d’un baccalauréat scientifique, </w:t>
      </w:r>
    </w:p>
    <w:p w14:paraId="6876A067" w14:textId="77777777" w:rsidR="00954F98" w:rsidRPr="008B7065" w:rsidRDefault="00954F98" w:rsidP="00954F98">
      <w:pPr>
        <w:spacing w:line="360" w:lineRule="auto"/>
        <w:jc w:val="both"/>
      </w:pPr>
    </w:p>
    <w:p w14:paraId="29F48103" w14:textId="15CA5167" w:rsidR="00954F98" w:rsidRPr="008B7065" w:rsidRDefault="00954F98" w:rsidP="00DC342B">
      <w:pPr>
        <w:pStyle w:val="Style1graphiq"/>
      </w:pPr>
      <w:bookmarkStart w:id="23" w:name="_Toc1064410"/>
      <w:r w:rsidRPr="008B7065">
        <w:t xml:space="preserve">Graphique </w:t>
      </w:r>
      <w:r w:rsidRPr="008B7065">
        <w:fldChar w:fldCharType="begin"/>
      </w:r>
      <w:r w:rsidRPr="008B7065">
        <w:instrText xml:space="preserve"> SEQ Graphique \* ARABIC </w:instrText>
      </w:r>
      <w:r w:rsidRPr="008B7065">
        <w:fldChar w:fldCharType="separate"/>
      </w:r>
      <w:r>
        <w:t>1</w:t>
      </w:r>
      <w:r w:rsidRPr="008B7065">
        <w:fldChar w:fldCharType="end"/>
      </w:r>
      <w:r w:rsidRPr="008B7065">
        <w:t> :</w:t>
      </w:r>
      <w:r w:rsidRPr="008B7065">
        <w:rPr>
          <w:rFonts w:ascii="Garamond" w:hAnsi="Garamond"/>
        </w:rPr>
        <w:t xml:space="preserve"> </w:t>
      </w:r>
      <w:r w:rsidRPr="008B7065">
        <w:t>Nombre total de bacheliers de 2011-2012 à 2015-2016 suivant les séries du baccalauréat</w:t>
      </w:r>
      <w:bookmarkEnd w:id="23"/>
    </w:p>
    <w:p w14:paraId="240611A7" w14:textId="77777777" w:rsidR="00954F98" w:rsidRPr="008B7065" w:rsidRDefault="00954F98" w:rsidP="00954F98">
      <w:pPr>
        <w:spacing w:line="360" w:lineRule="auto"/>
        <w:jc w:val="both"/>
      </w:pPr>
      <w:r w:rsidRPr="008B7065">
        <w:rPr>
          <w:noProof/>
        </w:rPr>
        <w:drawing>
          <wp:inline distT="0" distB="0" distL="0" distR="0" wp14:anchorId="164D3769" wp14:editId="2B5385D2">
            <wp:extent cx="5760720" cy="2590800"/>
            <wp:effectExtent l="0" t="0" r="11430" b="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7E00B0A" w14:textId="77777777" w:rsidR="00954F98" w:rsidRPr="008B7065" w:rsidRDefault="00954F98" w:rsidP="00954F98">
      <w:pPr>
        <w:spacing w:line="360" w:lineRule="auto"/>
        <w:jc w:val="both"/>
      </w:pPr>
      <w:r w:rsidRPr="008B7065">
        <w:t xml:space="preserve">Source : </w:t>
      </w:r>
      <w:r>
        <w:t xml:space="preserve">Direction </w:t>
      </w:r>
      <w:r w:rsidRPr="008B7065">
        <w:t>de l’Office du Baccalauréat. (2017)</w:t>
      </w:r>
    </w:p>
    <w:p w14:paraId="09142A2B" w14:textId="77777777" w:rsidR="00954F98" w:rsidRPr="008B7065" w:rsidRDefault="00954F98" w:rsidP="00954F98">
      <w:pPr>
        <w:spacing w:line="360" w:lineRule="auto"/>
        <w:jc w:val="both"/>
      </w:pPr>
    </w:p>
    <w:p w14:paraId="65A27B8D" w14:textId="77777777" w:rsidR="00954F98" w:rsidRDefault="00954F98" w:rsidP="00954F98">
      <w:pPr>
        <w:spacing w:line="360" w:lineRule="auto"/>
        <w:jc w:val="both"/>
      </w:pPr>
      <w:r w:rsidRPr="008B7065">
        <w:t xml:space="preserve">Une observation de la désagrégation des données observées ci-dessus selon le genre permet de constater que le nombre de garçons réussissant au Baccalauréat reste en moyenne le double de l’effectif des filles qui réussissent. </w:t>
      </w:r>
    </w:p>
    <w:p w14:paraId="256AB873" w14:textId="77777777" w:rsidR="00954F98" w:rsidRDefault="00954F98" w:rsidP="00954F98">
      <w:pPr>
        <w:spacing w:line="360" w:lineRule="auto"/>
        <w:jc w:val="both"/>
      </w:pPr>
    </w:p>
    <w:p w14:paraId="0A32E0A8" w14:textId="50B3A217" w:rsidR="00954F98" w:rsidRDefault="00954F98" w:rsidP="00954F98">
      <w:pPr>
        <w:spacing w:line="360" w:lineRule="auto"/>
        <w:jc w:val="both"/>
      </w:pPr>
    </w:p>
    <w:p w14:paraId="165E3422" w14:textId="3702C5C8" w:rsidR="00DC342B" w:rsidRDefault="00DC342B" w:rsidP="00954F98">
      <w:pPr>
        <w:spacing w:line="360" w:lineRule="auto"/>
        <w:jc w:val="both"/>
      </w:pPr>
    </w:p>
    <w:p w14:paraId="006A63CD" w14:textId="0C83504B" w:rsidR="00DC342B" w:rsidRDefault="00DC342B" w:rsidP="00954F98">
      <w:pPr>
        <w:spacing w:line="360" w:lineRule="auto"/>
        <w:jc w:val="both"/>
      </w:pPr>
    </w:p>
    <w:p w14:paraId="24AC1628" w14:textId="78DAB164" w:rsidR="00DC342B" w:rsidRDefault="00DC342B" w:rsidP="00954F98">
      <w:pPr>
        <w:spacing w:line="360" w:lineRule="auto"/>
        <w:jc w:val="both"/>
      </w:pPr>
    </w:p>
    <w:p w14:paraId="78D43C01" w14:textId="77777777" w:rsidR="00DC342B" w:rsidRPr="008B7065" w:rsidRDefault="00DC342B" w:rsidP="00954F98">
      <w:pPr>
        <w:spacing w:line="360" w:lineRule="auto"/>
        <w:jc w:val="both"/>
      </w:pPr>
    </w:p>
    <w:p w14:paraId="5CE14E71" w14:textId="2E20EA3F" w:rsidR="00954F98" w:rsidRPr="008B7065" w:rsidRDefault="00954F98" w:rsidP="00DC342B">
      <w:pPr>
        <w:pStyle w:val="Style1graphiq"/>
      </w:pPr>
      <w:bookmarkStart w:id="24" w:name="_Toc1064411"/>
      <w:r w:rsidRPr="008B7065">
        <w:lastRenderedPageBreak/>
        <w:t xml:space="preserve">Graphique </w:t>
      </w:r>
      <w:r w:rsidRPr="008B7065">
        <w:fldChar w:fldCharType="begin"/>
      </w:r>
      <w:r w:rsidRPr="008B7065">
        <w:instrText xml:space="preserve"> SEQ Graphique \* ARABIC </w:instrText>
      </w:r>
      <w:r w:rsidRPr="008B7065">
        <w:fldChar w:fldCharType="separate"/>
      </w:r>
      <w:r>
        <w:t>2</w:t>
      </w:r>
      <w:r w:rsidRPr="008B7065">
        <w:fldChar w:fldCharType="end"/>
      </w:r>
      <w:r w:rsidRPr="008B7065">
        <w:t> :</w:t>
      </w:r>
      <w:r w:rsidRPr="008B7065">
        <w:rPr>
          <w:rFonts w:ascii="Garamond" w:hAnsi="Garamond"/>
        </w:rPr>
        <w:t xml:space="preserve"> </w:t>
      </w:r>
      <w:r w:rsidRPr="008B7065">
        <w:t>Nombre total de bacheliers de 2011-2012 à 2015-2016 selon le genre</w:t>
      </w:r>
      <w:bookmarkEnd w:id="24"/>
    </w:p>
    <w:p w14:paraId="4A8B34D8" w14:textId="77777777" w:rsidR="00954F98" w:rsidRPr="008B7065" w:rsidRDefault="00954F98" w:rsidP="00954F98">
      <w:pPr>
        <w:spacing w:line="360" w:lineRule="auto"/>
        <w:jc w:val="center"/>
      </w:pPr>
      <w:r w:rsidRPr="008B7065">
        <w:rPr>
          <w:noProof/>
        </w:rPr>
        <w:drawing>
          <wp:inline distT="0" distB="0" distL="0" distR="0" wp14:anchorId="3E41987D" wp14:editId="7583CD05">
            <wp:extent cx="4572000" cy="2390775"/>
            <wp:effectExtent l="0" t="0" r="0" b="9525"/>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9771C9B" w14:textId="77777777" w:rsidR="00954F98" w:rsidRPr="008B7065" w:rsidRDefault="00954F98" w:rsidP="00954F98">
      <w:pPr>
        <w:spacing w:line="360" w:lineRule="auto"/>
        <w:jc w:val="both"/>
      </w:pPr>
      <w:r w:rsidRPr="008B7065">
        <w:t>Source : d’après données de l’Office du Baccalauréat (2017)</w:t>
      </w:r>
    </w:p>
    <w:p w14:paraId="499153DA" w14:textId="77777777" w:rsidR="00954F98" w:rsidRDefault="00954F98" w:rsidP="00954F98">
      <w:pPr>
        <w:spacing w:line="360" w:lineRule="auto"/>
        <w:jc w:val="both"/>
      </w:pPr>
    </w:p>
    <w:p w14:paraId="674AC176" w14:textId="77777777" w:rsidR="00954F98" w:rsidRDefault="00954F98" w:rsidP="00954F98">
      <w:pPr>
        <w:spacing w:line="360" w:lineRule="auto"/>
        <w:jc w:val="both"/>
      </w:pPr>
      <w:r>
        <w:t>Mais cette tendance ne justifie pas une faiblesse de la performance des filles au Baccalauréat car le nombre d’admis évolue avec l’effectif des inscrits. Ainsi, en 2016, sur 37 922 fille inscrites, 11 559 sont admises avec un taux de réussite de 30% dans la gente féminine. Et dans le camp des garçons, sur 77 400 inscrit, 22 069 sont admis, soit 29% de taux de réussite des garçons. (Office du Baccalauréat). Cette situation amène à comprendre que la faiblesse de l’effectif des filles admises au baccalauréat n’est qu’une résultante de la diminution progressive de leur effectif dans les classes antérieures pour des raisons diverses.</w:t>
      </w:r>
    </w:p>
    <w:p w14:paraId="39ECC1F4" w14:textId="77777777" w:rsidR="00954F98" w:rsidRPr="008B7065" w:rsidRDefault="00954F98" w:rsidP="00954F98">
      <w:pPr>
        <w:spacing w:line="360" w:lineRule="auto"/>
        <w:jc w:val="both"/>
      </w:pPr>
    </w:p>
    <w:p w14:paraId="4AD991AB" w14:textId="77777777" w:rsidR="00954F98" w:rsidRPr="008B7065" w:rsidRDefault="00954F98" w:rsidP="00954F98">
      <w:pPr>
        <w:pStyle w:val="ListParagraph"/>
        <w:numPr>
          <w:ilvl w:val="3"/>
          <w:numId w:val="14"/>
        </w:numPr>
        <w:spacing w:after="160" w:line="360" w:lineRule="auto"/>
        <w:ind w:left="0" w:firstLine="0"/>
        <w:jc w:val="both"/>
        <w:rPr>
          <w:b/>
        </w:rPr>
      </w:pPr>
      <w:r w:rsidRPr="008B7065">
        <w:rPr>
          <w:b/>
        </w:rPr>
        <w:t xml:space="preserve">Evolution de la présélection des candidats dans les formations en santé </w:t>
      </w:r>
    </w:p>
    <w:p w14:paraId="17B639C5" w14:textId="77777777" w:rsidR="00954F98" w:rsidRDefault="00954F98" w:rsidP="00954F98">
      <w:pPr>
        <w:spacing w:line="360" w:lineRule="auto"/>
        <w:jc w:val="both"/>
      </w:pPr>
      <w:r w:rsidRPr="008B7065">
        <w:t xml:space="preserve">L’évolution du nombre de candidature retenues/présélectionnées pour les formations aux métiers de la santé permet de constater que les filières présélectionnant le plus grand nombre de candidatures sont la filière aide-soignant et la filière médecine. Comme le montre le graphique suivant, le nombre de présélectionnés dans ces deux filières est très élevé par rapport aux autres filières telles que l’imagerie médicale, l’analyse biomédicale, l’infirmerie et la filière sage-femme. </w:t>
      </w:r>
    </w:p>
    <w:p w14:paraId="44D2FC94" w14:textId="77777777" w:rsidR="00954F98" w:rsidRDefault="00954F98" w:rsidP="00954F98">
      <w:pPr>
        <w:spacing w:line="360" w:lineRule="auto"/>
        <w:jc w:val="both"/>
      </w:pPr>
      <w:r>
        <w:t xml:space="preserve">On peut donc remarquer que les deux bouts de la chaîne de professionnels de santé présentent les indicateurs de présélection les plus élevés, ce qui constitue tout de même un problème important pour la chaîne. En effet, cela pourrait créer des disfonctionnements pour le fonctionnement du secteur sanitaire, du moment où cela ne favorise pas la délivrance des services offerts par les corps intermédiaires. Dans la pratique, la structure du corps devrait être </w:t>
      </w:r>
      <w:r>
        <w:lastRenderedPageBreak/>
        <w:t>pyramidale pour permettre aux praticiens d’un niveau plus élevé de bénéficier de l’accompagnement d’un plus grand nombre de praticiens de niveau inférieur.</w:t>
      </w:r>
    </w:p>
    <w:p w14:paraId="6D309494" w14:textId="77777777" w:rsidR="00954F98" w:rsidRPr="008B7065" w:rsidRDefault="00954F98" w:rsidP="00954F98">
      <w:pPr>
        <w:spacing w:line="360" w:lineRule="auto"/>
        <w:jc w:val="both"/>
      </w:pPr>
    </w:p>
    <w:p w14:paraId="7BC0D14C" w14:textId="77777777" w:rsidR="00954F98" w:rsidRPr="008B7065" w:rsidRDefault="00954F98" w:rsidP="00954F98">
      <w:pPr>
        <w:spacing w:line="360" w:lineRule="auto"/>
        <w:jc w:val="both"/>
        <w:rPr>
          <w:sz w:val="10"/>
        </w:rPr>
      </w:pPr>
    </w:p>
    <w:p w14:paraId="2F2A413A" w14:textId="5D96BE33" w:rsidR="00954F98" w:rsidRPr="008B7065" w:rsidRDefault="00954F98" w:rsidP="00DC342B">
      <w:pPr>
        <w:pStyle w:val="Style1graphiq"/>
      </w:pPr>
      <w:bookmarkStart w:id="25" w:name="_Toc1064412"/>
      <w:r w:rsidRPr="008B7065">
        <w:t xml:space="preserve">Graphique </w:t>
      </w:r>
      <w:r w:rsidRPr="008B7065">
        <w:fldChar w:fldCharType="begin"/>
      </w:r>
      <w:r w:rsidRPr="008B7065">
        <w:instrText xml:space="preserve"> SEQ Graphique \* ARABIC </w:instrText>
      </w:r>
      <w:r w:rsidRPr="008B7065">
        <w:fldChar w:fldCharType="separate"/>
      </w:r>
      <w:r>
        <w:t>3</w:t>
      </w:r>
      <w:r w:rsidRPr="008B7065">
        <w:fldChar w:fldCharType="end"/>
      </w:r>
      <w:r w:rsidRPr="008B7065">
        <w:t> : Nombre de candidatures retenues/présélectionnées de 2011-2012 à 2015-2016 par filière de formation en santé</w:t>
      </w:r>
      <w:bookmarkEnd w:id="25"/>
    </w:p>
    <w:p w14:paraId="03152837" w14:textId="77777777" w:rsidR="00954F98" w:rsidRPr="008B7065" w:rsidRDefault="00954F98" w:rsidP="00954F98">
      <w:pPr>
        <w:spacing w:line="360" w:lineRule="auto"/>
        <w:jc w:val="center"/>
      </w:pPr>
      <w:r w:rsidRPr="008B7065">
        <w:rPr>
          <w:noProof/>
        </w:rPr>
        <w:drawing>
          <wp:inline distT="0" distB="0" distL="0" distR="0" wp14:anchorId="5C5D424F" wp14:editId="00C5B688">
            <wp:extent cx="4572000" cy="2447925"/>
            <wp:effectExtent l="0" t="0" r="0" b="9525"/>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DB466CC" w14:textId="77777777" w:rsidR="00954F98" w:rsidRPr="008B7065" w:rsidRDefault="00954F98" w:rsidP="00954F98">
      <w:pPr>
        <w:spacing w:line="360" w:lineRule="auto"/>
        <w:jc w:val="both"/>
      </w:pPr>
      <w:r w:rsidRPr="008B7065">
        <w:t>Source : institutions de formation.</w:t>
      </w:r>
    </w:p>
    <w:p w14:paraId="6CD88F61" w14:textId="77777777" w:rsidR="00954F98" w:rsidRPr="008B7065" w:rsidRDefault="00954F98" w:rsidP="00954F98">
      <w:pPr>
        <w:spacing w:line="360" w:lineRule="auto"/>
        <w:jc w:val="both"/>
      </w:pPr>
    </w:p>
    <w:p w14:paraId="4B0162F7" w14:textId="77777777" w:rsidR="00954F98" w:rsidRPr="008B7065" w:rsidRDefault="00954F98" w:rsidP="00954F98">
      <w:pPr>
        <w:spacing w:line="360" w:lineRule="auto"/>
        <w:jc w:val="both"/>
      </w:pPr>
      <w:r w:rsidRPr="008B7065">
        <w:t>De plus, en observant le nombre de candidatures admises après la présélection, on peut constater que la tendance est la même. Les filières aide-soignant et médecine restent encore celles où le nombre de candidatures admises est le plus élevé.</w:t>
      </w:r>
    </w:p>
    <w:p w14:paraId="0F3E78C6" w14:textId="77777777" w:rsidR="00954F98" w:rsidRPr="008B7065" w:rsidRDefault="00954F98" w:rsidP="00954F98">
      <w:pPr>
        <w:spacing w:line="360" w:lineRule="auto"/>
        <w:jc w:val="both"/>
        <w:rPr>
          <w:sz w:val="12"/>
        </w:rPr>
      </w:pPr>
    </w:p>
    <w:p w14:paraId="6AABEBA4" w14:textId="7B8B6CAD" w:rsidR="00954F98" w:rsidRPr="008B7065" w:rsidRDefault="00954F98" w:rsidP="00DC342B">
      <w:pPr>
        <w:pStyle w:val="Style1graphiq"/>
      </w:pPr>
      <w:bookmarkStart w:id="26" w:name="_Toc1064413"/>
      <w:r w:rsidRPr="008B7065">
        <w:t xml:space="preserve">Graphique </w:t>
      </w:r>
      <w:r w:rsidRPr="008B7065">
        <w:fldChar w:fldCharType="begin"/>
      </w:r>
      <w:r w:rsidRPr="008B7065">
        <w:instrText xml:space="preserve"> SEQ Graphique \* ARABIC </w:instrText>
      </w:r>
      <w:r w:rsidRPr="008B7065">
        <w:fldChar w:fldCharType="separate"/>
      </w:r>
      <w:r>
        <w:t>4</w:t>
      </w:r>
      <w:r w:rsidRPr="008B7065">
        <w:fldChar w:fldCharType="end"/>
      </w:r>
      <w:r w:rsidRPr="008B7065">
        <w:t> : Nombre de candidatures admises de 2011-2012 à 2015-2016 dans les filières de formation en santé</w:t>
      </w:r>
      <w:bookmarkEnd w:id="26"/>
    </w:p>
    <w:p w14:paraId="607BD6C1" w14:textId="77777777" w:rsidR="00954F98" w:rsidRPr="008B7065" w:rsidRDefault="00954F98" w:rsidP="00954F98">
      <w:pPr>
        <w:spacing w:line="360" w:lineRule="auto"/>
        <w:jc w:val="center"/>
      </w:pPr>
      <w:r w:rsidRPr="008B7065">
        <w:rPr>
          <w:noProof/>
        </w:rPr>
        <w:drawing>
          <wp:inline distT="0" distB="0" distL="0" distR="0" wp14:anchorId="3BF82D1D" wp14:editId="3AE783BC">
            <wp:extent cx="4572000" cy="2390775"/>
            <wp:effectExtent l="0" t="0" r="0" b="9525"/>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9EAA4B3"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09BD20CD" w14:textId="77777777" w:rsidR="00954F98" w:rsidRPr="008B7065" w:rsidRDefault="00954F98" w:rsidP="00954F98">
      <w:pPr>
        <w:spacing w:line="360" w:lineRule="auto"/>
        <w:jc w:val="center"/>
      </w:pPr>
    </w:p>
    <w:p w14:paraId="37A00DAC" w14:textId="77777777" w:rsidR="00954F98" w:rsidRDefault="00954F98" w:rsidP="00954F98">
      <w:pPr>
        <w:spacing w:line="360" w:lineRule="auto"/>
        <w:jc w:val="both"/>
      </w:pPr>
      <w:r w:rsidRPr="008B7065">
        <w:lastRenderedPageBreak/>
        <w:t>Cependant, ces tendances observées méritent d’être rapprochées à celles des taux d’admissions pour être mieux comprises. L’évolution des taux d’admission en 1</w:t>
      </w:r>
      <w:r w:rsidRPr="008B7065">
        <w:rPr>
          <w:vertAlign w:val="superscript"/>
        </w:rPr>
        <w:t>ère</w:t>
      </w:r>
      <w:r w:rsidRPr="008B7065">
        <w:t xml:space="preserve"> année présentée dans le graphique ci-après montre que les taux d’admission les plus faibles sont observés dans les filières de formation infirmerie et sage-femme.</w:t>
      </w:r>
      <w:bookmarkStart w:id="27" w:name="_GoBack"/>
      <w:bookmarkEnd w:id="27"/>
    </w:p>
    <w:p w14:paraId="123957FA" w14:textId="77777777" w:rsidR="00954F98" w:rsidRPr="008B7065" w:rsidRDefault="00954F98" w:rsidP="00954F98">
      <w:pPr>
        <w:spacing w:line="360" w:lineRule="auto"/>
        <w:jc w:val="both"/>
        <w:rPr>
          <w:sz w:val="12"/>
        </w:rPr>
      </w:pPr>
    </w:p>
    <w:p w14:paraId="3CF0D927" w14:textId="08ABE889" w:rsidR="00954F98" w:rsidRPr="008B7065" w:rsidRDefault="00954F98" w:rsidP="00DC342B">
      <w:pPr>
        <w:pStyle w:val="Style1graphiq"/>
      </w:pPr>
      <w:bookmarkStart w:id="28" w:name="_Toc1064414"/>
      <w:r w:rsidRPr="008B7065">
        <w:t xml:space="preserve">Graphique </w:t>
      </w:r>
      <w:r w:rsidRPr="008B7065">
        <w:fldChar w:fldCharType="begin"/>
      </w:r>
      <w:r w:rsidRPr="008B7065">
        <w:instrText xml:space="preserve"> SEQ Graphique \* ARABIC </w:instrText>
      </w:r>
      <w:r w:rsidRPr="008B7065">
        <w:fldChar w:fldCharType="separate"/>
      </w:r>
      <w:r>
        <w:t>5</w:t>
      </w:r>
      <w:r w:rsidRPr="008B7065">
        <w:fldChar w:fldCharType="end"/>
      </w:r>
      <w:r w:rsidRPr="008B7065">
        <w:t> : Taux d’admission</w:t>
      </w:r>
      <w:r>
        <w:rPr>
          <w:rStyle w:val="FootnoteReference"/>
        </w:rPr>
        <w:footnoteReference w:id="4"/>
      </w:r>
      <w:r w:rsidRPr="008B7065">
        <w:t xml:space="preserve"> en 1</w:t>
      </w:r>
      <w:r w:rsidRPr="008B7065">
        <w:rPr>
          <w:vertAlign w:val="superscript"/>
        </w:rPr>
        <w:t>ère</w:t>
      </w:r>
      <w:r w:rsidRPr="008B7065">
        <w:t xml:space="preserve"> année de 2011-2012 à 2015-2016 par filière de formation</w:t>
      </w:r>
      <w:bookmarkEnd w:id="28"/>
    </w:p>
    <w:p w14:paraId="7EC78402" w14:textId="77777777" w:rsidR="00954F98" w:rsidRPr="008B7065" w:rsidRDefault="00954F98" w:rsidP="00954F98">
      <w:pPr>
        <w:spacing w:line="360" w:lineRule="auto"/>
        <w:jc w:val="center"/>
        <w:rPr>
          <w:b/>
        </w:rPr>
      </w:pPr>
      <w:r w:rsidRPr="008B7065">
        <w:rPr>
          <w:noProof/>
        </w:rPr>
        <w:drawing>
          <wp:inline distT="0" distB="0" distL="0" distR="0" wp14:anchorId="5EB58C33" wp14:editId="75D0769D">
            <wp:extent cx="4572000" cy="2028825"/>
            <wp:effectExtent l="0" t="0" r="0" b="9525"/>
            <wp:docPr id="5"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7202E92"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38A77BF8" w14:textId="77777777" w:rsidR="00954F98" w:rsidRPr="008B7065" w:rsidRDefault="00954F98" w:rsidP="00954F98">
      <w:pPr>
        <w:spacing w:line="360" w:lineRule="auto"/>
        <w:jc w:val="both"/>
      </w:pPr>
    </w:p>
    <w:p w14:paraId="0C4BA646" w14:textId="77777777" w:rsidR="00954F98" w:rsidRPr="008B7065" w:rsidRDefault="00954F98" w:rsidP="00954F98">
      <w:pPr>
        <w:pStyle w:val="Heading5"/>
        <w:numPr>
          <w:ilvl w:val="4"/>
          <w:numId w:val="1"/>
        </w:numPr>
        <w:ind w:left="0" w:firstLine="0"/>
      </w:pPr>
      <w:r w:rsidRPr="008B7065">
        <w:t xml:space="preserve"> L'offre de formation </w:t>
      </w:r>
    </w:p>
    <w:p w14:paraId="4D36825A" w14:textId="77777777" w:rsidR="00954F98" w:rsidRPr="008B7065" w:rsidRDefault="00954F98" w:rsidP="00954F98"/>
    <w:p w14:paraId="3F339601" w14:textId="77777777" w:rsidR="00954F98" w:rsidRPr="008B7065" w:rsidRDefault="00954F98" w:rsidP="00954F98">
      <w:pPr>
        <w:pStyle w:val="ListParagraph"/>
        <w:numPr>
          <w:ilvl w:val="3"/>
          <w:numId w:val="14"/>
        </w:numPr>
        <w:spacing w:after="160" w:line="360" w:lineRule="auto"/>
        <w:ind w:left="0" w:firstLine="0"/>
        <w:jc w:val="both"/>
        <w:rPr>
          <w:b/>
        </w:rPr>
      </w:pPr>
      <w:r w:rsidRPr="008B7065">
        <w:rPr>
          <w:b/>
        </w:rPr>
        <w:t>Capacité d’accueil des institutions de formation</w:t>
      </w:r>
    </w:p>
    <w:p w14:paraId="390E8000" w14:textId="77777777" w:rsidR="00954F98" w:rsidRPr="008B7065" w:rsidRDefault="00954F98" w:rsidP="00954F98">
      <w:pPr>
        <w:spacing w:line="360" w:lineRule="auto"/>
        <w:jc w:val="both"/>
      </w:pPr>
      <w:r>
        <w:t xml:space="preserve"> </w:t>
      </w:r>
      <w:r w:rsidRPr="008B7065">
        <w:t xml:space="preserve">Les institutions de formation offrant les différentes formations aux métiers de la santé ne peuvent assumer efficacement leur rôle que lorsqu’elles disposent d’une capacité d’accueil adéquate, non seulement  pour recevoir les candidats à la formation en première année, mais aussi pour les conduire jusqu’à la fin de la formation. </w:t>
      </w:r>
      <w:r>
        <w:t>La capacité d’accueil désigne l’ensemble du dispositif aussi bien matériel, infrastructurel qu’humain disponible pour recevoir dans le cadre d’une formation adéquate les apprenants. L’aspect infrastructurel est cependant le plus utilisé dans la littérature, Cette capacité d’accueil reste cependant invariable sur l’ensemble de la période sous étude, du fait de l’absence d’investissement par les institutions sur la période. A défaut d’une évolution de cette capacité d’accueil, nous présentons dans l</w:t>
      </w:r>
      <w:r w:rsidRPr="008B7065">
        <w:t>e tableau  suivant le rapport entre la capacité d’accueil en 1</w:t>
      </w:r>
      <w:r w:rsidRPr="008B7065">
        <w:rPr>
          <w:vertAlign w:val="superscript"/>
        </w:rPr>
        <w:t>ère</w:t>
      </w:r>
      <w:r w:rsidRPr="008B7065">
        <w:t xml:space="preserve"> année et celle en dernière année pour les différentes formations en santé. </w:t>
      </w:r>
    </w:p>
    <w:p w14:paraId="7C515F75" w14:textId="77777777" w:rsidR="00954F98" w:rsidRPr="008B7065" w:rsidRDefault="00954F98" w:rsidP="00954F98">
      <w:pPr>
        <w:spacing w:line="360" w:lineRule="auto"/>
        <w:jc w:val="both"/>
      </w:pPr>
    </w:p>
    <w:p w14:paraId="58C7F514" w14:textId="77777777" w:rsidR="00954F98" w:rsidRPr="008B7065" w:rsidRDefault="00954F98" w:rsidP="00DC342B">
      <w:pPr>
        <w:pStyle w:val="Style1tableau"/>
      </w:pPr>
      <w:bookmarkStart w:id="29" w:name="_Toc1064288"/>
      <w:r w:rsidRPr="008B7065">
        <w:lastRenderedPageBreak/>
        <w:t>Tableau 5 : Capacité d’accueil et rapport entre la capacité d’accueil de la 1ère année et la capacité d’accueil de la dernière année de chaque filière de formation en santé</w:t>
      </w:r>
      <w:bookmarkEnd w:id="29"/>
    </w:p>
    <w:p w14:paraId="0A11D790" w14:textId="77777777" w:rsidR="00954F98" w:rsidRPr="008B7065" w:rsidRDefault="00954F98" w:rsidP="00DC342B">
      <w:pPr>
        <w:pStyle w:val="Style1tableau"/>
      </w:pPr>
    </w:p>
    <w:tbl>
      <w:tblPr>
        <w:tblW w:w="0" w:type="auto"/>
        <w:jc w:val="center"/>
        <w:tblLayout w:type="fixed"/>
        <w:tblLook w:val="04A0" w:firstRow="1" w:lastRow="0" w:firstColumn="1" w:lastColumn="0" w:noHBand="0" w:noVBand="1"/>
      </w:tblPr>
      <w:tblGrid>
        <w:gridCol w:w="1985"/>
        <w:gridCol w:w="1220"/>
        <w:gridCol w:w="1473"/>
        <w:gridCol w:w="1843"/>
        <w:gridCol w:w="1559"/>
      </w:tblGrid>
      <w:tr w:rsidR="00954F98" w:rsidRPr="008B7065" w14:paraId="240CBFA2" w14:textId="77777777" w:rsidTr="00A760AA">
        <w:trPr>
          <w:trHeight w:val="905"/>
          <w:jc w:val="center"/>
        </w:trPr>
        <w:tc>
          <w:tcPr>
            <w:tcW w:w="1985" w:type="dxa"/>
            <w:noWrap/>
            <w:hideMark/>
          </w:tcPr>
          <w:p w14:paraId="698753E0" w14:textId="77777777" w:rsidR="00954F98" w:rsidRPr="008B7065" w:rsidRDefault="00954F98" w:rsidP="00A760AA">
            <w:pPr>
              <w:spacing w:line="360" w:lineRule="auto"/>
              <w:rPr>
                <w:rFonts w:ascii="Calibri" w:hAnsi="Calibri"/>
                <w:color w:val="000000"/>
              </w:rPr>
            </w:pPr>
            <w:r w:rsidRPr="008B7065">
              <w:rPr>
                <w:rFonts w:ascii="Calibri" w:hAnsi="Calibri"/>
                <w:color w:val="000000"/>
              </w:rPr>
              <w:t> </w:t>
            </w:r>
          </w:p>
        </w:tc>
        <w:tc>
          <w:tcPr>
            <w:tcW w:w="1220" w:type="dxa"/>
            <w:vAlign w:val="center"/>
            <w:hideMark/>
          </w:tcPr>
          <w:p w14:paraId="07A9AACB"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Capacité d'accueil totale</w:t>
            </w:r>
          </w:p>
        </w:tc>
        <w:tc>
          <w:tcPr>
            <w:tcW w:w="1473" w:type="dxa"/>
            <w:vAlign w:val="center"/>
          </w:tcPr>
          <w:p w14:paraId="1309EF3D"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Capacité d'accueil en 1</w:t>
            </w:r>
            <w:r w:rsidRPr="008B7065">
              <w:rPr>
                <w:rFonts w:ascii="Bodoni MT" w:hAnsi="Bodoni MT"/>
                <w:color w:val="000000"/>
                <w:vertAlign w:val="superscript"/>
              </w:rPr>
              <w:t>ère</w:t>
            </w:r>
            <w:r w:rsidRPr="008B7065">
              <w:rPr>
                <w:rFonts w:ascii="Bodoni MT" w:hAnsi="Bodoni MT"/>
                <w:color w:val="000000"/>
              </w:rPr>
              <w:t xml:space="preserve"> année</w:t>
            </w:r>
          </w:p>
        </w:tc>
        <w:tc>
          <w:tcPr>
            <w:tcW w:w="1843" w:type="dxa"/>
            <w:vAlign w:val="center"/>
          </w:tcPr>
          <w:p w14:paraId="7F2BA131"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Capacité d'accueil en dernière année</w:t>
            </w:r>
          </w:p>
        </w:tc>
        <w:tc>
          <w:tcPr>
            <w:tcW w:w="1559" w:type="dxa"/>
            <w:vAlign w:val="center"/>
            <w:hideMark/>
          </w:tcPr>
          <w:p w14:paraId="47D3D12E"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Rapport entre capacités d’accueils</w:t>
            </w:r>
          </w:p>
        </w:tc>
      </w:tr>
      <w:tr w:rsidR="00954F98" w:rsidRPr="008B7065" w14:paraId="526C8269" w14:textId="77777777" w:rsidTr="00A760AA">
        <w:trPr>
          <w:trHeight w:val="407"/>
          <w:jc w:val="center"/>
        </w:trPr>
        <w:tc>
          <w:tcPr>
            <w:tcW w:w="1985" w:type="dxa"/>
            <w:noWrap/>
            <w:vAlign w:val="center"/>
            <w:hideMark/>
          </w:tcPr>
          <w:p w14:paraId="18206F3D" w14:textId="77777777" w:rsidR="00954F98" w:rsidRPr="008B7065" w:rsidRDefault="00954F98" w:rsidP="00A760AA">
            <w:pPr>
              <w:spacing w:line="360" w:lineRule="auto"/>
              <w:rPr>
                <w:rFonts w:ascii="Bodoni MT" w:hAnsi="Bodoni MT"/>
                <w:b/>
                <w:i/>
                <w:color w:val="000000"/>
              </w:rPr>
            </w:pPr>
            <w:r w:rsidRPr="008B7065">
              <w:rPr>
                <w:rFonts w:ascii="Bodoni MT" w:hAnsi="Bodoni MT"/>
                <w:b/>
                <w:i/>
                <w:color w:val="000000"/>
              </w:rPr>
              <w:t>Médecine</w:t>
            </w:r>
          </w:p>
        </w:tc>
        <w:tc>
          <w:tcPr>
            <w:tcW w:w="1220" w:type="dxa"/>
            <w:noWrap/>
            <w:vAlign w:val="center"/>
            <w:hideMark/>
          </w:tcPr>
          <w:p w14:paraId="2F58324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1900</w:t>
            </w:r>
          </w:p>
        </w:tc>
        <w:tc>
          <w:tcPr>
            <w:tcW w:w="1473" w:type="dxa"/>
            <w:vAlign w:val="center"/>
          </w:tcPr>
          <w:p w14:paraId="658DB3B2"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500</w:t>
            </w:r>
          </w:p>
        </w:tc>
        <w:tc>
          <w:tcPr>
            <w:tcW w:w="1843" w:type="dxa"/>
            <w:vAlign w:val="center"/>
          </w:tcPr>
          <w:p w14:paraId="08338EB5"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200</w:t>
            </w:r>
          </w:p>
        </w:tc>
        <w:tc>
          <w:tcPr>
            <w:tcW w:w="1559" w:type="dxa"/>
            <w:noWrap/>
            <w:vAlign w:val="center"/>
            <w:hideMark/>
          </w:tcPr>
          <w:p w14:paraId="3CF65D77"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2,5</w:t>
            </w:r>
          </w:p>
        </w:tc>
      </w:tr>
      <w:tr w:rsidR="00954F98" w:rsidRPr="008B7065" w14:paraId="6FF56F9D" w14:textId="77777777" w:rsidTr="00A760AA">
        <w:trPr>
          <w:trHeight w:val="413"/>
          <w:jc w:val="center"/>
        </w:trPr>
        <w:tc>
          <w:tcPr>
            <w:tcW w:w="1985" w:type="dxa"/>
            <w:noWrap/>
            <w:vAlign w:val="center"/>
            <w:hideMark/>
          </w:tcPr>
          <w:p w14:paraId="27D3CA5E" w14:textId="77777777" w:rsidR="00954F98" w:rsidRPr="008B7065" w:rsidRDefault="00954F98" w:rsidP="00A760AA">
            <w:pPr>
              <w:spacing w:line="360" w:lineRule="auto"/>
              <w:rPr>
                <w:rFonts w:ascii="Bodoni MT" w:hAnsi="Bodoni MT"/>
                <w:b/>
                <w:i/>
                <w:color w:val="000000"/>
              </w:rPr>
            </w:pPr>
            <w:r w:rsidRPr="008B7065">
              <w:rPr>
                <w:rFonts w:ascii="Bodoni MT" w:hAnsi="Bodoni MT"/>
                <w:b/>
                <w:i/>
                <w:color w:val="000000"/>
              </w:rPr>
              <w:t>Infirmerie</w:t>
            </w:r>
          </w:p>
        </w:tc>
        <w:tc>
          <w:tcPr>
            <w:tcW w:w="1220" w:type="dxa"/>
            <w:noWrap/>
            <w:vAlign w:val="center"/>
            <w:hideMark/>
          </w:tcPr>
          <w:p w14:paraId="030731E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140</w:t>
            </w:r>
          </w:p>
        </w:tc>
        <w:tc>
          <w:tcPr>
            <w:tcW w:w="1473" w:type="dxa"/>
            <w:vAlign w:val="center"/>
          </w:tcPr>
          <w:p w14:paraId="4612DFEF"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50</w:t>
            </w:r>
          </w:p>
        </w:tc>
        <w:tc>
          <w:tcPr>
            <w:tcW w:w="1843" w:type="dxa"/>
            <w:vAlign w:val="center"/>
          </w:tcPr>
          <w:p w14:paraId="5D25AC51"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45</w:t>
            </w:r>
          </w:p>
        </w:tc>
        <w:tc>
          <w:tcPr>
            <w:tcW w:w="1559" w:type="dxa"/>
            <w:noWrap/>
            <w:vAlign w:val="center"/>
            <w:hideMark/>
          </w:tcPr>
          <w:p w14:paraId="09507DC4"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1,1</w:t>
            </w:r>
          </w:p>
        </w:tc>
      </w:tr>
      <w:tr w:rsidR="00954F98" w:rsidRPr="008B7065" w14:paraId="17437ABE" w14:textId="77777777" w:rsidTr="00A760AA">
        <w:trPr>
          <w:trHeight w:val="419"/>
          <w:jc w:val="center"/>
        </w:trPr>
        <w:tc>
          <w:tcPr>
            <w:tcW w:w="1985" w:type="dxa"/>
            <w:noWrap/>
            <w:vAlign w:val="center"/>
            <w:hideMark/>
          </w:tcPr>
          <w:p w14:paraId="35C7C8B5" w14:textId="77777777" w:rsidR="00954F98" w:rsidRPr="008B7065" w:rsidRDefault="00954F98" w:rsidP="00A760AA">
            <w:pPr>
              <w:spacing w:line="360" w:lineRule="auto"/>
              <w:rPr>
                <w:rFonts w:ascii="Bodoni MT" w:hAnsi="Bodoni MT"/>
                <w:b/>
                <w:i/>
                <w:color w:val="000000"/>
              </w:rPr>
            </w:pPr>
            <w:r w:rsidRPr="008B7065">
              <w:rPr>
                <w:rFonts w:ascii="Bodoni MT" w:hAnsi="Bodoni MT"/>
                <w:b/>
                <w:i/>
                <w:color w:val="000000"/>
              </w:rPr>
              <w:t>Sage-femme</w:t>
            </w:r>
          </w:p>
        </w:tc>
        <w:tc>
          <w:tcPr>
            <w:tcW w:w="1220" w:type="dxa"/>
            <w:noWrap/>
            <w:vAlign w:val="center"/>
            <w:hideMark/>
          </w:tcPr>
          <w:p w14:paraId="4C6B862B"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140</w:t>
            </w:r>
          </w:p>
        </w:tc>
        <w:tc>
          <w:tcPr>
            <w:tcW w:w="1473" w:type="dxa"/>
            <w:vAlign w:val="center"/>
          </w:tcPr>
          <w:p w14:paraId="54070539"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50</w:t>
            </w:r>
          </w:p>
        </w:tc>
        <w:tc>
          <w:tcPr>
            <w:tcW w:w="1843" w:type="dxa"/>
            <w:vAlign w:val="center"/>
          </w:tcPr>
          <w:p w14:paraId="2C60413D"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45</w:t>
            </w:r>
          </w:p>
        </w:tc>
        <w:tc>
          <w:tcPr>
            <w:tcW w:w="1559" w:type="dxa"/>
            <w:noWrap/>
            <w:vAlign w:val="center"/>
            <w:hideMark/>
          </w:tcPr>
          <w:p w14:paraId="03B3795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1,1</w:t>
            </w:r>
          </w:p>
        </w:tc>
      </w:tr>
      <w:tr w:rsidR="00954F98" w:rsidRPr="008B7065" w14:paraId="6E0299EE" w14:textId="77777777" w:rsidTr="00A760AA">
        <w:trPr>
          <w:trHeight w:val="695"/>
          <w:jc w:val="center"/>
        </w:trPr>
        <w:tc>
          <w:tcPr>
            <w:tcW w:w="1985" w:type="dxa"/>
            <w:noWrap/>
            <w:vAlign w:val="center"/>
            <w:hideMark/>
          </w:tcPr>
          <w:p w14:paraId="12C886F8" w14:textId="77777777" w:rsidR="00954F98" w:rsidRPr="008B7065" w:rsidRDefault="00954F98" w:rsidP="00A760AA">
            <w:pPr>
              <w:spacing w:line="360" w:lineRule="auto"/>
              <w:rPr>
                <w:rFonts w:ascii="Bodoni MT" w:hAnsi="Bodoni MT"/>
                <w:b/>
                <w:i/>
                <w:color w:val="000000"/>
              </w:rPr>
            </w:pPr>
            <w:r w:rsidRPr="008B7065">
              <w:rPr>
                <w:rFonts w:ascii="Bodoni MT" w:hAnsi="Bodoni MT"/>
                <w:b/>
                <w:i/>
                <w:color w:val="000000"/>
              </w:rPr>
              <w:t>Analyse Biomédicale</w:t>
            </w:r>
          </w:p>
        </w:tc>
        <w:tc>
          <w:tcPr>
            <w:tcW w:w="1220" w:type="dxa"/>
            <w:noWrap/>
            <w:vAlign w:val="center"/>
            <w:hideMark/>
          </w:tcPr>
          <w:p w14:paraId="31EE978F"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248</w:t>
            </w:r>
          </w:p>
        </w:tc>
        <w:tc>
          <w:tcPr>
            <w:tcW w:w="1473" w:type="dxa"/>
            <w:vAlign w:val="center"/>
          </w:tcPr>
          <w:p w14:paraId="29391D05"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117</w:t>
            </w:r>
          </w:p>
        </w:tc>
        <w:tc>
          <w:tcPr>
            <w:tcW w:w="1843" w:type="dxa"/>
            <w:vAlign w:val="center"/>
          </w:tcPr>
          <w:p w14:paraId="0F1B1B04"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63</w:t>
            </w:r>
          </w:p>
        </w:tc>
        <w:tc>
          <w:tcPr>
            <w:tcW w:w="1559" w:type="dxa"/>
            <w:noWrap/>
            <w:vAlign w:val="center"/>
            <w:hideMark/>
          </w:tcPr>
          <w:p w14:paraId="1DE825E6"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1,85</w:t>
            </w:r>
          </w:p>
        </w:tc>
      </w:tr>
      <w:tr w:rsidR="00954F98" w:rsidRPr="008B7065" w14:paraId="134BBFA5" w14:textId="77777777" w:rsidTr="00A760AA">
        <w:trPr>
          <w:trHeight w:val="549"/>
          <w:jc w:val="center"/>
        </w:trPr>
        <w:tc>
          <w:tcPr>
            <w:tcW w:w="1985" w:type="dxa"/>
            <w:noWrap/>
            <w:vAlign w:val="center"/>
            <w:hideMark/>
          </w:tcPr>
          <w:p w14:paraId="74D83432" w14:textId="77777777" w:rsidR="00954F98" w:rsidRPr="008B7065" w:rsidRDefault="00954F98" w:rsidP="00A760AA">
            <w:pPr>
              <w:spacing w:line="360" w:lineRule="auto"/>
              <w:rPr>
                <w:rFonts w:ascii="Bodoni MT" w:hAnsi="Bodoni MT"/>
                <w:b/>
                <w:i/>
                <w:color w:val="000000"/>
              </w:rPr>
            </w:pPr>
            <w:r w:rsidRPr="008B7065">
              <w:rPr>
                <w:rFonts w:ascii="Bodoni MT" w:hAnsi="Bodoni MT"/>
                <w:b/>
                <w:i/>
                <w:color w:val="000000"/>
              </w:rPr>
              <w:t>Imagerie médicale</w:t>
            </w:r>
          </w:p>
        </w:tc>
        <w:tc>
          <w:tcPr>
            <w:tcW w:w="1220" w:type="dxa"/>
            <w:noWrap/>
            <w:vAlign w:val="center"/>
            <w:hideMark/>
          </w:tcPr>
          <w:p w14:paraId="2557625E"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332</w:t>
            </w:r>
          </w:p>
        </w:tc>
        <w:tc>
          <w:tcPr>
            <w:tcW w:w="1473" w:type="dxa"/>
            <w:vAlign w:val="center"/>
          </w:tcPr>
          <w:p w14:paraId="246581E6"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139</w:t>
            </w:r>
          </w:p>
        </w:tc>
        <w:tc>
          <w:tcPr>
            <w:tcW w:w="1843" w:type="dxa"/>
            <w:vAlign w:val="center"/>
          </w:tcPr>
          <w:p w14:paraId="65350E8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74</w:t>
            </w:r>
          </w:p>
        </w:tc>
        <w:tc>
          <w:tcPr>
            <w:tcW w:w="1559" w:type="dxa"/>
            <w:noWrap/>
            <w:vAlign w:val="center"/>
            <w:hideMark/>
          </w:tcPr>
          <w:p w14:paraId="3F7C0154"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1,87</w:t>
            </w:r>
          </w:p>
        </w:tc>
      </w:tr>
      <w:tr w:rsidR="00954F98" w:rsidRPr="008B7065" w14:paraId="5D85A9DD" w14:textId="77777777" w:rsidTr="00A760AA">
        <w:trPr>
          <w:trHeight w:val="427"/>
          <w:jc w:val="center"/>
        </w:trPr>
        <w:tc>
          <w:tcPr>
            <w:tcW w:w="1985" w:type="dxa"/>
            <w:noWrap/>
            <w:vAlign w:val="center"/>
            <w:hideMark/>
          </w:tcPr>
          <w:p w14:paraId="5C03E565" w14:textId="77777777" w:rsidR="00954F98" w:rsidRPr="008B7065" w:rsidRDefault="00954F98" w:rsidP="00A760AA">
            <w:pPr>
              <w:spacing w:line="360" w:lineRule="auto"/>
              <w:rPr>
                <w:rFonts w:ascii="Bodoni MT" w:hAnsi="Bodoni MT"/>
                <w:b/>
                <w:i/>
                <w:color w:val="000000"/>
              </w:rPr>
            </w:pPr>
            <w:r w:rsidRPr="008B7065">
              <w:rPr>
                <w:rFonts w:ascii="Bodoni MT" w:hAnsi="Bodoni MT"/>
                <w:b/>
                <w:i/>
                <w:color w:val="000000"/>
              </w:rPr>
              <w:t>Aide-soignant</w:t>
            </w:r>
          </w:p>
        </w:tc>
        <w:tc>
          <w:tcPr>
            <w:tcW w:w="1220" w:type="dxa"/>
            <w:noWrap/>
            <w:vAlign w:val="center"/>
            <w:hideMark/>
          </w:tcPr>
          <w:p w14:paraId="1C844656"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600</w:t>
            </w:r>
          </w:p>
        </w:tc>
        <w:tc>
          <w:tcPr>
            <w:tcW w:w="1473" w:type="dxa"/>
            <w:vAlign w:val="center"/>
          </w:tcPr>
          <w:p w14:paraId="198B0146"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360</w:t>
            </w:r>
          </w:p>
        </w:tc>
        <w:tc>
          <w:tcPr>
            <w:tcW w:w="1843" w:type="dxa"/>
            <w:vAlign w:val="center"/>
          </w:tcPr>
          <w:p w14:paraId="04BC9E7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240</w:t>
            </w:r>
          </w:p>
        </w:tc>
        <w:tc>
          <w:tcPr>
            <w:tcW w:w="1559" w:type="dxa"/>
            <w:noWrap/>
            <w:vAlign w:val="center"/>
            <w:hideMark/>
          </w:tcPr>
          <w:p w14:paraId="5318125F"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1,5</w:t>
            </w:r>
          </w:p>
        </w:tc>
      </w:tr>
    </w:tbl>
    <w:p w14:paraId="6BD27DF1"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05366DA8" w14:textId="77777777" w:rsidR="00954F98" w:rsidRPr="008B7065" w:rsidRDefault="00954F98" w:rsidP="00954F98">
      <w:pPr>
        <w:spacing w:line="360" w:lineRule="auto"/>
        <w:jc w:val="both"/>
      </w:pPr>
      <w:r w:rsidRPr="008B7065">
        <w:t>L’analyse permet de constater que la capacité d’accueil en 1</w:t>
      </w:r>
      <w:r w:rsidRPr="008B7065">
        <w:rPr>
          <w:vertAlign w:val="superscript"/>
        </w:rPr>
        <w:t>ère</w:t>
      </w:r>
      <w:r w:rsidRPr="008B7065">
        <w:t xml:space="preserve"> année est largement au-dessus de celle en dernière année ; Cela montre que dans les formations en santé, les institutions ne sont pas préparées pour faire face à des taux de réussite élevés au cours de la formation. Cela pourrait contraindre les institutions à opérer un numerus clausus qui aura pour conséquence des taux de réussite faibles dans la formation. </w:t>
      </w:r>
      <w:r>
        <w:t xml:space="preserve">En effet, pour tenir compte du nombre de places disponibles dans une année supérieure, les écoles pourraient limiter le nombre de passage en année supérieure, en durcissant les conditions de passage ou en élevant le niveau des évaluations. </w:t>
      </w:r>
      <w:r w:rsidRPr="008B7065">
        <w:t xml:space="preserve">Cette situation de contrainte est plus remarquable au niveau de la formation en médecine, en analyse biomédicale, et en imagerie médicale. Le cas des formations des aide-soignant et des sages-femmes est moins perceptible.  </w:t>
      </w:r>
    </w:p>
    <w:p w14:paraId="1419771D" w14:textId="77777777" w:rsidR="00954F98" w:rsidRPr="008B7065" w:rsidRDefault="00954F98" w:rsidP="00954F98">
      <w:pPr>
        <w:spacing w:line="360" w:lineRule="auto"/>
        <w:jc w:val="both"/>
      </w:pPr>
    </w:p>
    <w:p w14:paraId="2FFB460A"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Encadrement pédagogique des étudiants</w:t>
      </w:r>
    </w:p>
    <w:p w14:paraId="55BAB171" w14:textId="77777777" w:rsidR="00954F98" w:rsidRPr="008B7065" w:rsidRDefault="00954F98" w:rsidP="00954F98">
      <w:pPr>
        <w:spacing w:line="360" w:lineRule="auto"/>
        <w:jc w:val="both"/>
      </w:pPr>
      <w:r w:rsidRPr="008B7065">
        <w:t>En dehors des infrastructures destinées à accueillir les étudiants, la question de l’encadrement pédagogique est fondamentale pour assurer une efficacité de la formation. Il existe plusieurs catégories et grades dans le corps d’encadrement pédagogique des étudiants dans le système éducatif. Dans les formations en santé au Bénin, la structure du personnel enseignant sur la période d’étude est présentée pour les différentes  filières sur les graphiques qui suivent.</w:t>
      </w:r>
    </w:p>
    <w:p w14:paraId="763624A6" w14:textId="77777777" w:rsidR="00954F98" w:rsidRPr="008B7065" w:rsidRDefault="00954F98" w:rsidP="00954F98">
      <w:pPr>
        <w:spacing w:line="360" w:lineRule="auto"/>
        <w:jc w:val="both"/>
      </w:pPr>
    </w:p>
    <w:p w14:paraId="1628E407" w14:textId="77777777" w:rsidR="00954F98" w:rsidRPr="008B7065" w:rsidRDefault="00954F98" w:rsidP="00954F98">
      <w:pPr>
        <w:spacing w:line="360" w:lineRule="auto"/>
        <w:jc w:val="both"/>
      </w:pPr>
      <w:r w:rsidRPr="008B7065">
        <w:lastRenderedPageBreak/>
        <w:t xml:space="preserve"> </w:t>
      </w:r>
    </w:p>
    <w:p w14:paraId="2AFE60DF" w14:textId="7FD63D65" w:rsidR="00954F98" w:rsidRPr="008B7065" w:rsidRDefault="00954F98" w:rsidP="00DC342B">
      <w:pPr>
        <w:pStyle w:val="Style1graphiq"/>
      </w:pPr>
      <w:bookmarkStart w:id="30" w:name="_Toc1064415"/>
      <w:r w:rsidRPr="008B7065">
        <w:t xml:space="preserve">Graphique </w:t>
      </w:r>
      <w:r w:rsidRPr="008B7065">
        <w:fldChar w:fldCharType="begin"/>
      </w:r>
      <w:r w:rsidRPr="008B7065">
        <w:instrText xml:space="preserve"> SEQ Graphique \* ARABIC </w:instrText>
      </w:r>
      <w:r w:rsidRPr="008B7065">
        <w:fldChar w:fldCharType="separate"/>
      </w:r>
      <w:r>
        <w:t>6</w:t>
      </w:r>
      <w:r w:rsidRPr="008B7065">
        <w:fldChar w:fldCharType="end"/>
      </w:r>
      <w:r w:rsidRPr="008B7065">
        <w:t> : Effectifs du personnel enseignant en médecine de 2012 à 2016 selon le grade d’enseignement</w:t>
      </w:r>
      <w:bookmarkEnd w:id="30"/>
    </w:p>
    <w:p w14:paraId="7BD70F6B" w14:textId="77777777" w:rsidR="00954F98" w:rsidRPr="008B7065" w:rsidRDefault="00954F98" w:rsidP="00954F98">
      <w:pPr>
        <w:spacing w:line="360" w:lineRule="auto"/>
        <w:jc w:val="center"/>
      </w:pPr>
      <w:r w:rsidRPr="008B7065">
        <w:rPr>
          <w:noProof/>
        </w:rPr>
        <w:drawing>
          <wp:inline distT="0" distB="0" distL="0" distR="0" wp14:anchorId="59634910" wp14:editId="50F6D788">
            <wp:extent cx="5057776" cy="2767013"/>
            <wp:effectExtent l="0" t="0" r="9525" b="14605"/>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47775DC"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75F1214E" w14:textId="77777777" w:rsidR="00954F98" w:rsidRPr="008B7065" w:rsidRDefault="00954F98" w:rsidP="00954F98">
      <w:pPr>
        <w:spacing w:line="360" w:lineRule="auto"/>
        <w:jc w:val="both"/>
        <w:rPr>
          <w:b/>
        </w:rPr>
      </w:pPr>
    </w:p>
    <w:p w14:paraId="3E97A9DE" w14:textId="77777777" w:rsidR="00954F98" w:rsidRPr="008B7065" w:rsidRDefault="00954F98" w:rsidP="00954F98">
      <w:pPr>
        <w:spacing w:line="360" w:lineRule="auto"/>
        <w:jc w:val="both"/>
      </w:pPr>
      <w:r w:rsidRPr="008B7065">
        <w:t xml:space="preserve">Dans l’ensemble, le nombre d’enseignants toutes catégories confondues dans les formations en médecine a </w:t>
      </w:r>
      <w:r>
        <w:t xml:space="preserve">une tendance légèrement évolutive </w:t>
      </w:r>
      <w:r w:rsidRPr="008B7065">
        <w:t>sur l’ensemble de la période, passant seulement de 36 en 2011-2012 à 41 en 2015-2016. Dans cet effectif, les enseignants de rang magistral (maîtres de conférences et professeurs titulaires) sont peu nombreux, les maîtres assistants étant les plus nombreux. Cependant, on peut noter que le nombre d’enseignants de rang magistral évolue à la hausse malgré son faible niveau, ce qui est de nature à renforcer la qualité de la formation dans les institutions.</w:t>
      </w:r>
    </w:p>
    <w:p w14:paraId="5B5C7F4A" w14:textId="77777777" w:rsidR="00954F98" w:rsidRDefault="00954F98" w:rsidP="00954F98">
      <w:pPr>
        <w:spacing w:line="360" w:lineRule="auto"/>
        <w:jc w:val="both"/>
      </w:pPr>
      <w:r w:rsidRPr="008B7065">
        <w:t>En ce qui concerne la formation des infirmiers et des sages-femmes, on peut noter que l’effectif du personnel enseignant est resté quasiment constant depuis 2011-2012. Cet effectif est composé en majorité des assistants/professeurs assistants et des enseignants de rang magistral</w:t>
      </w:r>
      <w:r>
        <w:t xml:space="preserve"> </w:t>
      </w:r>
    </w:p>
    <w:p w14:paraId="068C2B54" w14:textId="77777777" w:rsidR="00954F98" w:rsidRPr="008B7065" w:rsidRDefault="00954F98" w:rsidP="00954F98">
      <w:pPr>
        <w:spacing w:line="360" w:lineRule="auto"/>
        <w:jc w:val="both"/>
      </w:pPr>
      <w:r>
        <w:t xml:space="preserve">Il faut noter que la disponibilité d’informations détaillées sur l’encadrement par filière prenant en compte les différentes disciplines aurait pu permettre de faire des analyses plus approfondies. Malheureusement, les IFS ne détiennent pas dans leurs bases des données aussi désagrégées pour permettre cet exercice. </w:t>
      </w:r>
    </w:p>
    <w:p w14:paraId="4A66E924" w14:textId="53906B57" w:rsidR="00954F98" w:rsidRDefault="00954F98" w:rsidP="00DC342B">
      <w:pPr>
        <w:pStyle w:val="Style1graphiq"/>
      </w:pPr>
    </w:p>
    <w:p w14:paraId="6672C2BE" w14:textId="5BA5E091" w:rsidR="00DC342B" w:rsidRDefault="00DC342B" w:rsidP="00DC342B">
      <w:pPr>
        <w:pStyle w:val="Style1graphiq"/>
      </w:pPr>
    </w:p>
    <w:p w14:paraId="05A509F3" w14:textId="277B58A4" w:rsidR="00DC342B" w:rsidRDefault="00DC342B" w:rsidP="00DC342B">
      <w:pPr>
        <w:pStyle w:val="Style1graphiq"/>
      </w:pPr>
    </w:p>
    <w:p w14:paraId="4204493F" w14:textId="77777777" w:rsidR="00DC342B" w:rsidRPr="008B7065" w:rsidRDefault="00DC342B" w:rsidP="00DC342B">
      <w:pPr>
        <w:pStyle w:val="Style1graphiq"/>
      </w:pPr>
    </w:p>
    <w:p w14:paraId="690AE9AF" w14:textId="4EDCDBCF" w:rsidR="00954F98" w:rsidRPr="008B7065" w:rsidRDefault="00954F98" w:rsidP="00DC342B">
      <w:pPr>
        <w:pStyle w:val="Style1graphiq"/>
      </w:pPr>
      <w:bookmarkStart w:id="31" w:name="_Toc1064416"/>
      <w:r w:rsidRPr="008B7065">
        <w:lastRenderedPageBreak/>
        <w:t xml:space="preserve">Graphique </w:t>
      </w:r>
      <w:r w:rsidRPr="008B7065">
        <w:fldChar w:fldCharType="begin"/>
      </w:r>
      <w:r w:rsidRPr="008B7065">
        <w:instrText xml:space="preserve"> SEQ Graphique \* ARABIC </w:instrText>
      </w:r>
      <w:r w:rsidRPr="008B7065">
        <w:fldChar w:fldCharType="separate"/>
      </w:r>
      <w:r>
        <w:t>7</w:t>
      </w:r>
      <w:r w:rsidRPr="008B7065">
        <w:fldChar w:fldCharType="end"/>
      </w:r>
      <w:r w:rsidRPr="008B7065">
        <w:t> : Effectifs du personnel enseignant en infirmerie et sage-femme de 2011-2012 à 2015-2016 selon le grade d’enseignement</w:t>
      </w:r>
      <w:bookmarkEnd w:id="31"/>
    </w:p>
    <w:p w14:paraId="62B3D615" w14:textId="77777777" w:rsidR="00954F98" w:rsidRPr="008B7065" w:rsidRDefault="00954F98" w:rsidP="00954F98">
      <w:pPr>
        <w:spacing w:line="360" w:lineRule="auto"/>
        <w:jc w:val="center"/>
      </w:pPr>
      <w:r w:rsidRPr="008B7065">
        <w:rPr>
          <w:noProof/>
        </w:rPr>
        <w:drawing>
          <wp:inline distT="0" distB="0" distL="0" distR="0" wp14:anchorId="28B76BC0" wp14:editId="1FAD7B72">
            <wp:extent cx="4572000" cy="2270760"/>
            <wp:effectExtent l="0" t="0" r="0" b="1524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828D8F8"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421866CE" w14:textId="77777777" w:rsidR="00954F98" w:rsidRDefault="00954F98" w:rsidP="00954F98">
      <w:pPr>
        <w:spacing w:line="360" w:lineRule="auto"/>
        <w:jc w:val="both"/>
      </w:pPr>
    </w:p>
    <w:p w14:paraId="3D2CB5F7" w14:textId="77777777" w:rsidR="00954F98" w:rsidRPr="008B7065" w:rsidRDefault="00954F98" w:rsidP="00954F98">
      <w:pPr>
        <w:spacing w:line="360" w:lineRule="auto"/>
        <w:jc w:val="both"/>
      </w:pPr>
      <w:r w:rsidRPr="008B7065">
        <w:t xml:space="preserve">En ce qui concerne la formation en analyse biomédicale et en imagerie médicale, le corps enseignant est aussi dominé par les maîtres assistants et les enseignants de rang magistral, ce qui dénote d’une structure relativement bonne du personnel d’encadrement. </w:t>
      </w:r>
    </w:p>
    <w:p w14:paraId="774DA95B" w14:textId="77777777" w:rsidR="00954F98" w:rsidRPr="008B7065" w:rsidRDefault="00954F98" w:rsidP="00954F98">
      <w:pPr>
        <w:spacing w:line="360" w:lineRule="auto"/>
        <w:jc w:val="both"/>
      </w:pPr>
    </w:p>
    <w:p w14:paraId="79670616" w14:textId="64E6E67F" w:rsidR="00954F98" w:rsidRPr="008B7065" w:rsidRDefault="00954F98" w:rsidP="00DC342B">
      <w:pPr>
        <w:pStyle w:val="Style1graphiq"/>
      </w:pPr>
      <w:bookmarkStart w:id="32" w:name="_Toc1064417"/>
      <w:r w:rsidRPr="008B7065">
        <w:t xml:space="preserve">Graphique </w:t>
      </w:r>
      <w:r w:rsidRPr="008B7065">
        <w:fldChar w:fldCharType="begin"/>
      </w:r>
      <w:r w:rsidRPr="008B7065">
        <w:instrText xml:space="preserve"> SEQ Graphique \* ARABIC </w:instrText>
      </w:r>
      <w:r w:rsidRPr="008B7065">
        <w:fldChar w:fldCharType="separate"/>
      </w:r>
      <w:r>
        <w:t>8</w:t>
      </w:r>
      <w:r w:rsidRPr="008B7065">
        <w:fldChar w:fldCharType="end"/>
      </w:r>
      <w:r w:rsidRPr="008B7065">
        <w:t> : Répartition des Effectifs du personnel enseignant en analyse biomédicale et en imagerie médicale de 2011-2012 à 2015-2016 selon le grade d’enseignement</w:t>
      </w:r>
      <w:bookmarkEnd w:id="32"/>
    </w:p>
    <w:p w14:paraId="006167EB" w14:textId="77777777" w:rsidR="00954F98" w:rsidRPr="008B7065" w:rsidRDefault="00954F98" w:rsidP="00954F98">
      <w:pPr>
        <w:spacing w:line="360" w:lineRule="auto"/>
        <w:jc w:val="center"/>
      </w:pPr>
      <w:r w:rsidRPr="008B7065">
        <w:rPr>
          <w:noProof/>
        </w:rPr>
        <w:drawing>
          <wp:inline distT="0" distB="0" distL="0" distR="0" wp14:anchorId="5D657DF5" wp14:editId="199E0D07">
            <wp:extent cx="4572000" cy="2484120"/>
            <wp:effectExtent l="0" t="0" r="0" b="11430"/>
            <wp:docPr id="8"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3DC4178"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23C85AAF" w14:textId="77777777" w:rsidR="00954F98" w:rsidRPr="008B7065" w:rsidRDefault="00954F98" w:rsidP="00954F98">
      <w:pPr>
        <w:spacing w:line="360" w:lineRule="auto"/>
        <w:jc w:val="both"/>
      </w:pPr>
    </w:p>
    <w:p w14:paraId="584BB561" w14:textId="77777777" w:rsidR="00954F98" w:rsidRPr="008B7065" w:rsidRDefault="00954F98" w:rsidP="00954F98">
      <w:pPr>
        <w:spacing w:line="360" w:lineRule="auto"/>
        <w:jc w:val="both"/>
      </w:pPr>
      <w:r w:rsidRPr="008B7065">
        <w:t xml:space="preserve">Enfin, on peut noter que l’effectif du personnel enseignant dans la formation des aides-soignants est resté constant depuis 2011-2012, ce personnel </w:t>
      </w:r>
      <w:r>
        <w:t xml:space="preserve">est d’ailleurs spécifique, puisque composé d’enseignants spécialisés du secondaire </w:t>
      </w:r>
    </w:p>
    <w:p w14:paraId="6B7A20DA" w14:textId="77777777" w:rsidR="00954F98" w:rsidRDefault="00954F98" w:rsidP="00954F98">
      <w:pPr>
        <w:spacing w:line="360" w:lineRule="auto"/>
        <w:jc w:val="both"/>
      </w:pPr>
      <w:r w:rsidRPr="008B7065">
        <w:lastRenderedPageBreak/>
        <w:t>Au-delà des grades des enseignants, nous pouvons observer la composition du corps enseignant en termes d’enseignants permanents et vacataires. Les données montrent que dans les formations en médecine, la majorité des enseignants est de la catégorie des permanents, alors que dans la formation des aides-soignants, le personnel enseignant est majoritairement vacataire. Un</w:t>
      </w:r>
      <w:r>
        <w:t>e</w:t>
      </w:r>
      <w:r w:rsidRPr="008B7065">
        <w:t xml:space="preserve"> prédominance relative des enseignants vacataires est observée dans  la formation en analyse biomédicale et en imagerie médicale. </w:t>
      </w:r>
      <w:r>
        <w:t xml:space="preserve">Cette situation n’augure pas d’une stabilité permanente du corps enseignant pour les filières infirmerie/sage-femme, analyse Biomédicale/ imagerie médicale et aides-soignants. Le statut d’un vacataire n’étant pas bien sécurisant en matière d’employabilité, des désertions sont à craindre par la suite. L’idéal serait donc de renverser progressivement. Il est évident que les enseignants en médecine sont d’un certains rang académique et pour la plus part de rang magistral. En plus ils sont de ce fait les moins nombreux. A cause de leur nombre, un peu comme dans l’enseignement secondaire, la titularisation des vacataires des autres filières occasionnait beaucoup de charges à l’Etat. D’où implicitement il y a la tendance à maintenir le fort taux de vacataires dans ces filières. Seulement c’est une bombe à retardement, car avec la libéralisation du secteur et l’existence de nouvelles issues professionnelles, ces enseignants dits vacataires préfèreront une situation stable en quittant le secteur public. </w:t>
      </w:r>
    </w:p>
    <w:p w14:paraId="474B4A80" w14:textId="77777777" w:rsidR="00954F98" w:rsidRPr="008B7065" w:rsidRDefault="00954F98" w:rsidP="00954F98">
      <w:pPr>
        <w:spacing w:line="360" w:lineRule="auto"/>
        <w:jc w:val="both"/>
      </w:pPr>
      <w:r>
        <w:t>En dehors de la filière médecine, ces résultats montrent une stagnation à première vue incompréhensible de l’effectif du corps enseignant de 2011-2012 à 2015-2016. Cela se produit en dépit de l’effectif évolutif des étudiants dans ces filières. Ainsi, le ratio nombre d’étudiants/enseignants est en constante évolution ce qui ne favorise pas au fil des années la qualité de la formation.</w:t>
      </w:r>
    </w:p>
    <w:p w14:paraId="2E75DB5B" w14:textId="77777777" w:rsidR="00954F98" w:rsidRPr="008B7065" w:rsidRDefault="00954F98" w:rsidP="00954F98">
      <w:pPr>
        <w:spacing w:line="360" w:lineRule="auto"/>
        <w:jc w:val="both"/>
      </w:pPr>
    </w:p>
    <w:p w14:paraId="7A6CF724" w14:textId="64208D75" w:rsidR="00954F98" w:rsidRPr="008B7065" w:rsidRDefault="00954F98" w:rsidP="00DC342B">
      <w:pPr>
        <w:pStyle w:val="Style1graphiq"/>
      </w:pPr>
      <w:bookmarkStart w:id="33" w:name="_Toc1064418"/>
      <w:r w:rsidRPr="008B7065">
        <w:t xml:space="preserve">Graphique </w:t>
      </w:r>
      <w:r w:rsidRPr="008B7065">
        <w:fldChar w:fldCharType="begin"/>
      </w:r>
      <w:r w:rsidRPr="008B7065">
        <w:instrText xml:space="preserve"> SEQ Graphique \* ARABIC </w:instrText>
      </w:r>
      <w:r w:rsidRPr="008B7065">
        <w:fldChar w:fldCharType="separate"/>
      </w:r>
      <w:r>
        <w:t>9</w:t>
      </w:r>
      <w:r w:rsidRPr="008B7065">
        <w:fldChar w:fldCharType="end"/>
      </w:r>
      <w:r w:rsidRPr="008B7065">
        <w:t> : Répartition du personnel enseignant en médecine de de 2011-2012 à 2015-2016</w:t>
      </w:r>
      <w:r>
        <w:t xml:space="preserve"> </w:t>
      </w:r>
      <w:r w:rsidRPr="008B7065">
        <w:t xml:space="preserve">selon les </w:t>
      </w:r>
      <w:r>
        <w:t xml:space="preserve">statuts </w:t>
      </w:r>
      <w:r w:rsidRPr="008B7065">
        <w:t>d’enseignants</w:t>
      </w:r>
      <w:bookmarkEnd w:id="33"/>
    </w:p>
    <w:p w14:paraId="41520C0D" w14:textId="77777777" w:rsidR="00954F98" w:rsidRPr="008B7065" w:rsidRDefault="00954F98" w:rsidP="00954F98">
      <w:pPr>
        <w:spacing w:line="360" w:lineRule="auto"/>
      </w:pPr>
      <w:r w:rsidRPr="008B7065">
        <w:rPr>
          <w:noProof/>
        </w:rPr>
        <w:drawing>
          <wp:inline distT="0" distB="0" distL="0" distR="0" wp14:anchorId="5F668408" wp14:editId="7AE41379">
            <wp:extent cx="5455920" cy="1920240"/>
            <wp:effectExtent l="0" t="0" r="11430" b="3810"/>
            <wp:docPr id="10"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3A51ED3"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709C3ECB" w14:textId="77777777" w:rsidR="00954F98" w:rsidRPr="008B7065" w:rsidRDefault="00954F98" w:rsidP="00954F98">
      <w:pPr>
        <w:spacing w:line="360" w:lineRule="auto"/>
        <w:jc w:val="both"/>
      </w:pPr>
    </w:p>
    <w:p w14:paraId="3521F027" w14:textId="62AB9629" w:rsidR="00954F98" w:rsidRPr="008B7065" w:rsidRDefault="00954F98" w:rsidP="00DC342B">
      <w:pPr>
        <w:pStyle w:val="Style1graphiq"/>
      </w:pPr>
      <w:bookmarkStart w:id="34" w:name="_Toc1064419"/>
      <w:r w:rsidRPr="008B7065">
        <w:lastRenderedPageBreak/>
        <w:t xml:space="preserve">Graphique </w:t>
      </w:r>
      <w:r w:rsidRPr="008B7065">
        <w:fldChar w:fldCharType="begin"/>
      </w:r>
      <w:r w:rsidRPr="008B7065">
        <w:instrText xml:space="preserve"> SEQ Graphique \* ARABIC </w:instrText>
      </w:r>
      <w:r w:rsidRPr="008B7065">
        <w:fldChar w:fldCharType="separate"/>
      </w:r>
      <w:r>
        <w:t>10</w:t>
      </w:r>
      <w:r w:rsidRPr="008B7065">
        <w:fldChar w:fldCharType="end"/>
      </w:r>
      <w:r w:rsidRPr="008B7065">
        <w:t> : Répartition  du personnel enseignant en infirmerie et sage-femme de 2011-2012 à 2015-2016 selon les catégories d’enseignants</w:t>
      </w:r>
      <w:bookmarkEnd w:id="34"/>
    </w:p>
    <w:p w14:paraId="7206CC20" w14:textId="77777777" w:rsidR="00954F98" w:rsidRPr="008B7065" w:rsidRDefault="00954F98" w:rsidP="00954F98">
      <w:pPr>
        <w:spacing w:line="360" w:lineRule="auto"/>
        <w:jc w:val="center"/>
      </w:pPr>
      <w:r w:rsidRPr="008B7065">
        <w:rPr>
          <w:noProof/>
        </w:rPr>
        <w:drawing>
          <wp:inline distT="0" distB="0" distL="0" distR="0" wp14:anchorId="1ACC10BB" wp14:editId="21AA8E82">
            <wp:extent cx="4792980" cy="1897380"/>
            <wp:effectExtent l="0" t="0" r="7620" b="7620"/>
            <wp:docPr id="11" name="Graphique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9D1DE2A" w14:textId="77777777" w:rsidR="00954F98" w:rsidRPr="008B7065" w:rsidRDefault="00954F98" w:rsidP="00954F98">
      <w:pPr>
        <w:spacing w:line="360" w:lineRule="auto"/>
        <w:jc w:val="both"/>
      </w:pPr>
      <w:r w:rsidRPr="008B7065">
        <w:t>Source : institutions de formation</w:t>
      </w:r>
      <w:r>
        <w:t xml:space="preserve"> enquêtées</w:t>
      </w:r>
      <w:r w:rsidRPr="008B7065">
        <w:t>.</w:t>
      </w:r>
    </w:p>
    <w:p w14:paraId="5344B285" w14:textId="77777777" w:rsidR="00954F98" w:rsidRPr="008B7065" w:rsidRDefault="00954F98" w:rsidP="00954F98">
      <w:pPr>
        <w:spacing w:line="360" w:lineRule="auto"/>
      </w:pPr>
    </w:p>
    <w:p w14:paraId="0D817A2D" w14:textId="79A14499" w:rsidR="00954F98" w:rsidRPr="008B7065" w:rsidRDefault="00954F98" w:rsidP="00DC342B">
      <w:pPr>
        <w:pStyle w:val="Style1graphiq"/>
      </w:pPr>
      <w:bookmarkStart w:id="35" w:name="_Toc1064420"/>
      <w:r w:rsidRPr="008B7065">
        <w:t xml:space="preserve">Graphique </w:t>
      </w:r>
      <w:r w:rsidRPr="008B7065">
        <w:fldChar w:fldCharType="begin"/>
      </w:r>
      <w:r w:rsidRPr="008B7065">
        <w:instrText xml:space="preserve"> SEQ Graphique \* ARABIC </w:instrText>
      </w:r>
      <w:r w:rsidRPr="008B7065">
        <w:fldChar w:fldCharType="separate"/>
      </w:r>
      <w:r>
        <w:t>11</w:t>
      </w:r>
      <w:r w:rsidRPr="008B7065">
        <w:fldChar w:fldCharType="end"/>
      </w:r>
      <w:r w:rsidRPr="008B7065">
        <w:t> : Répartition du personnel enseignant en analyse biomédicale et en imagerie médicale de 2011-2012 à 2015-2016 selon les catégories d’enseignants</w:t>
      </w:r>
      <w:bookmarkEnd w:id="35"/>
    </w:p>
    <w:p w14:paraId="3B38CC5E" w14:textId="77777777" w:rsidR="00954F98" w:rsidRPr="008B7065" w:rsidRDefault="00954F98" w:rsidP="00954F98">
      <w:pPr>
        <w:spacing w:line="360" w:lineRule="auto"/>
        <w:jc w:val="center"/>
      </w:pPr>
      <w:r w:rsidRPr="008B7065">
        <w:rPr>
          <w:noProof/>
        </w:rPr>
        <w:drawing>
          <wp:inline distT="0" distB="0" distL="0" distR="0" wp14:anchorId="2729CA06" wp14:editId="093815E2">
            <wp:extent cx="5242560" cy="1805940"/>
            <wp:effectExtent l="0" t="0" r="15240" b="3810"/>
            <wp:docPr id="12" name="Graphique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D04F896" w14:textId="77777777" w:rsidR="00954F98" w:rsidRPr="008B7065" w:rsidRDefault="00954F98" w:rsidP="00954F98">
      <w:pPr>
        <w:spacing w:line="360" w:lineRule="auto"/>
        <w:jc w:val="both"/>
      </w:pPr>
      <w:r w:rsidRPr="008B7065">
        <w:t>Source : d’après données d’enquêtes aux près des institutions de formation.</w:t>
      </w:r>
    </w:p>
    <w:p w14:paraId="12C13C15" w14:textId="77777777" w:rsidR="00954F98" w:rsidRPr="008B7065" w:rsidRDefault="00954F98" w:rsidP="00954F98">
      <w:pPr>
        <w:spacing w:line="360" w:lineRule="auto"/>
        <w:jc w:val="both"/>
        <w:rPr>
          <w:b/>
        </w:rPr>
      </w:pPr>
    </w:p>
    <w:p w14:paraId="1A2A9DD7" w14:textId="280B32B2" w:rsidR="00954F98" w:rsidRPr="008B7065" w:rsidRDefault="00954F98" w:rsidP="00DC342B">
      <w:pPr>
        <w:pStyle w:val="Style1graphiq"/>
      </w:pPr>
      <w:bookmarkStart w:id="36" w:name="_Toc1064421"/>
      <w:r w:rsidRPr="008B7065">
        <w:t xml:space="preserve">Graphique </w:t>
      </w:r>
      <w:r w:rsidRPr="008B7065">
        <w:fldChar w:fldCharType="begin"/>
      </w:r>
      <w:r w:rsidRPr="008B7065">
        <w:instrText xml:space="preserve"> SEQ Graphique \* ARABIC </w:instrText>
      </w:r>
      <w:r w:rsidRPr="008B7065">
        <w:fldChar w:fldCharType="separate"/>
      </w:r>
      <w:r>
        <w:t>12</w:t>
      </w:r>
      <w:r w:rsidRPr="008B7065">
        <w:fldChar w:fldCharType="end"/>
      </w:r>
      <w:r w:rsidRPr="008B7065">
        <w:t> : Répartition du personnel enseignant dans la filière aide-soignant de 2011-2012 à 2015-2016 selon les catégories d’enseignants</w:t>
      </w:r>
      <w:bookmarkEnd w:id="36"/>
    </w:p>
    <w:p w14:paraId="6FF5FB06" w14:textId="77777777" w:rsidR="00954F98" w:rsidRPr="008B7065" w:rsidRDefault="00954F98" w:rsidP="00954F98">
      <w:pPr>
        <w:spacing w:line="360" w:lineRule="auto"/>
        <w:jc w:val="center"/>
      </w:pPr>
      <w:r w:rsidRPr="008B7065">
        <w:rPr>
          <w:noProof/>
        </w:rPr>
        <w:drawing>
          <wp:inline distT="0" distB="0" distL="0" distR="0" wp14:anchorId="47AC4070" wp14:editId="3630F183">
            <wp:extent cx="4572000" cy="1790700"/>
            <wp:effectExtent l="0" t="0" r="0" b="0"/>
            <wp:docPr id="13" name="Graphique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AABFEAE" w14:textId="77777777" w:rsidR="00954F98" w:rsidRPr="008B7065" w:rsidRDefault="00954F98" w:rsidP="00954F98">
      <w:pPr>
        <w:spacing w:line="360" w:lineRule="auto"/>
        <w:jc w:val="both"/>
      </w:pPr>
      <w:r w:rsidRPr="008B7065">
        <w:t>Source : d’après données d’enquêtes aux près des institutions de formation.</w:t>
      </w:r>
    </w:p>
    <w:p w14:paraId="43562976" w14:textId="77777777" w:rsidR="00954F98" w:rsidRDefault="00954F98" w:rsidP="00954F98">
      <w:pPr>
        <w:spacing w:line="360" w:lineRule="auto"/>
      </w:pPr>
    </w:p>
    <w:p w14:paraId="5B815BF2"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Situation de la vacance de postes d’enseignants</w:t>
      </w:r>
    </w:p>
    <w:p w14:paraId="0CB14914" w14:textId="77777777" w:rsidR="00954F98" w:rsidRDefault="00954F98" w:rsidP="00954F98">
      <w:pPr>
        <w:spacing w:line="360" w:lineRule="auto"/>
        <w:jc w:val="both"/>
      </w:pPr>
      <w:r w:rsidRPr="008B7065">
        <w:lastRenderedPageBreak/>
        <w:t xml:space="preserve">Le taux de vacance de postes d’enseignants est un indicateur fondamental dans l’analyse des besoins en personnel enseignant. </w:t>
      </w:r>
      <w:r>
        <w:t xml:space="preserve">Il désigne le pourcentage de poste restant non occupé par un travailleur titulaire pendant une période de référence par rapport au nombre total de postes à temps plein existant. </w:t>
      </w:r>
      <w:r w:rsidRPr="008B7065">
        <w:t xml:space="preserve">A l’analyse du graphique suivant, on peut constater que dans toutes les filières de formation en santé, et d’année en année, ce taux est au-dessus de 50%, témoignant d’un besoin permanent de personnels enseignants pour l’encadrement efficace des apprenants. </w:t>
      </w:r>
    </w:p>
    <w:p w14:paraId="084D48E7" w14:textId="77777777" w:rsidR="00954F98" w:rsidRPr="008B7065" w:rsidRDefault="00954F98" w:rsidP="00954F98">
      <w:pPr>
        <w:spacing w:line="360" w:lineRule="auto"/>
        <w:jc w:val="both"/>
      </w:pPr>
      <w:r>
        <w:t xml:space="preserve">Cette situation explique les résultats du paragraphe précédent avec plus des deux tiers des enseignants qui sont vacataires globalement dans les filières en dehors de la médecine. Avec l’augmentation progressive du nombre d’apprenants, et le départ en retraite chaque année de certains enseignants permanents, on pourrait s’attendre à l’aggravation de la situation les prochaines années puisque les recrutements ne suivent pas le rythme des besoins et des départs à la retraite. </w:t>
      </w:r>
    </w:p>
    <w:p w14:paraId="17F28815" w14:textId="77777777" w:rsidR="00954F98" w:rsidRPr="008B7065" w:rsidRDefault="00954F98" w:rsidP="00954F98">
      <w:pPr>
        <w:spacing w:line="360" w:lineRule="auto"/>
        <w:jc w:val="both"/>
      </w:pPr>
    </w:p>
    <w:p w14:paraId="4E5B5004" w14:textId="00309DBC" w:rsidR="00954F98" w:rsidRPr="008B7065" w:rsidRDefault="00954F98" w:rsidP="00DC342B">
      <w:pPr>
        <w:pStyle w:val="Style1graphiq"/>
      </w:pPr>
      <w:bookmarkStart w:id="37" w:name="_Toc1064422"/>
      <w:r w:rsidRPr="008B7065">
        <w:t xml:space="preserve">Graphique </w:t>
      </w:r>
      <w:r w:rsidRPr="008B7065">
        <w:fldChar w:fldCharType="begin"/>
      </w:r>
      <w:r w:rsidRPr="008B7065">
        <w:instrText xml:space="preserve"> SEQ Graphique \* ARABIC </w:instrText>
      </w:r>
      <w:r w:rsidRPr="008B7065">
        <w:fldChar w:fldCharType="separate"/>
      </w:r>
      <w:r>
        <w:t>13</w:t>
      </w:r>
      <w:r w:rsidRPr="008B7065">
        <w:fldChar w:fldCharType="end"/>
      </w:r>
      <w:r w:rsidRPr="008B7065">
        <w:t> : Taux de vacance de postes d’enseignants de 2011-2012 à 2015-2016 suivant la filière</w:t>
      </w:r>
      <w:bookmarkEnd w:id="37"/>
      <w:r w:rsidRPr="008B7065">
        <w:t xml:space="preserve"> </w:t>
      </w:r>
    </w:p>
    <w:p w14:paraId="201980BF" w14:textId="77777777" w:rsidR="00954F98" w:rsidRPr="008B7065" w:rsidRDefault="00954F98" w:rsidP="00954F98">
      <w:pPr>
        <w:spacing w:line="360" w:lineRule="auto"/>
        <w:jc w:val="center"/>
      </w:pPr>
      <w:r w:rsidRPr="008B7065">
        <w:rPr>
          <w:noProof/>
        </w:rPr>
        <w:drawing>
          <wp:inline distT="0" distB="0" distL="0" distR="0" wp14:anchorId="0EAE0CDA" wp14:editId="462FCE01">
            <wp:extent cx="4572000" cy="1463040"/>
            <wp:effectExtent l="0" t="0" r="0" b="3810"/>
            <wp:docPr id="15" name="Graphique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D6CEA52" w14:textId="77777777" w:rsidR="00954F98" w:rsidRPr="008B7065" w:rsidRDefault="00954F98" w:rsidP="00954F98">
      <w:pPr>
        <w:spacing w:line="360" w:lineRule="auto"/>
        <w:jc w:val="both"/>
      </w:pPr>
      <w:r w:rsidRPr="008B7065">
        <w:t>Source : d’après données d’enquêtes aux près des institutions de formation.</w:t>
      </w:r>
    </w:p>
    <w:p w14:paraId="2665F17B" w14:textId="77777777" w:rsidR="00954F98" w:rsidRPr="008B7065" w:rsidRDefault="00954F98" w:rsidP="00954F98">
      <w:pPr>
        <w:spacing w:line="360" w:lineRule="auto"/>
        <w:jc w:val="both"/>
      </w:pPr>
    </w:p>
    <w:p w14:paraId="2FEDBD2C" w14:textId="77777777" w:rsidR="00954F98" w:rsidRPr="008B7065" w:rsidRDefault="00954F98" w:rsidP="00954F98">
      <w:pPr>
        <w:pStyle w:val="Heading5"/>
        <w:numPr>
          <w:ilvl w:val="4"/>
          <w:numId w:val="1"/>
        </w:numPr>
        <w:ind w:left="0" w:firstLine="0"/>
      </w:pPr>
      <w:r w:rsidRPr="008B7065">
        <w:t xml:space="preserve"> L'adéquation offre et demande de formation</w:t>
      </w:r>
    </w:p>
    <w:p w14:paraId="4E7F1162" w14:textId="77777777" w:rsidR="00954F98" w:rsidRPr="008B7065" w:rsidRDefault="00954F98" w:rsidP="00954F98"/>
    <w:p w14:paraId="7BCAB29E" w14:textId="77777777" w:rsidR="00954F98" w:rsidRPr="008B7065" w:rsidRDefault="00954F98" w:rsidP="00954F98">
      <w:pPr>
        <w:spacing w:line="360" w:lineRule="auto"/>
        <w:jc w:val="both"/>
      </w:pPr>
      <w:r w:rsidRPr="008B7065">
        <w:t>Après une présentation des caractéristiques de l’offre et de la demande de formation, on peut analyser les indicateurs d’appréciation de l’adéquation entre l’offre et la demande de formation dans les métiers de la santé. Cette analyse permet de mieux apprécier l’adéquation du dispositif d’offre de formation avec le niveau de la demande exprimée.</w:t>
      </w:r>
    </w:p>
    <w:p w14:paraId="2A334552"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Evolution du rapport entre le nombre d’inscriptions et les capacités d’accueil</w:t>
      </w:r>
    </w:p>
    <w:p w14:paraId="0BF72040" w14:textId="77777777" w:rsidR="00954F98" w:rsidRPr="008B7065" w:rsidRDefault="00954F98" w:rsidP="00954F98">
      <w:pPr>
        <w:spacing w:line="360" w:lineRule="auto"/>
        <w:jc w:val="both"/>
      </w:pPr>
      <w:r w:rsidRPr="008B7065">
        <w:t>Le rapport entre le nombre d’inscriptions dans les années de formation et la capacité d’accueil des institutions de formation en santé est un indicateur fondamental de l’efficacité de la production des ressources humaines en santé. En effet, il renseigne sur l’intensité de la massification dans les formations. Le tableau suivant présente l’évolution de ce rapport de 2012 à 2016.</w:t>
      </w:r>
    </w:p>
    <w:p w14:paraId="229CF957" w14:textId="77777777" w:rsidR="00954F98" w:rsidRPr="008B7065" w:rsidRDefault="00954F98" w:rsidP="00DC342B">
      <w:pPr>
        <w:pStyle w:val="Style1tableau"/>
      </w:pPr>
      <w:bookmarkStart w:id="38" w:name="_Toc1064289"/>
      <w:r w:rsidRPr="008B7065">
        <w:lastRenderedPageBreak/>
        <w:t>Tableau 6 : Rapport entre le nombre d’inscriptions et la capacité d’accueil de chaque filière de formation de 2011-2012 à 2015-2016</w:t>
      </w:r>
      <w:bookmarkEnd w:id="38"/>
    </w:p>
    <w:p w14:paraId="7B163A05" w14:textId="77777777" w:rsidR="00954F98" w:rsidRPr="008B7065" w:rsidRDefault="00954F98" w:rsidP="00954F98">
      <w:pPr>
        <w:spacing w:line="360" w:lineRule="auto"/>
        <w:jc w:val="both"/>
      </w:pPr>
    </w:p>
    <w:tbl>
      <w:tblPr>
        <w:tblW w:w="7614" w:type="dxa"/>
        <w:jc w:val="center"/>
        <w:tblLook w:val="04A0" w:firstRow="1" w:lastRow="0" w:firstColumn="1" w:lastColumn="0" w:noHBand="0" w:noVBand="1"/>
      </w:tblPr>
      <w:tblGrid>
        <w:gridCol w:w="2127"/>
        <w:gridCol w:w="687"/>
        <w:gridCol w:w="1200"/>
        <w:gridCol w:w="1200"/>
        <w:gridCol w:w="1200"/>
        <w:gridCol w:w="1200"/>
      </w:tblGrid>
      <w:tr w:rsidR="00954F98" w:rsidRPr="008B7065" w14:paraId="48345E0D" w14:textId="77777777" w:rsidTr="00A760AA">
        <w:trPr>
          <w:trHeight w:val="300"/>
          <w:jc w:val="center"/>
        </w:trPr>
        <w:tc>
          <w:tcPr>
            <w:tcW w:w="2127" w:type="dxa"/>
            <w:tcBorders>
              <w:top w:val="single" w:sz="4" w:space="0" w:color="auto"/>
              <w:bottom w:val="single" w:sz="4" w:space="0" w:color="auto"/>
            </w:tcBorders>
            <w:noWrap/>
            <w:vAlign w:val="center"/>
            <w:hideMark/>
          </w:tcPr>
          <w:p w14:paraId="1EBCD398" w14:textId="77777777" w:rsidR="00954F98" w:rsidRPr="008B7065" w:rsidRDefault="00954F98" w:rsidP="00A760AA">
            <w:pPr>
              <w:jc w:val="center"/>
              <w:rPr>
                <w:rFonts w:ascii="Bodoni MT" w:hAnsi="Bodoni MT"/>
              </w:rPr>
            </w:pPr>
            <w:r w:rsidRPr="008B7065">
              <w:rPr>
                <w:rFonts w:ascii="Bodoni MT" w:hAnsi="Bodoni MT"/>
              </w:rPr>
              <w:t>Années/Filières</w:t>
            </w:r>
          </w:p>
        </w:tc>
        <w:tc>
          <w:tcPr>
            <w:tcW w:w="687" w:type="dxa"/>
            <w:tcBorders>
              <w:top w:val="single" w:sz="4" w:space="0" w:color="auto"/>
              <w:bottom w:val="single" w:sz="4" w:space="0" w:color="auto"/>
            </w:tcBorders>
            <w:noWrap/>
            <w:vAlign w:val="center"/>
            <w:hideMark/>
          </w:tcPr>
          <w:p w14:paraId="4D0E38C6" w14:textId="77777777" w:rsidR="00954F98" w:rsidRPr="008B7065" w:rsidRDefault="00954F98" w:rsidP="00A760AA">
            <w:pPr>
              <w:jc w:val="center"/>
              <w:rPr>
                <w:rFonts w:ascii="Bodoni MT" w:hAnsi="Bodoni MT"/>
                <w:color w:val="000000"/>
              </w:rPr>
            </w:pPr>
            <w:r w:rsidRPr="008B7065">
              <w:rPr>
                <w:rFonts w:ascii="Bodoni MT" w:hAnsi="Bodoni MT"/>
                <w:color w:val="000000"/>
              </w:rPr>
              <w:t>2012</w:t>
            </w:r>
          </w:p>
        </w:tc>
        <w:tc>
          <w:tcPr>
            <w:tcW w:w="1200" w:type="dxa"/>
            <w:tcBorders>
              <w:top w:val="single" w:sz="4" w:space="0" w:color="auto"/>
              <w:bottom w:val="single" w:sz="4" w:space="0" w:color="auto"/>
            </w:tcBorders>
            <w:noWrap/>
            <w:vAlign w:val="center"/>
            <w:hideMark/>
          </w:tcPr>
          <w:p w14:paraId="35A4D381" w14:textId="77777777" w:rsidR="00954F98" w:rsidRPr="008B7065" w:rsidRDefault="00954F98" w:rsidP="00A760AA">
            <w:pPr>
              <w:jc w:val="center"/>
              <w:rPr>
                <w:rFonts w:ascii="Bodoni MT" w:hAnsi="Bodoni MT"/>
                <w:color w:val="000000"/>
              </w:rPr>
            </w:pPr>
            <w:r w:rsidRPr="008B7065">
              <w:rPr>
                <w:rFonts w:ascii="Bodoni MT" w:hAnsi="Bodoni MT"/>
                <w:color w:val="000000"/>
              </w:rPr>
              <w:t>2013</w:t>
            </w:r>
          </w:p>
        </w:tc>
        <w:tc>
          <w:tcPr>
            <w:tcW w:w="1200" w:type="dxa"/>
            <w:tcBorders>
              <w:top w:val="single" w:sz="4" w:space="0" w:color="auto"/>
              <w:bottom w:val="single" w:sz="4" w:space="0" w:color="auto"/>
            </w:tcBorders>
            <w:noWrap/>
            <w:vAlign w:val="center"/>
            <w:hideMark/>
          </w:tcPr>
          <w:p w14:paraId="0F52D1F6" w14:textId="77777777" w:rsidR="00954F98" w:rsidRPr="008B7065" w:rsidRDefault="00954F98" w:rsidP="00A760AA">
            <w:pPr>
              <w:jc w:val="center"/>
              <w:rPr>
                <w:rFonts w:ascii="Bodoni MT" w:hAnsi="Bodoni MT"/>
                <w:color w:val="000000"/>
              </w:rPr>
            </w:pPr>
            <w:r w:rsidRPr="008B7065">
              <w:rPr>
                <w:rFonts w:ascii="Bodoni MT" w:hAnsi="Bodoni MT"/>
                <w:color w:val="000000"/>
              </w:rPr>
              <w:t>2014</w:t>
            </w:r>
          </w:p>
        </w:tc>
        <w:tc>
          <w:tcPr>
            <w:tcW w:w="1200" w:type="dxa"/>
            <w:tcBorders>
              <w:top w:val="single" w:sz="4" w:space="0" w:color="auto"/>
              <w:bottom w:val="single" w:sz="4" w:space="0" w:color="auto"/>
            </w:tcBorders>
            <w:noWrap/>
            <w:vAlign w:val="center"/>
            <w:hideMark/>
          </w:tcPr>
          <w:p w14:paraId="774D7287" w14:textId="77777777" w:rsidR="00954F98" w:rsidRPr="008B7065" w:rsidRDefault="00954F98" w:rsidP="00A760AA">
            <w:pPr>
              <w:jc w:val="center"/>
              <w:rPr>
                <w:rFonts w:ascii="Bodoni MT" w:hAnsi="Bodoni MT"/>
                <w:color w:val="000000"/>
              </w:rPr>
            </w:pPr>
            <w:r w:rsidRPr="008B7065">
              <w:rPr>
                <w:rFonts w:ascii="Bodoni MT" w:hAnsi="Bodoni MT"/>
                <w:color w:val="000000"/>
              </w:rPr>
              <w:t>2015</w:t>
            </w:r>
          </w:p>
        </w:tc>
        <w:tc>
          <w:tcPr>
            <w:tcW w:w="1200" w:type="dxa"/>
            <w:tcBorders>
              <w:top w:val="single" w:sz="4" w:space="0" w:color="auto"/>
              <w:bottom w:val="single" w:sz="4" w:space="0" w:color="auto"/>
            </w:tcBorders>
            <w:noWrap/>
            <w:vAlign w:val="center"/>
            <w:hideMark/>
          </w:tcPr>
          <w:p w14:paraId="712F8CAB" w14:textId="77777777" w:rsidR="00954F98" w:rsidRPr="008B7065" w:rsidRDefault="00954F98" w:rsidP="00A760AA">
            <w:pPr>
              <w:jc w:val="center"/>
              <w:rPr>
                <w:rFonts w:ascii="Bodoni MT" w:hAnsi="Bodoni MT"/>
                <w:color w:val="000000"/>
              </w:rPr>
            </w:pPr>
            <w:r w:rsidRPr="008B7065">
              <w:rPr>
                <w:rFonts w:ascii="Bodoni MT" w:hAnsi="Bodoni MT"/>
                <w:color w:val="000000"/>
              </w:rPr>
              <w:t>2016</w:t>
            </w:r>
          </w:p>
        </w:tc>
      </w:tr>
      <w:tr w:rsidR="00954F98" w:rsidRPr="008B7065" w14:paraId="7373D86F" w14:textId="77777777" w:rsidTr="00A760AA">
        <w:trPr>
          <w:trHeight w:val="300"/>
          <w:jc w:val="center"/>
        </w:trPr>
        <w:tc>
          <w:tcPr>
            <w:tcW w:w="2127" w:type="dxa"/>
            <w:tcBorders>
              <w:top w:val="single" w:sz="4" w:space="0" w:color="auto"/>
            </w:tcBorders>
            <w:shd w:val="clear" w:color="auto" w:fill="auto"/>
            <w:noWrap/>
            <w:vAlign w:val="center"/>
            <w:hideMark/>
          </w:tcPr>
          <w:p w14:paraId="1C090226" w14:textId="77777777" w:rsidR="00954F98" w:rsidRPr="008B7065" w:rsidRDefault="00954F98" w:rsidP="00A760AA">
            <w:pPr>
              <w:rPr>
                <w:rFonts w:ascii="Bodoni MT" w:hAnsi="Bodoni MT"/>
                <w:b/>
                <w:i/>
                <w:color w:val="000000"/>
                <w:sz w:val="26"/>
                <w:szCs w:val="26"/>
              </w:rPr>
            </w:pPr>
            <w:r w:rsidRPr="008B7065">
              <w:rPr>
                <w:rFonts w:ascii="Bodoni MT" w:hAnsi="Bodoni MT"/>
                <w:b/>
                <w:i/>
                <w:color w:val="000000"/>
                <w:sz w:val="26"/>
                <w:szCs w:val="26"/>
              </w:rPr>
              <w:t>Médecine</w:t>
            </w:r>
          </w:p>
        </w:tc>
        <w:tc>
          <w:tcPr>
            <w:tcW w:w="687" w:type="dxa"/>
            <w:tcBorders>
              <w:top w:val="single" w:sz="4" w:space="0" w:color="auto"/>
            </w:tcBorders>
            <w:shd w:val="clear" w:color="auto" w:fill="auto"/>
            <w:noWrap/>
            <w:vAlign w:val="center"/>
            <w:hideMark/>
          </w:tcPr>
          <w:p w14:paraId="20A43516" w14:textId="77777777" w:rsidR="00954F98" w:rsidRPr="008B7065" w:rsidRDefault="00954F98" w:rsidP="00A760AA">
            <w:pPr>
              <w:jc w:val="center"/>
              <w:rPr>
                <w:rFonts w:ascii="Bodoni MT" w:hAnsi="Bodoni MT"/>
                <w:b/>
                <w:color w:val="000000"/>
              </w:rPr>
            </w:pPr>
            <w:r w:rsidRPr="008B7065">
              <w:rPr>
                <w:rFonts w:ascii="Bodoni MT" w:hAnsi="Bodoni MT"/>
                <w:b/>
                <w:color w:val="000000"/>
              </w:rPr>
              <w:t>1,67</w:t>
            </w:r>
          </w:p>
        </w:tc>
        <w:tc>
          <w:tcPr>
            <w:tcW w:w="1200" w:type="dxa"/>
            <w:tcBorders>
              <w:top w:val="single" w:sz="4" w:space="0" w:color="auto"/>
            </w:tcBorders>
            <w:shd w:val="clear" w:color="auto" w:fill="auto"/>
            <w:noWrap/>
            <w:vAlign w:val="center"/>
            <w:hideMark/>
          </w:tcPr>
          <w:p w14:paraId="56955931" w14:textId="77777777" w:rsidR="00954F98" w:rsidRPr="008B7065" w:rsidRDefault="00954F98" w:rsidP="00A760AA">
            <w:pPr>
              <w:jc w:val="center"/>
              <w:rPr>
                <w:rFonts w:ascii="Bodoni MT" w:hAnsi="Bodoni MT"/>
                <w:b/>
                <w:color w:val="000000"/>
              </w:rPr>
            </w:pPr>
            <w:r w:rsidRPr="008B7065">
              <w:rPr>
                <w:rFonts w:ascii="Bodoni MT" w:hAnsi="Bodoni MT"/>
                <w:b/>
                <w:color w:val="000000"/>
              </w:rPr>
              <w:t>1,86</w:t>
            </w:r>
          </w:p>
        </w:tc>
        <w:tc>
          <w:tcPr>
            <w:tcW w:w="1200" w:type="dxa"/>
            <w:tcBorders>
              <w:top w:val="single" w:sz="4" w:space="0" w:color="auto"/>
            </w:tcBorders>
            <w:shd w:val="clear" w:color="auto" w:fill="auto"/>
            <w:noWrap/>
            <w:vAlign w:val="center"/>
            <w:hideMark/>
          </w:tcPr>
          <w:p w14:paraId="3A8BA297" w14:textId="77777777" w:rsidR="00954F98" w:rsidRPr="008B7065" w:rsidRDefault="00954F98" w:rsidP="00A760AA">
            <w:pPr>
              <w:jc w:val="center"/>
              <w:rPr>
                <w:rFonts w:ascii="Bodoni MT" w:hAnsi="Bodoni MT"/>
                <w:b/>
                <w:color w:val="000000"/>
              </w:rPr>
            </w:pPr>
            <w:r w:rsidRPr="008B7065">
              <w:rPr>
                <w:rFonts w:ascii="Bodoni MT" w:hAnsi="Bodoni MT"/>
                <w:b/>
                <w:color w:val="000000"/>
              </w:rPr>
              <w:t>1,86</w:t>
            </w:r>
          </w:p>
        </w:tc>
        <w:tc>
          <w:tcPr>
            <w:tcW w:w="1200" w:type="dxa"/>
            <w:tcBorders>
              <w:top w:val="single" w:sz="4" w:space="0" w:color="auto"/>
            </w:tcBorders>
            <w:shd w:val="clear" w:color="auto" w:fill="auto"/>
            <w:noWrap/>
            <w:vAlign w:val="center"/>
            <w:hideMark/>
          </w:tcPr>
          <w:p w14:paraId="19E94304" w14:textId="77777777" w:rsidR="00954F98" w:rsidRPr="008B7065" w:rsidRDefault="00954F98" w:rsidP="00A760AA">
            <w:pPr>
              <w:jc w:val="center"/>
              <w:rPr>
                <w:rFonts w:ascii="Bodoni MT" w:hAnsi="Bodoni MT"/>
                <w:b/>
                <w:color w:val="000000"/>
              </w:rPr>
            </w:pPr>
            <w:r w:rsidRPr="008B7065">
              <w:rPr>
                <w:rFonts w:ascii="Bodoni MT" w:hAnsi="Bodoni MT"/>
                <w:b/>
                <w:color w:val="000000"/>
              </w:rPr>
              <w:t>1,86</w:t>
            </w:r>
          </w:p>
        </w:tc>
        <w:tc>
          <w:tcPr>
            <w:tcW w:w="1200" w:type="dxa"/>
            <w:tcBorders>
              <w:top w:val="single" w:sz="4" w:space="0" w:color="auto"/>
            </w:tcBorders>
            <w:shd w:val="clear" w:color="auto" w:fill="auto"/>
            <w:noWrap/>
            <w:vAlign w:val="center"/>
            <w:hideMark/>
          </w:tcPr>
          <w:p w14:paraId="24BCA0DC" w14:textId="77777777" w:rsidR="00954F98" w:rsidRPr="008B7065" w:rsidRDefault="00954F98" w:rsidP="00A760AA">
            <w:pPr>
              <w:jc w:val="center"/>
              <w:rPr>
                <w:rFonts w:ascii="Bodoni MT" w:hAnsi="Bodoni MT"/>
                <w:b/>
                <w:color w:val="000000"/>
              </w:rPr>
            </w:pPr>
            <w:r w:rsidRPr="008B7065">
              <w:rPr>
                <w:rFonts w:ascii="Bodoni MT" w:hAnsi="Bodoni MT"/>
                <w:b/>
                <w:color w:val="000000"/>
              </w:rPr>
              <w:t>1,86</w:t>
            </w:r>
          </w:p>
        </w:tc>
      </w:tr>
      <w:tr w:rsidR="00954F98" w:rsidRPr="008B7065" w14:paraId="1BDBDF65" w14:textId="77777777" w:rsidTr="00A760AA">
        <w:trPr>
          <w:trHeight w:val="300"/>
          <w:jc w:val="center"/>
        </w:trPr>
        <w:tc>
          <w:tcPr>
            <w:tcW w:w="2127" w:type="dxa"/>
            <w:noWrap/>
            <w:vAlign w:val="center"/>
            <w:hideMark/>
          </w:tcPr>
          <w:p w14:paraId="3E430339" w14:textId="77777777" w:rsidR="00954F98" w:rsidRPr="008B7065" w:rsidRDefault="00954F98" w:rsidP="00A760AA">
            <w:pPr>
              <w:rPr>
                <w:rFonts w:ascii="Bodoni MT" w:hAnsi="Bodoni MT"/>
                <w:b/>
                <w:i/>
                <w:color w:val="000000"/>
                <w:sz w:val="26"/>
                <w:szCs w:val="26"/>
              </w:rPr>
            </w:pPr>
            <w:r w:rsidRPr="008B7065">
              <w:rPr>
                <w:rFonts w:ascii="Bodoni MT" w:hAnsi="Bodoni MT"/>
                <w:b/>
                <w:i/>
                <w:color w:val="000000"/>
                <w:sz w:val="26"/>
                <w:szCs w:val="26"/>
              </w:rPr>
              <w:t>Infirmerie</w:t>
            </w:r>
          </w:p>
        </w:tc>
        <w:tc>
          <w:tcPr>
            <w:tcW w:w="687" w:type="dxa"/>
            <w:noWrap/>
            <w:vAlign w:val="center"/>
            <w:hideMark/>
          </w:tcPr>
          <w:p w14:paraId="2BDF86F0" w14:textId="77777777" w:rsidR="00954F98" w:rsidRPr="008B7065" w:rsidRDefault="00954F98" w:rsidP="00A760AA">
            <w:pPr>
              <w:jc w:val="center"/>
              <w:rPr>
                <w:rFonts w:ascii="Bodoni MT" w:hAnsi="Bodoni MT"/>
                <w:color w:val="000000"/>
              </w:rPr>
            </w:pPr>
            <w:r w:rsidRPr="008B7065">
              <w:rPr>
                <w:rFonts w:ascii="Bodoni MT" w:hAnsi="Bodoni MT"/>
                <w:color w:val="000000"/>
              </w:rPr>
              <w:t>0,97</w:t>
            </w:r>
          </w:p>
        </w:tc>
        <w:tc>
          <w:tcPr>
            <w:tcW w:w="1200" w:type="dxa"/>
            <w:noWrap/>
            <w:vAlign w:val="center"/>
            <w:hideMark/>
          </w:tcPr>
          <w:p w14:paraId="394867E0" w14:textId="77777777" w:rsidR="00954F98" w:rsidRPr="008B7065" w:rsidRDefault="00954F98" w:rsidP="00A760AA">
            <w:pPr>
              <w:jc w:val="center"/>
              <w:rPr>
                <w:rFonts w:ascii="Bodoni MT" w:hAnsi="Bodoni MT"/>
                <w:color w:val="000000"/>
              </w:rPr>
            </w:pPr>
            <w:r w:rsidRPr="008B7065">
              <w:rPr>
                <w:rFonts w:ascii="Bodoni MT" w:hAnsi="Bodoni MT"/>
                <w:color w:val="000000"/>
              </w:rPr>
              <w:t>0,91</w:t>
            </w:r>
          </w:p>
        </w:tc>
        <w:tc>
          <w:tcPr>
            <w:tcW w:w="1200" w:type="dxa"/>
            <w:noWrap/>
            <w:vAlign w:val="center"/>
            <w:hideMark/>
          </w:tcPr>
          <w:p w14:paraId="29C5C92E" w14:textId="77777777" w:rsidR="00954F98" w:rsidRPr="008B7065" w:rsidRDefault="00954F98" w:rsidP="00A760AA">
            <w:pPr>
              <w:jc w:val="center"/>
              <w:rPr>
                <w:rFonts w:ascii="Bodoni MT" w:hAnsi="Bodoni MT"/>
                <w:color w:val="000000"/>
              </w:rPr>
            </w:pPr>
            <w:r w:rsidRPr="008B7065">
              <w:rPr>
                <w:rFonts w:ascii="Bodoni MT" w:hAnsi="Bodoni MT"/>
                <w:color w:val="000000"/>
              </w:rPr>
              <w:t>0,86</w:t>
            </w:r>
          </w:p>
        </w:tc>
        <w:tc>
          <w:tcPr>
            <w:tcW w:w="1200" w:type="dxa"/>
            <w:noWrap/>
            <w:vAlign w:val="center"/>
            <w:hideMark/>
          </w:tcPr>
          <w:p w14:paraId="23C3A428" w14:textId="77777777" w:rsidR="00954F98" w:rsidRPr="008B7065" w:rsidRDefault="00954F98" w:rsidP="00A760AA">
            <w:pPr>
              <w:jc w:val="center"/>
              <w:rPr>
                <w:rFonts w:ascii="Bodoni MT" w:hAnsi="Bodoni MT"/>
                <w:color w:val="000000"/>
              </w:rPr>
            </w:pPr>
            <w:r w:rsidRPr="008B7065">
              <w:rPr>
                <w:rFonts w:ascii="Bodoni MT" w:hAnsi="Bodoni MT"/>
                <w:color w:val="000000"/>
              </w:rPr>
              <w:t>0,90</w:t>
            </w:r>
          </w:p>
        </w:tc>
        <w:tc>
          <w:tcPr>
            <w:tcW w:w="1200" w:type="dxa"/>
            <w:noWrap/>
            <w:vAlign w:val="center"/>
            <w:hideMark/>
          </w:tcPr>
          <w:p w14:paraId="237D6016" w14:textId="77777777" w:rsidR="00954F98" w:rsidRPr="008B7065" w:rsidRDefault="00954F98" w:rsidP="00A760AA">
            <w:pPr>
              <w:jc w:val="center"/>
              <w:rPr>
                <w:rFonts w:ascii="Bodoni MT" w:hAnsi="Bodoni MT"/>
                <w:color w:val="000000"/>
              </w:rPr>
            </w:pPr>
            <w:r w:rsidRPr="008B7065">
              <w:rPr>
                <w:rFonts w:ascii="Bodoni MT" w:hAnsi="Bodoni MT"/>
                <w:color w:val="000000"/>
              </w:rPr>
              <w:t>1,04</w:t>
            </w:r>
          </w:p>
        </w:tc>
      </w:tr>
      <w:tr w:rsidR="00954F98" w:rsidRPr="008B7065" w14:paraId="026CB11D" w14:textId="77777777" w:rsidTr="00A760AA">
        <w:trPr>
          <w:trHeight w:val="300"/>
          <w:jc w:val="center"/>
        </w:trPr>
        <w:tc>
          <w:tcPr>
            <w:tcW w:w="2127" w:type="dxa"/>
            <w:noWrap/>
            <w:vAlign w:val="center"/>
            <w:hideMark/>
          </w:tcPr>
          <w:p w14:paraId="5D15F065" w14:textId="77777777" w:rsidR="00954F98" w:rsidRPr="008B7065" w:rsidRDefault="00954F98" w:rsidP="00A760AA">
            <w:pPr>
              <w:rPr>
                <w:rFonts w:ascii="Bodoni MT" w:hAnsi="Bodoni MT"/>
                <w:b/>
                <w:i/>
                <w:color w:val="000000"/>
                <w:sz w:val="26"/>
                <w:szCs w:val="26"/>
              </w:rPr>
            </w:pPr>
            <w:r w:rsidRPr="008B7065">
              <w:rPr>
                <w:rFonts w:ascii="Bodoni MT" w:hAnsi="Bodoni MT"/>
                <w:b/>
                <w:i/>
                <w:color w:val="000000"/>
                <w:sz w:val="26"/>
                <w:szCs w:val="26"/>
              </w:rPr>
              <w:t>Sage-femme</w:t>
            </w:r>
          </w:p>
        </w:tc>
        <w:tc>
          <w:tcPr>
            <w:tcW w:w="687" w:type="dxa"/>
            <w:noWrap/>
            <w:vAlign w:val="center"/>
            <w:hideMark/>
          </w:tcPr>
          <w:p w14:paraId="2DB43034" w14:textId="77777777" w:rsidR="00954F98" w:rsidRPr="008B7065" w:rsidRDefault="00954F98" w:rsidP="00A760AA">
            <w:pPr>
              <w:jc w:val="center"/>
              <w:rPr>
                <w:rFonts w:ascii="Bodoni MT" w:hAnsi="Bodoni MT"/>
                <w:color w:val="000000"/>
              </w:rPr>
            </w:pPr>
            <w:r w:rsidRPr="008B7065">
              <w:rPr>
                <w:rFonts w:ascii="Bodoni MT" w:hAnsi="Bodoni MT"/>
                <w:color w:val="000000"/>
              </w:rPr>
              <w:t>1,02</w:t>
            </w:r>
          </w:p>
        </w:tc>
        <w:tc>
          <w:tcPr>
            <w:tcW w:w="1200" w:type="dxa"/>
            <w:noWrap/>
            <w:vAlign w:val="center"/>
            <w:hideMark/>
          </w:tcPr>
          <w:p w14:paraId="74AA08BD" w14:textId="77777777" w:rsidR="00954F98" w:rsidRPr="008B7065" w:rsidRDefault="00954F98" w:rsidP="00A760AA">
            <w:pPr>
              <w:jc w:val="center"/>
              <w:rPr>
                <w:rFonts w:ascii="Bodoni MT" w:hAnsi="Bodoni MT"/>
                <w:color w:val="000000"/>
              </w:rPr>
            </w:pPr>
            <w:r w:rsidRPr="008B7065">
              <w:rPr>
                <w:rFonts w:ascii="Bodoni MT" w:hAnsi="Bodoni MT"/>
                <w:color w:val="000000"/>
              </w:rPr>
              <w:t>0,86</w:t>
            </w:r>
          </w:p>
        </w:tc>
        <w:tc>
          <w:tcPr>
            <w:tcW w:w="1200" w:type="dxa"/>
            <w:noWrap/>
            <w:vAlign w:val="center"/>
            <w:hideMark/>
          </w:tcPr>
          <w:p w14:paraId="3A1E304C" w14:textId="77777777" w:rsidR="00954F98" w:rsidRPr="008B7065" w:rsidRDefault="00954F98" w:rsidP="00A760AA">
            <w:pPr>
              <w:jc w:val="center"/>
              <w:rPr>
                <w:rFonts w:ascii="Bodoni MT" w:hAnsi="Bodoni MT"/>
                <w:color w:val="000000"/>
              </w:rPr>
            </w:pPr>
            <w:r w:rsidRPr="008B7065">
              <w:rPr>
                <w:rFonts w:ascii="Bodoni MT" w:hAnsi="Bodoni MT"/>
                <w:color w:val="000000"/>
              </w:rPr>
              <w:t>0,86</w:t>
            </w:r>
          </w:p>
        </w:tc>
        <w:tc>
          <w:tcPr>
            <w:tcW w:w="1200" w:type="dxa"/>
            <w:noWrap/>
            <w:vAlign w:val="center"/>
            <w:hideMark/>
          </w:tcPr>
          <w:p w14:paraId="332FB458" w14:textId="77777777" w:rsidR="00954F98" w:rsidRPr="008B7065" w:rsidRDefault="00954F98" w:rsidP="00A760AA">
            <w:pPr>
              <w:jc w:val="center"/>
              <w:rPr>
                <w:rFonts w:ascii="Bodoni MT" w:hAnsi="Bodoni MT"/>
                <w:color w:val="000000"/>
              </w:rPr>
            </w:pPr>
            <w:r w:rsidRPr="008B7065">
              <w:rPr>
                <w:rFonts w:ascii="Bodoni MT" w:hAnsi="Bodoni MT"/>
                <w:color w:val="000000"/>
              </w:rPr>
              <w:t>0,94</w:t>
            </w:r>
          </w:p>
        </w:tc>
        <w:tc>
          <w:tcPr>
            <w:tcW w:w="1200" w:type="dxa"/>
            <w:noWrap/>
            <w:vAlign w:val="center"/>
            <w:hideMark/>
          </w:tcPr>
          <w:p w14:paraId="48265A8D" w14:textId="77777777" w:rsidR="00954F98" w:rsidRPr="008B7065" w:rsidRDefault="00954F98" w:rsidP="00A760AA">
            <w:pPr>
              <w:jc w:val="center"/>
              <w:rPr>
                <w:rFonts w:ascii="Bodoni MT" w:hAnsi="Bodoni MT"/>
                <w:color w:val="000000"/>
              </w:rPr>
            </w:pPr>
            <w:r w:rsidRPr="008B7065">
              <w:rPr>
                <w:rFonts w:ascii="Bodoni MT" w:hAnsi="Bodoni MT"/>
                <w:color w:val="000000"/>
              </w:rPr>
              <w:t>1,09</w:t>
            </w:r>
          </w:p>
        </w:tc>
      </w:tr>
      <w:tr w:rsidR="00954F98" w:rsidRPr="008B7065" w14:paraId="76730FD8" w14:textId="77777777" w:rsidTr="00A760AA">
        <w:trPr>
          <w:trHeight w:val="300"/>
          <w:jc w:val="center"/>
        </w:trPr>
        <w:tc>
          <w:tcPr>
            <w:tcW w:w="2127" w:type="dxa"/>
            <w:shd w:val="clear" w:color="auto" w:fill="auto"/>
            <w:noWrap/>
            <w:vAlign w:val="center"/>
            <w:hideMark/>
          </w:tcPr>
          <w:p w14:paraId="1ED34981" w14:textId="77777777" w:rsidR="00954F98" w:rsidRPr="008B7065" w:rsidRDefault="00954F98" w:rsidP="00A760AA">
            <w:pPr>
              <w:rPr>
                <w:rFonts w:ascii="Bodoni MT" w:hAnsi="Bodoni MT"/>
                <w:b/>
                <w:i/>
                <w:color w:val="000000"/>
                <w:sz w:val="26"/>
                <w:szCs w:val="26"/>
              </w:rPr>
            </w:pPr>
            <w:r w:rsidRPr="008B7065">
              <w:rPr>
                <w:rFonts w:ascii="Bodoni MT" w:hAnsi="Bodoni MT"/>
                <w:b/>
                <w:i/>
                <w:color w:val="000000"/>
                <w:sz w:val="26"/>
                <w:szCs w:val="26"/>
              </w:rPr>
              <w:t>Analyse Biomédicale</w:t>
            </w:r>
          </w:p>
        </w:tc>
        <w:tc>
          <w:tcPr>
            <w:tcW w:w="687" w:type="dxa"/>
            <w:shd w:val="clear" w:color="auto" w:fill="auto"/>
            <w:noWrap/>
            <w:vAlign w:val="center"/>
            <w:hideMark/>
          </w:tcPr>
          <w:p w14:paraId="2AB79489" w14:textId="77777777" w:rsidR="00954F98" w:rsidRPr="008B7065" w:rsidRDefault="00954F98" w:rsidP="00A760AA">
            <w:pPr>
              <w:jc w:val="center"/>
              <w:rPr>
                <w:rFonts w:ascii="Bodoni MT" w:hAnsi="Bodoni MT"/>
                <w:color w:val="000000"/>
              </w:rPr>
            </w:pPr>
            <w:r w:rsidRPr="008B7065">
              <w:rPr>
                <w:rFonts w:ascii="Bodoni MT" w:hAnsi="Bodoni MT"/>
                <w:color w:val="000000"/>
              </w:rPr>
              <w:t>1,46</w:t>
            </w:r>
          </w:p>
        </w:tc>
        <w:tc>
          <w:tcPr>
            <w:tcW w:w="1200" w:type="dxa"/>
            <w:shd w:val="clear" w:color="auto" w:fill="auto"/>
            <w:noWrap/>
            <w:vAlign w:val="center"/>
            <w:hideMark/>
          </w:tcPr>
          <w:p w14:paraId="5FCA1EDD" w14:textId="77777777" w:rsidR="00954F98" w:rsidRPr="008B7065" w:rsidRDefault="00954F98" w:rsidP="00A760AA">
            <w:pPr>
              <w:jc w:val="center"/>
              <w:rPr>
                <w:rFonts w:ascii="Bodoni MT" w:hAnsi="Bodoni MT"/>
                <w:color w:val="000000"/>
              </w:rPr>
            </w:pPr>
            <w:r w:rsidRPr="008B7065">
              <w:rPr>
                <w:rFonts w:ascii="Bodoni MT" w:hAnsi="Bodoni MT"/>
                <w:color w:val="000000"/>
              </w:rPr>
              <w:t>1,60</w:t>
            </w:r>
          </w:p>
        </w:tc>
        <w:tc>
          <w:tcPr>
            <w:tcW w:w="1200" w:type="dxa"/>
            <w:shd w:val="clear" w:color="auto" w:fill="auto"/>
            <w:noWrap/>
            <w:vAlign w:val="center"/>
            <w:hideMark/>
          </w:tcPr>
          <w:p w14:paraId="680EEEFB" w14:textId="77777777" w:rsidR="00954F98" w:rsidRPr="008B7065" w:rsidRDefault="00954F98" w:rsidP="00A760AA">
            <w:pPr>
              <w:jc w:val="center"/>
              <w:rPr>
                <w:rFonts w:ascii="Bodoni MT" w:hAnsi="Bodoni MT"/>
                <w:color w:val="000000"/>
              </w:rPr>
            </w:pPr>
            <w:r w:rsidRPr="008B7065">
              <w:rPr>
                <w:rFonts w:ascii="Bodoni MT" w:hAnsi="Bodoni MT"/>
                <w:color w:val="000000"/>
              </w:rPr>
              <w:t>1,54</w:t>
            </w:r>
          </w:p>
        </w:tc>
        <w:tc>
          <w:tcPr>
            <w:tcW w:w="1200" w:type="dxa"/>
            <w:shd w:val="clear" w:color="auto" w:fill="auto"/>
            <w:noWrap/>
            <w:vAlign w:val="center"/>
            <w:hideMark/>
          </w:tcPr>
          <w:p w14:paraId="1FF30633" w14:textId="77777777" w:rsidR="00954F98" w:rsidRPr="008B7065" w:rsidRDefault="00954F98" w:rsidP="00A760AA">
            <w:pPr>
              <w:jc w:val="center"/>
              <w:rPr>
                <w:rFonts w:ascii="Bodoni MT" w:hAnsi="Bodoni MT"/>
                <w:color w:val="000000"/>
              </w:rPr>
            </w:pPr>
            <w:r w:rsidRPr="008B7065">
              <w:rPr>
                <w:rFonts w:ascii="Bodoni MT" w:hAnsi="Bodoni MT"/>
                <w:color w:val="000000"/>
              </w:rPr>
              <w:t>1,54</w:t>
            </w:r>
          </w:p>
        </w:tc>
        <w:tc>
          <w:tcPr>
            <w:tcW w:w="1200" w:type="dxa"/>
            <w:shd w:val="clear" w:color="auto" w:fill="auto"/>
            <w:noWrap/>
            <w:vAlign w:val="center"/>
            <w:hideMark/>
          </w:tcPr>
          <w:p w14:paraId="4941A566" w14:textId="77777777" w:rsidR="00954F98" w:rsidRPr="008B7065" w:rsidRDefault="00954F98" w:rsidP="00A760AA">
            <w:pPr>
              <w:jc w:val="center"/>
              <w:rPr>
                <w:rFonts w:ascii="Bodoni MT" w:hAnsi="Bodoni MT"/>
                <w:color w:val="000000"/>
              </w:rPr>
            </w:pPr>
            <w:r w:rsidRPr="008B7065">
              <w:rPr>
                <w:rFonts w:ascii="Bodoni MT" w:hAnsi="Bodoni MT"/>
                <w:color w:val="000000"/>
              </w:rPr>
              <w:t>2,10</w:t>
            </w:r>
          </w:p>
        </w:tc>
      </w:tr>
      <w:tr w:rsidR="00954F98" w:rsidRPr="008B7065" w14:paraId="4CFC6A3C" w14:textId="77777777" w:rsidTr="00A760AA">
        <w:trPr>
          <w:trHeight w:val="300"/>
          <w:jc w:val="center"/>
        </w:trPr>
        <w:tc>
          <w:tcPr>
            <w:tcW w:w="2127" w:type="dxa"/>
            <w:noWrap/>
            <w:vAlign w:val="center"/>
            <w:hideMark/>
          </w:tcPr>
          <w:p w14:paraId="3733D0D9" w14:textId="77777777" w:rsidR="00954F98" w:rsidRPr="008B7065" w:rsidRDefault="00954F98" w:rsidP="00A760AA">
            <w:pPr>
              <w:rPr>
                <w:rFonts w:ascii="Bodoni MT" w:hAnsi="Bodoni MT"/>
                <w:b/>
                <w:i/>
                <w:color w:val="000000"/>
                <w:sz w:val="26"/>
                <w:szCs w:val="26"/>
              </w:rPr>
            </w:pPr>
            <w:r w:rsidRPr="008B7065">
              <w:rPr>
                <w:rFonts w:ascii="Bodoni MT" w:hAnsi="Bodoni MT"/>
                <w:b/>
                <w:i/>
                <w:color w:val="000000"/>
                <w:sz w:val="26"/>
                <w:szCs w:val="26"/>
              </w:rPr>
              <w:t>Imagerie médicale</w:t>
            </w:r>
          </w:p>
        </w:tc>
        <w:tc>
          <w:tcPr>
            <w:tcW w:w="687" w:type="dxa"/>
            <w:noWrap/>
            <w:vAlign w:val="center"/>
            <w:hideMark/>
          </w:tcPr>
          <w:p w14:paraId="59DFE694" w14:textId="77777777" w:rsidR="00954F98" w:rsidRPr="008B7065" w:rsidRDefault="00954F98" w:rsidP="00A760AA">
            <w:pPr>
              <w:jc w:val="center"/>
              <w:rPr>
                <w:rFonts w:ascii="Bodoni MT" w:hAnsi="Bodoni MT"/>
                <w:color w:val="000000"/>
              </w:rPr>
            </w:pPr>
            <w:r w:rsidRPr="008B7065">
              <w:rPr>
                <w:rFonts w:ascii="Bodoni MT" w:hAnsi="Bodoni MT"/>
                <w:color w:val="000000"/>
              </w:rPr>
              <w:t>0,69</w:t>
            </w:r>
          </w:p>
        </w:tc>
        <w:tc>
          <w:tcPr>
            <w:tcW w:w="1200" w:type="dxa"/>
            <w:noWrap/>
            <w:vAlign w:val="center"/>
            <w:hideMark/>
          </w:tcPr>
          <w:p w14:paraId="7D9D9C1F" w14:textId="77777777" w:rsidR="00954F98" w:rsidRPr="008B7065" w:rsidRDefault="00954F98" w:rsidP="00A760AA">
            <w:pPr>
              <w:jc w:val="center"/>
              <w:rPr>
                <w:rFonts w:ascii="Bodoni MT" w:hAnsi="Bodoni MT"/>
                <w:color w:val="000000"/>
              </w:rPr>
            </w:pPr>
            <w:r w:rsidRPr="008B7065">
              <w:rPr>
                <w:rFonts w:ascii="Bodoni MT" w:hAnsi="Bodoni MT"/>
                <w:color w:val="000000"/>
              </w:rPr>
              <w:t>0,72</w:t>
            </w:r>
          </w:p>
        </w:tc>
        <w:tc>
          <w:tcPr>
            <w:tcW w:w="1200" w:type="dxa"/>
            <w:noWrap/>
            <w:vAlign w:val="center"/>
            <w:hideMark/>
          </w:tcPr>
          <w:p w14:paraId="227B41BB" w14:textId="77777777" w:rsidR="00954F98" w:rsidRPr="008B7065" w:rsidRDefault="00954F98" w:rsidP="00A760AA">
            <w:pPr>
              <w:jc w:val="center"/>
              <w:rPr>
                <w:rFonts w:ascii="Bodoni MT" w:hAnsi="Bodoni MT"/>
                <w:color w:val="000000"/>
              </w:rPr>
            </w:pPr>
            <w:r w:rsidRPr="008B7065">
              <w:rPr>
                <w:rFonts w:ascii="Bodoni MT" w:hAnsi="Bodoni MT"/>
                <w:color w:val="000000"/>
              </w:rPr>
              <w:t>0,73</w:t>
            </w:r>
          </w:p>
        </w:tc>
        <w:tc>
          <w:tcPr>
            <w:tcW w:w="1200" w:type="dxa"/>
            <w:noWrap/>
            <w:vAlign w:val="center"/>
            <w:hideMark/>
          </w:tcPr>
          <w:p w14:paraId="6D956F22" w14:textId="77777777" w:rsidR="00954F98" w:rsidRPr="008B7065" w:rsidRDefault="00954F98" w:rsidP="00A760AA">
            <w:pPr>
              <w:jc w:val="center"/>
              <w:rPr>
                <w:rFonts w:ascii="Bodoni MT" w:hAnsi="Bodoni MT"/>
                <w:color w:val="000000"/>
              </w:rPr>
            </w:pPr>
            <w:r w:rsidRPr="008B7065">
              <w:rPr>
                <w:rFonts w:ascii="Bodoni MT" w:hAnsi="Bodoni MT"/>
                <w:color w:val="000000"/>
              </w:rPr>
              <w:t>0,78</w:t>
            </w:r>
          </w:p>
        </w:tc>
        <w:tc>
          <w:tcPr>
            <w:tcW w:w="1200" w:type="dxa"/>
            <w:noWrap/>
            <w:vAlign w:val="center"/>
            <w:hideMark/>
          </w:tcPr>
          <w:p w14:paraId="18D56124" w14:textId="77777777" w:rsidR="00954F98" w:rsidRPr="008B7065" w:rsidRDefault="00954F98" w:rsidP="00A760AA">
            <w:pPr>
              <w:jc w:val="center"/>
              <w:rPr>
                <w:rFonts w:ascii="Bodoni MT" w:hAnsi="Bodoni MT"/>
                <w:color w:val="000000"/>
              </w:rPr>
            </w:pPr>
            <w:r w:rsidRPr="008B7065">
              <w:rPr>
                <w:rFonts w:ascii="Bodoni MT" w:hAnsi="Bodoni MT"/>
                <w:color w:val="000000"/>
              </w:rPr>
              <w:t>1,04</w:t>
            </w:r>
          </w:p>
        </w:tc>
      </w:tr>
      <w:tr w:rsidR="00954F98" w:rsidRPr="008B7065" w14:paraId="7AF63292" w14:textId="77777777" w:rsidTr="00A760AA">
        <w:trPr>
          <w:trHeight w:val="300"/>
          <w:jc w:val="center"/>
        </w:trPr>
        <w:tc>
          <w:tcPr>
            <w:tcW w:w="2127" w:type="dxa"/>
            <w:tcBorders>
              <w:bottom w:val="single" w:sz="4" w:space="0" w:color="auto"/>
            </w:tcBorders>
            <w:noWrap/>
            <w:vAlign w:val="center"/>
            <w:hideMark/>
          </w:tcPr>
          <w:p w14:paraId="0A845691" w14:textId="77777777" w:rsidR="00954F98" w:rsidRPr="008B7065" w:rsidRDefault="00954F98" w:rsidP="00A760AA">
            <w:pPr>
              <w:rPr>
                <w:rFonts w:ascii="Bodoni MT" w:hAnsi="Bodoni MT"/>
                <w:b/>
                <w:i/>
                <w:color w:val="000000"/>
                <w:sz w:val="26"/>
                <w:szCs w:val="26"/>
              </w:rPr>
            </w:pPr>
            <w:r w:rsidRPr="008B7065">
              <w:rPr>
                <w:rFonts w:ascii="Bodoni MT" w:hAnsi="Bodoni MT"/>
                <w:b/>
                <w:i/>
                <w:color w:val="000000"/>
                <w:sz w:val="26"/>
                <w:szCs w:val="26"/>
              </w:rPr>
              <w:t>Aide-soignant</w:t>
            </w:r>
          </w:p>
        </w:tc>
        <w:tc>
          <w:tcPr>
            <w:tcW w:w="687" w:type="dxa"/>
            <w:tcBorders>
              <w:bottom w:val="single" w:sz="4" w:space="0" w:color="auto"/>
            </w:tcBorders>
            <w:noWrap/>
            <w:vAlign w:val="center"/>
            <w:hideMark/>
          </w:tcPr>
          <w:p w14:paraId="11F9B931" w14:textId="77777777" w:rsidR="00954F98" w:rsidRPr="008B7065" w:rsidRDefault="00954F98" w:rsidP="00A760AA">
            <w:pPr>
              <w:jc w:val="center"/>
              <w:rPr>
                <w:rFonts w:ascii="Bodoni MT" w:hAnsi="Bodoni MT"/>
                <w:color w:val="000000"/>
              </w:rPr>
            </w:pPr>
            <w:r w:rsidRPr="008B7065">
              <w:rPr>
                <w:rFonts w:ascii="Bodoni MT" w:hAnsi="Bodoni MT"/>
                <w:color w:val="000000"/>
              </w:rPr>
              <w:t>0,87</w:t>
            </w:r>
          </w:p>
        </w:tc>
        <w:tc>
          <w:tcPr>
            <w:tcW w:w="1200" w:type="dxa"/>
            <w:tcBorders>
              <w:bottom w:val="single" w:sz="4" w:space="0" w:color="auto"/>
            </w:tcBorders>
            <w:noWrap/>
            <w:vAlign w:val="center"/>
            <w:hideMark/>
          </w:tcPr>
          <w:p w14:paraId="34424F57" w14:textId="77777777" w:rsidR="00954F98" w:rsidRPr="008B7065" w:rsidRDefault="00954F98" w:rsidP="00A760AA">
            <w:pPr>
              <w:jc w:val="center"/>
              <w:rPr>
                <w:rFonts w:ascii="Bodoni MT" w:hAnsi="Bodoni MT"/>
                <w:color w:val="000000"/>
              </w:rPr>
            </w:pPr>
            <w:r w:rsidRPr="008B7065">
              <w:rPr>
                <w:rFonts w:ascii="Bodoni MT" w:hAnsi="Bodoni MT"/>
                <w:color w:val="000000"/>
              </w:rPr>
              <w:t>1,29</w:t>
            </w:r>
          </w:p>
        </w:tc>
        <w:tc>
          <w:tcPr>
            <w:tcW w:w="1200" w:type="dxa"/>
            <w:tcBorders>
              <w:bottom w:val="single" w:sz="4" w:space="0" w:color="auto"/>
            </w:tcBorders>
            <w:noWrap/>
            <w:vAlign w:val="center"/>
            <w:hideMark/>
          </w:tcPr>
          <w:p w14:paraId="6EEA7B78" w14:textId="77777777" w:rsidR="00954F98" w:rsidRPr="008B7065" w:rsidRDefault="00954F98" w:rsidP="00A760AA">
            <w:pPr>
              <w:jc w:val="center"/>
              <w:rPr>
                <w:rFonts w:ascii="Bodoni MT" w:hAnsi="Bodoni MT"/>
                <w:color w:val="000000"/>
              </w:rPr>
            </w:pPr>
            <w:r w:rsidRPr="008B7065">
              <w:rPr>
                <w:rFonts w:ascii="Bodoni MT" w:hAnsi="Bodoni MT"/>
                <w:color w:val="000000"/>
              </w:rPr>
              <w:t>2,11</w:t>
            </w:r>
          </w:p>
        </w:tc>
        <w:tc>
          <w:tcPr>
            <w:tcW w:w="1200" w:type="dxa"/>
            <w:tcBorders>
              <w:bottom w:val="single" w:sz="4" w:space="0" w:color="auto"/>
            </w:tcBorders>
            <w:noWrap/>
            <w:vAlign w:val="center"/>
            <w:hideMark/>
          </w:tcPr>
          <w:p w14:paraId="348F93A5" w14:textId="77777777" w:rsidR="00954F98" w:rsidRPr="008B7065" w:rsidRDefault="00954F98" w:rsidP="00A760AA">
            <w:pPr>
              <w:jc w:val="center"/>
              <w:rPr>
                <w:rFonts w:ascii="Bodoni MT" w:hAnsi="Bodoni MT"/>
                <w:color w:val="000000"/>
              </w:rPr>
            </w:pPr>
            <w:r w:rsidRPr="008B7065">
              <w:rPr>
                <w:rFonts w:ascii="Bodoni MT" w:hAnsi="Bodoni MT"/>
                <w:color w:val="000000"/>
              </w:rPr>
              <w:t>2,82</w:t>
            </w:r>
          </w:p>
        </w:tc>
        <w:tc>
          <w:tcPr>
            <w:tcW w:w="1200" w:type="dxa"/>
            <w:tcBorders>
              <w:bottom w:val="single" w:sz="4" w:space="0" w:color="auto"/>
            </w:tcBorders>
            <w:noWrap/>
            <w:vAlign w:val="center"/>
            <w:hideMark/>
          </w:tcPr>
          <w:p w14:paraId="031FEDE6" w14:textId="77777777" w:rsidR="00954F98" w:rsidRPr="008B7065" w:rsidRDefault="00954F98" w:rsidP="00A760AA">
            <w:pPr>
              <w:jc w:val="center"/>
              <w:rPr>
                <w:rFonts w:ascii="Bodoni MT" w:hAnsi="Bodoni MT"/>
                <w:color w:val="000000"/>
              </w:rPr>
            </w:pPr>
            <w:r w:rsidRPr="008B7065">
              <w:rPr>
                <w:rFonts w:ascii="Bodoni MT" w:hAnsi="Bodoni MT"/>
                <w:color w:val="000000"/>
              </w:rPr>
              <w:t>2,19</w:t>
            </w:r>
          </w:p>
        </w:tc>
      </w:tr>
    </w:tbl>
    <w:p w14:paraId="51FEF6B6" w14:textId="77777777" w:rsidR="00954F98" w:rsidRPr="008B7065" w:rsidRDefault="00954F98" w:rsidP="00954F98">
      <w:pPr>
        <w:spacing w:line="360" w:lineRule="auto"/>
        <w:jc w:val="both"/>
      </w:pPr>
      <w:r w:rsidRPr="008B7065">
        <w:t>Source : d’après données d’enquêtes auprès des institutions de formation.</w:t>
      </w:r>
    </w:p>
    <w:p w14:paraId="3D4B95A2" w14:textId="77777777" w:rsidR="00954F98" w:rsidRPr="008B7065" w:rsidRDefault="00954F98" w:rsidP="00954F98">
      <w:pPr>
        <w:spacing w:line="360" w:lineRule="auto"/>
        <w:jc w:val="both"/>
      </w:pPr>
    </w:p>
    <w:p w14:paraId="17B848D0" w14:textId="77777777" w:rsidR="00954F98" w:rsidRPr="008B7065" w:rsidRDefault="00954F98" w:rsidP="00954F98">
      <w:pPr>
        <w:spacing w:line="360" w:lineRule="auto"/>
        <w:jc w:val="both"/>
      </w:pPr>
      <w:r w:rsidRPr="008B7065">
        <w:t xml:space="preserve">A l’analyse, on se rend à l’évidence que la situation varie globalement d’une formation à l’autre. </w:t>
      </w:r>
    </w:p>
    <w:p w14:paraId="13CE08B1" w14:textId="77777777" w:rsidR="00954F98" w:rsidRPr="008B7065" w:rsidRDefault="00954F98" w:rsidP="00954F98">
      <w:pPr>
        <w:spacing w:line="360" w:lineRule="auto"/>
        <w:jc w:val="both"/>
      </w:pPr>
      <w:r w:rsidRPr="008B7065">
        <w:t xml:space="preserve">En médecine, ce rapport est largement supérieur à l’unité, atteignant 1,86 depuis 2014. Cette tendance montre que les salles de cours en médecine sont en générale en sureffectif, toute chose de nature à rendre difficile le déroulement des enseignements, dans la mesure où environ la moitié des étudiants se retrouve sans place assise dans les salles de cours. </w:t>
      </w:r>
    </w:p>
    <w:p w14:paraId="62301975" w14:textId="77777777" w:rsidR="00954F98" w:rsidRPr="008B7065" w:rsidRDefault="00954F98" w:rsidP="00954F98">
      <w:pPr>
        <w:spacing w:line="360" w:lineRule="auto"/>
        <w:jc w:val="both"/>
      </w:pPr>
      <w:r w:rsidRPr="008B7065">
        <w:t xml:space="preserve">Dans les formations en infirmerie, des sages-femmes et en imagerie médicale, la situation est moins inquiétante, même si en 2016, des signes d’effectifs pléthoriques ont été remarqués.. </w:t>
      </w:r>
    </w:p>
    <w:p w14:paraId="6A4D8F51" w14:textId="77777777" w:rsidR="00954F98" w:rsidRPr="008B7065" w:rsidRDefault="00954F98" w:rsidP="00954F98">
      <w:pPr>
        <w:spacing w:line="360" w:lineRule="auto"/>
        <w:jc w:val="both"/>
      </w:pPr>
      <w:r w:rsidRPr="008B7065">
        <w:t>La situation en analyse biomédicale et dans la formation des aides-soignants est relativement semblable à celle en médecine, et depuis 2016, elle s’est aggravée en analyse biomédicale qu’en  médecine. Cette situation est révélatrice d’une inefficacité dans la production des ressources humaines en santé au niveau de ces filières de formation.</w:t>
      </w:r>
      <w:r>
        <w:t xml:space="preserve"> </w:t>
      </w:r>
    </w:p>
    <w:p w14:paraId="3C801342" w14:textId="77777777" w:rsidR="00954F98" w:rsidRPr="008B7065" w:rsidRDefault="00954F98" w:rsidP="00954F98">
      <w:pPr>
        <w:spacing w:line="360" w:lineRule="auto"/>
        <w:jc w:val="both"/>
      </w:pPr>
    </w:p>
    <w:p w14:paraId="186F95FC"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Evolution des taux d’encadrement</w:t>
      </w:r>
      <w:r>
        <w:rPr>
          <w:b/>
        </w:rPr>
        <w:t xml:space="preserve"> dans la formation</w:t>
      </w:r>
    </w:p>
    <w:p w14:paraId="0BD99135" w14:textId="77777777" w:rsidR="00954F98" w:rsidRPr="008B7065" w:rsidRDefault="00954F98" w:rsidP="00954F98">
      <w:pPr>
        <w:spacing w:line="360" w:lineRule="auto"/>
        <w:jc w:val="both"/>
      </w:pPr>
      <w:r w:rsidRPr="008B7065">
        <w:t xml:space="preserve">Le taux d’encadrement est, à côté du rapport entre les effectifs d’étudiants et la capacité d’accueil, un autre indicateur d’efficacité de la formation. Il </w:t>
      </w:r>
      <w:r>
        <w:t xml:space="preserve">s’exprime en termes de </w:t>
      </w:r>
      <w:r w:rsidRPr="008B7065">
        <w:t xml:space="preserve"> rapport entre le nombre d’étudiants et le nombre d’enseignants</w:t>
      </w:r>
      <w:r>
        <w:t xml:space="preserve">, ou en termes de rapport entre le nombre d’enseignants et le nombre d’apprenants. Nous considérons ici le rapport entre le nombre apprenants et le nombre d’enseignants. </w:t>
      </w:r>
      <w:r w:rsidRPr="008B7065">
        <w:t>Le tableau suivant présente l’évolution de cet indicateur dans les différentes filières de formation en santé.</w:t>
      </w:r>
    </w:p>
    <w:p w14:paraId="34A45B9F" w14:textId="77777777" w:rsidR="00954F98" w:rsidRPr="008B7065" w:rsidRDefault="00954F98" w:rsidP="00954F98">
      <w:pPr>
        <w:spacing w:line="360" w:lineRule="auto"/>
        <w:jc w:val="both"/>
      </w:pPr>
    </w:p>
    <w:p w14:paraId="205BB389" w14:textId="77777777" w:rsidR="00954F98" w:rsidRPr="008B7065" w:rsidRDefault="00954F98" w:rsidP="00774012">
      <w:pPr>
        <w:pStyle w:val="Style1tableau"/>
      </w:pPr>
      <w:bookmarkStart w:id="39" w:name="_Toc1064290"/>
      <w:r w:rsidRPr="008B7065">
        <w:t>Tableau 7 : Nombre d’étudiants par enseignant  suivant la filière de formation de 2011-2012 à 2015-2016</w:t>
      </w:r>
      <w:bookmarkEnd w:id="39"/>
    </w:p>
    <w:p w14:paraId="79036143" w14:textId="77777777" w:rsidR="00954F98" w:rsidRPr="008B7065" w:rsidRDefault="00954F98" w:rsidP="00954F98">
      <w:pPr>
        <w:spacing w:line="360" w:lineRule="auto"/>
        <w:jc w:val="both"/>
      </w:pPr>
    </w:p>
    <w:tbl>
      <w:tblPr>
        <w:tblW w:w="7777" w:type="dxa"/>
        <w:jc w:val="center"/>
        <w:tblLook w:val="04A0" w:firstRow="1" w:lastRow="0" w:firstColumn="1" w:lastColumn="0" w:noHBand="0" w:noVBand="1"/>
      </w:tblPr>
      <w:tblGrid>
        <w:gridCol w:w="1777"/>
        <w:gridCol w:w="1200"/>
        <w:gridCol w:w="1200"/>
        <w:gridCol w:w="1200"/>
        <w:gridCol w:w="1200"/>
        <w:gridCol w:w="1200"/>
      </w:tblGrid>
      <w:tr w:rsidR="00954F98" w:rsidRPr="008B7065" w14:paraId="627FB3BD" w14:textId="77777777" w:rsidTr="00A760AA">
        <w:trPr>
          <w:trHeight w:val="300"/>
          <w:jc w:val="center"/>
        </w:trPr>
        <w:tc>
          <w:tcPr>
            <w:tcW w:w="1777" w:type="dxa"/>
            <w:tcBorders>
              <w:top w:val="single" w:sz="4" w:space="0" w:color="auto"/>
              <w:bottom w:val="single" w:sz="4" w:space="0" w:color="auto"/>
            </w:tcBorders>
            <w:noWrap/>
            <w:hideMark/>
          </w:tcPr>
          <w:p w14:paraId="11B74705" w14:textId="77777777" w:rsidR="00954F98" w:rsidRPr="008B7065" w:rsidRDefault="00954F98" w:rsidP="00A760AA">
            <w:pPr>
              <w:spacing w:line="360" w:lineRule="auto"/>
              <w:rPr>
                <w:rFonts w:ascii="Bodoni MT" w:hAnsi="Bodoni MT"/>
              </w:rPr>
            </w:pPr>
            <w:r w:rsidRPr="008B7065">
              <w:rPr>
                <w:rFonts w:ascii="Bodoni MT" w:hAnsi="Bodoni MT"/>
              </w:rPr>
              <w:t>Filière/Années</w:t>
            </w:r>
          </w:p>
        </w:tc>
        <w:tc>
          <w:tcPr>
            <w:tcW w:w="1200" w:type="dxa"/>
            <w:tcBorders>
              <w:top w:val="single" w:sz="4" w:space="0" w:color="auto"/>
              <w:bottom w:val="single" w:sz="4" w:space="0" w:color="auto"/>
            </w:tcBorders>
            <w:noWrap/>
            <w:vAlign w:val="center"/>
            <w:hideMark/>
          </w:tcPr>
          <w:p w14:paraId="3F2C5213"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2012</w:t>
            </w:r>
          </w:p>
        </w:tc>
        <w:tc>
          <w:tcPr>
            <w:tcW w:w="1200" w:type="dxa"/>
            <w:tcBorders>
              <w:top w:val="single" w:sz="4" w:space="0" w:color="auto"/>
              <w:bottom w:val="single" w:sz="4" w:space="0" w:color="auto"/>
            </w:tcBorders>
            <w:noWrap/>
            <w:vAlign w:val="center"/>
            <w:hideMark/>
          </w:tcPr>
          <w:p w14:paraId="225572C7"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2013</w:t>
            </w:r>
          </w:p>
        </w:tc>
        <w:tc>
          <w:tcPr>
            <w:tcW w:w="1200" w:type="dxa"/>
            <w:tcBorders>
              <w:top w:val="single" w:sz="4" w:space="0" w:color="auto"/>
              <w:bottom w:val="single" w:sz="4" w:space="0" w:color="auto"/>
            </w:tcBorders>
            <w:noWrap/>
            <w:vAlign w:val="center"/>
            <w:hideMark/>
          </w:tcPr>
          <w:p w14:paraId="432107E5"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2014</w:t>
            </w:r>
          </w:p>
        </w:tc>
        <w:tc>
          <w:tcPr>
            <w:tcW w:w="1200" w:type="dxa"/>
            <w:tcBorders>
              <w:top w:val="single" w:sz="4" w:space="0" w:color="auto"/>
              <w:bottom w:val="single" w:sz="4" w:space="0" w:color="auto"/>
            </w:tcBorders>
            <w:noWrap/>
            <w:vAlign w:val="center"/>
            <w:hideMark/>
          </w:tcPr>
          <w:p w14:paraId="6538C09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2015</w:t>
            </w:r>
          </w:p>
        </w:tc>
        <w:tc>
          <w:tcPr>
            <w:tcW w:w="1200" w:type="dxa"/>
            <w:tcBorders>
              <w:top w:val="single" w:sz="4" w:space="0" w:color="auto"/>
              <w:bottom w:val="single" w:sz="4" w:space="0" w:color="auto"/>
            </w:tcBorders>
            <w:noWrap/>
            <w:vAlign w:val="center"/>
            <w:hideMark/>
          </w:tcPr>
          <w:p w14:paraId="4D41705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2016</w:t>
            </w:r>
          </w:p>
        </w:tc>
      </w:tr>
      <w:tr w:rsidR="00954F98" w:rsidRPr="008B7065" w14:paraId="274B959E" w14:textId="77777777" w:rsidTr="00A760AA">
        <w:trPr>
          <w:trHeight w:val="300"/>
          <w:jc w:val="center"/>
        </w:trPr>
        <w:tc>
          <w:tcPr>
            <w:tcW w:w="1777" w:type="dxa"/>
            <w:tcBorders>
              <w:top w:val="single" w:sz="4" w:space="0" w:color="auto"/>
            </w:tcBorders>
            <w:noWrap/>
            <w:hideMark/>
          </w:tcPr>
          <w:p w14:paraId="581F3658" w14:textId="77777777" w:rsidR="00954F98" w:rsidRPr="008B7065" w:rsidRDefault="00954F98" w:rsidP="00A760AA">
            <w:pPr>
              <w:spacing w:line="360" w:lineRule="auto"/>
              <w:rPr>
                <w:rFonts w:ascii="Bodoni MT" w:hAnsi="Bodoni MT"/>
                <w:b/>
                <w:i/>
                <w:color w:val="000000"/>
                <w:sz w:val="26"/>
                <w:szCs w:val="26"/>
              </w:rPr>
            </w:pPr>
            <w:r w:rsidRPr="008B7065">
              <w:rPr>
                <w:rFonts w:ascii="Bodoni MT" w:hAnsi="Bodoni MT"/>
                <w:b/>
                <w:i/>
                <w:color w:val="000000"/>
                <w:sz w:val="26"/>
                <w:szCs w:val="26"/>
              </w:rPr>
              <w:t>Médecine</w:t>
            </w:r>
          </w:p>
        </w:tc>
        <w:tc>
          <w:tcPr>
            <w:tcW w:w="1200" w:type="dxa"/>
            <w:tcBorders>
              <w:top w:val="single" w:sz="4" w:space="0" w:color="auto"/>
            </w:tcBorders>
            <w:noWrap/>
            <w:vAlign w:val="center"/>
            <w:hideMark/>
          </w:tcPr>
          <w:p w14:paraId="4074C242"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11,64</w:t>
            </w:r>
          </w:p>
        </w:tc>
        <w:tc>
          <w:tcPr>
            <w:tcW w:w="1200" w:type="dxa"/>
            <w:tcBorders>
              <w:top w:val="single" w:sz="4" w:space="0" w:color="auto"/>
            </w:tcBorders>
            <w:noWrap/>
            <w:vAlign w:val="center"/>
            <w:hideMark/>
          </w:tcPr>
          <w:p w14:paraId="5A4D343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18,05</w:t>
            </w:r>
          </w:p>
        </w:tc>
        <w:tc>
          <w:tcPr>
            <w:tcW w:w="1200" w:type="dxa"/>
            <w:tcBorders>
              <w:top w:val="single" w:sz="4" w:space="0" w:color="auto"/>
            </w:tcBorders>
            <w:noWrap/>
            <w:vAlign w:val="center"/>
            <w:hideMark/>
          </w:tcPr>
          <w:p w14:paraId="5ED924CE"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19,97</w:t>
            </w:r>
          </w:p>
        </w:tc>
        <w:tc>
          <w:tcPr>
            <w:tcW w:w="1200" w:type="dxa"/>
            <w:tcBorders>
              <w:top w:val="single" w:sz="4" w:space="0" w:color="auto"/>
            </w:tcBorders>
            <w:noWrap/>
            <w:vAlign w:val="center"/>
            <w:hideMark/>
          </w:tcPr>
          <w:p w14:paraId="4B65D23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22,64</w:t>
            </w:r>
          </w:p>
        </w:tc>
        <w:tc>
          <w:tcPr>
            <w:tcW w:w="1200" w:type="dxa"/>
            <w:tcBorders>
              <w:top w:val="single" w:sz="4" w:space="0" w:color="auto"/>
            </w:tcBorders>
            <w:noWrap/>
            <w:vAlign w:val="center"/>
            <w:hideMark/>
          </w:tcPr>
          <w:p w14:paraId="1C3E90F4"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16,20</w:t>
            </w:r>
          </w:p>
        </w:tc>
      </w:tr>
      <w:tr w:rsidR="00954F98" w:rsidRPr="008B7065" w14:paraId="20121855" w14:textId="77777777" w:rsidTr="00A760AA">
        <w:trPr>
          <w:trHeight w:val="300"/>
          <w:jc w:val="center"/>
        </w:trPr>
        <w:tc>
          <w:tcPr>
            <w:tcW w:w="1777" w:type="dxa"/>
            <w:noWrap/>
            <w:hideMark/>
          </w:tcPr>
          <w:p w14:paraId="19B791FD" w14:textId="77777777" w:rsidR="00954F98" w:rsidRPr="008B7065" w:rsidRDefault="00954F98" w:rsidP="00A760AA">
            <w:pPr>
              <w:spacing w:line="360" w:lineRule="auto"/>
              <w:rPr>
                <w:rFonts w:ascii="Bodoni MT" w:hAnsi="Bodoni MT"/>
                <w:b/>
                <w:i/>
                <w:color w:val="000000"/>
                <w:sz w:val="26"/>
                <w:szCs w:val="26"/>
              </w:rPr>
            </w:pPr>
            <w:r w:rsidRPr="008B7065">
              <w:rPr>
                <w:rFonts w:ascii="Bodoni MT" w:hAnsi="Bodoni MT"/>
                <w:b/>
                <w:i/>
                <w:color w:val="000000"/>
                <w:sz w:val="26"/>
                <w:szCs w:val="26"/>
              </w:rPr>
              <w:t>Infirmerie</w:t>
            </w:r>
          </w:p>
        </w:tc>
        <w:tc>
          <w:tcPr>
            <w:tcW w:w="1200" w:type="dxa"/>
            <w:noWrap/>
            <w:vAlign w:val="center"/>
            <w:hideMark/>
          </w:tcPr>
          <w:p w14:paraId="3268443E"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2,04</w:t>
            </w:r>
          </w:p>
        </w:tc>
        <w:tc>
          <w:tcPr>
            <w:tcW w:w="1200" w:type="dxa"/>
            <w:noWrap/>
            <w:vAlign w:val="center"/>
            <w:hideMark/>
          </w:tcPr>
          <w:p w14:paraId="650ED43D"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2,82</w:t>
            </w:r>
          </w:p>
        </w:tc>
        <w:tc>
          <w:tcPr>
            <w:tcW w:w="1200" w:type="dxa"/>
            <w:noWrap/>
            <w:vAlign w:val="center"/>
            <w:hideMark/>
          </w:tcPr>
          <w:p w14:paraId="04F12093"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2,69</w:t>
            </w:r>
          </w:p>
        </w:tc>
        <w:tc>
          <w:tcPr>
            <w:tcW w:w="1200" w:type="dxa"/>
            <w:noWrap/>
            <w:vAlign w:val="center"/>
            <w:hideMark/>
          </w:tcPr>
          <w:p w14:paraId="317B56E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2,80</w:t>
            </w:r>
          </w:p>
        </w:tc>
        <w:tc>
          <w:tcPr>
            <w:tcW w:w="1200" w:type="dxa"/>
            <w:noWrap/>
            <w:vAlign w:val="center"/>
            <w:hideMark/>
          </w:tcPr>
          <w:p w14:paraId="63C1E243"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3,22</w:t>
            </w:r>
          </w:p>
        </w:tc>
      </w:tr>
      <w:tr w:rsidR="00954F98" w:rsidRPr="008B7065" w14:paraId="5F7AA614" w14:textId="77777777" w:rsidTr="00A760AA">
        <w:trPr>
          <w:trHeight w:val="300"/>
          <w:jc w:val="center"/>
        </w:trPr>
        <w:tc>
          <w:tcPr>
            <w:tcW w:w="1777" w:type="dxa"/>
            <w:noWrap/>
            <w:hideMark/>
          </w:tcPr>
          <w:p w14:paraId="713C2F3F" w14:textId="77777777" w:rsidR="00954F98" w:rsidRPr="008B7065" w:rsidRDefault="00954F98" w:rsidP="00A760AA">
            <w:pPr>
              <w:spacing w:line="360" w:lineRule="auto"/>
              <w:rPr>
                <w:rFonts w:ascii="Bodoni MT" w:hAnsi="Bodoni MT"/>
                <w:b/>
                <w:i/>
                <w:color w:val="000000"/>
                <w:sz w:val="26"/>
                <w:szCs w:val="26"/>
              </w:rPr>
            </w:pPr>
            <w:r w:rsidRPr="008B7065">
              <w:rPr>
                <w:rFonts w:ascii="Bodoni MT" w:hAnsi="Bodoni MT"/>
                <w:b/>
                <w:i/>
                <w:color w:val="000000"/>
                <w:sz w:val="26"/>
                <w:szCs w:val="26"/>
              </w:rPr>
              <w:t>Sage-femme</w:t>
            </w:r>
          </w:p>
        </w:tc>
        <w:tc>
          <w:tcPr>
            <w:tcW w:w="1200" w:type="dxa"/>
            <w:noWrap/>
            <w:vAlign w:val="center"/>
            <w:hideMark/>
          </w:tcPr>
          <w:p w14:paraId="2CED70D5"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2,16</w:t>
            </w:r>
          </w:p>
        </w:tc>
        <w:tc>
          <w:tcPr>
            <w:tcW w:w="1200" w:type="dxa"/>
            <w:noWrap/>
            <w:vAlign w:val="center"/>
            <w:hideMark/>
          </w:tcPr>
          <w:p w14:paraId="2C0E796A"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2,67</w:t>
            </w:r>
          </w:p>
        </w:tc>
        <w:tc>
          <w:tcPr>
            <w:tcW w:w="1200" w:type="dxa"/>
            <w:noWrap/>
            <w:vAlign w:val="center"/>
            <w:hideMark/>
          </w:tcPr>
          <w:p w14:paraId="4254AFC6"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2,69</w:t>
            </w:r>
          </w:p>
        </w:tc>
        <w:tc>
          <w:tcPr>
            <w:tcW w:w="1200" w:type="dxa"/>
            <w:noWrap/>
            <w:vAlign w:val="center"/>
            <w:hideMark/>
          </w:tcPr>
          <w:p w14:paraId="45E817B8"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2,93</w:t>
            </w:r>
          </w:p>
        </w:tc>
        <w:tc>
          <w:tcPr>
            <w:tcW w:w="1200" w:type="dxa"/>
            <w:noWrap/>
            <w:vAlign w:val="center"/>
            <w:hideMark/>
          </w:tcPr>
          <w:p w14:paraId="73E2D10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3,38</w:t>
            </w:r>
          </w:p>
        </w:tc>
      </w:tr>
      <w:tr w:rsidR="00954F98" w:rsidRPr="008B7065" w14:paraId="32AFA51B" w14:textId="77777777" w:rsidTr="00A760AA">
        <w:trPr>
          <w:trHeight w:val="300"/>
          <w:jc w:val="center"/>
        </w:trPr>
        <w:tc>
          <w:tcPr>
            <w:tcW w:w="1777" w:type="dxa"/>
            <w:noWrap/>
            <w:hideMark/>
          </w:tcPr>
          <w:p w14:paraId="7F423CAE" w14:textId="77777777" w:rsidR="00954F98" w:rsidRPr="008B7065" w:rsidRDefault="00954F98" w:rsidP="00A760AA">
            <w:pPr>
              <w:spacing w:line="360" w:lineRule="auto"/>
              <w:rPr>
                <w:rFonts w:ascii="Bodoni MT" w:hAnsi="Bodoni MT"/>
                <w:b/>
                <w:i/>
                <w:color w:val="000000"/>
                <w:sz w:val="26"/>
                <w:szCs w:val="26"/>
              </w:rPr>
            </w:pPr>
            <w:r w:rsidRPr="008B7065">
              <w:rPr>
                <w:rFonts w:ascii="Bodoni MT" w:hAnsi="Bodoni MT"/>
                <w:b/>
                <w:i/>
                <w:color w:val="000000"/>
                <w:sz w:val="26"/>
                <w:szCs w:val="26"/>
              </w:rPr>
              <w:t>Analyse Biomédicale</w:t>
            </w:r>
          </w:p>
        </w:tc>
        <w:tc>
          <w:tcPr>
            <w:tcW w:w="1200" w:type="dxa"/>
            <w:noWrap/>
            <w:vAlign w:val="center"/>
            <w:hideMark/>
          </w:tcPr>
          <w:p w14:paraId="2B1EE33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3,13</w:t>
            </w:r>
          </w:p>
        </w:tc>
        <w:tc>
          <w:tcPr>
            <w:tcW w:w="1200" w:type="dxa"/>
            <w:noWrap/>
            <w:vAlign w:val="center"/>
            <w:hideMark/>
          </w:tcPr>
          <w:p w14:paraId="5B0050B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3,25</w:t>
            </w:r>
          </w:p>
        </w:tc>
        <w:tc>
          <w:tcPr>
            <w:tcW w:w="1200" w:type="dxa"/>
            <w:noWrap/>
            <w:vAlign w:val="center"/>
            <w:hideMark/>
          </w:tcPr>
          <w:p w14:paraId="36261144"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3,34</w:t>
            </w:r>
          </w:p>
        </w:tc>
        <w:tc>
          <w:tcPr>
            <w:tcW w:w="1200" w:type="dxa"/>
            <w:noWrap/>
            <w:vAlign w:val="center"/>
            <w:hideMark/>
          </w:tcPr>
          <w:p w14:paraId="6D7136CA"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3,19</w:t>
            </w:r>
          </w:p>
        </w:tc>
        <w:tc>
          <w:tcPr>
            <w:tcW w:w="1200" w:type="dxa"/>
            <w:noWrap/>
            <w:vAlign w:val="center"/>
            <w:hideMark/>
          </w:tcPr>
          <w:p w14:paraId="2B4FE276"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4,53</w:t>
            </w:r>
          </w:p>
        </w:tc>
      </w:tr>
      <w:tr w:rsidR="00954F98" w:rsidRPr="008B7065" w14:paraId="6F03FECA" w14:textId="77777777" w:rsidTr="00A760AA">
        <w:trPr>
          <w:trHeight w:val="300"/>
          <w:jc w:val="center"/>
        </w:trPr>
        <w:tc>
          <w:tcPr>
            <w:tcW w:w="1777" w:type="dxa"/>
            <w:noWrap/>
            <w:hideMark/>
          </w:tcPr>
          <w:p w14:paraId="175DC74A" w14:textId="77777777" w:rsidR="00954F98" w:rsidRPr="008B7065" w:rsidRDefault="00954F98" w:rsidP="00A760AA">
            <w:pPr>
              <w:spacing w:line="360" w:lineRule="auto"/>
              <w:rPr>
                <w:rFonts w:ascii="Bodoni MT" w:hAnsi="Bodoni MT"/>
                <w:b/>
                <w:i/>
                <w:color w:val="000000"/>
                <w:sz w:val="26"/>
                <w:szCs w:val="26"/>
              </w:rPr>
            </w:pPr>
            <w:r w:rsidRPr="008B7065">
              <w:rPr>
                <w:rFonts w:ascii="Bodoni MT" w:hAnsi="Bodoni MT"/>
                <w:b/>
                <w:i/>
                <w:color w:val="000000"/>
                <w:sz w:val="26"/>
                <w:szCs w:val="26"/>
              </w:rPr>
              <w:t>Imagerie médicale</w:t>
            </w:r>
          </w:p>
        </w:tc>
        <w:tc>
          <w:tcPr>
            <w:tcW w:w="1200" w:type="dxa"/>
            <w:noWrap/>
            <w:vAlign w:val="center"/>
            <w:hideMark/>
          </w:tcPr>
          <w:p w14:paraId="03B32A7E"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1,97</w:t>
            </w:r>
          </w:p>
        </w:tc>
        <w:tc>
          <w:tcPr>
            <w:tcW w:w="1200" w:type="dxa"/>
            <w:noWrap/>
            <w:vAlign w:val="center"/>
            <w:hideMark/>
          </w:tcPr>
          <w:p w14:paraId="0B71D7A1"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1,97</w:t>
            </w:r>
          </w:p>
        </w:tc>
        <w:tc>
          <w:tcPr>
            <w:tcW w:w="1200" w:type="dxa"/>
            <w:noWrap/>
            <w:vAlign w:val="center"/>
            <w:hideMark/>
          </w:tcPr>
          <w:p w14:paraId="2969E347"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2,12</w:t>
            </w:r>
          </w:p>
        </w:tc>
        <w:tc>
          <w:tcPr>
            <w:tcW w:w="1200" w:type="dxa"/>
            <w:noWrap/>
            <w:vAlign w:val="center"/>
            <w:hideMark/>
          </w:tcPr>
          <w:p w14:paraId="5E40DF93"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2,17</w:t>
            </w:r>
          </w:p>
        </w:tc>
        <w:tc>
          <w:tcPr>
            <w:tcW w:w="1200" w:type="dxa"/>
            <w:noWrap/>
            <w:vAlign w:val="center"/>
            <w:hideMark/>
          </w:tcPr>
          <w:p w14:paraId="79CE00D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3,01</w:t>
            </w:r>
          </w:p>
        </w:tc>
      </w:tr>
      <w:tr w:rsidR="00954F98" w:rsidRPr="008B7065" w14:paraId="3FAEC919" w14:textId="77777777" w:rsidTr="00A760AA">
        <w:trPr>
          <w:trHeight w:val="300"/>
          <w:jc w:val="center"/>
        </w:trPr>
        <w:tc>
          <w:tcPr>
            <w:tcW w:w="1777" w:type="dxa"/>
            <w:tcBorders>
              <w:bottom w:val="single" w:sz="4" w:space="0" w:color="auto"/>
            </w:tcBorders>
            <w:noWrap/>
            <w:hideMark/>
          </w:tcPr>
          <w:p w14:paraId="075289CA" w14:textId="77777777" w:rsidR="00954F98" w:rsidRPr="008B7065" w:rsidRDefault="00954F98" w:rsidP="00A760AA">
            <w:pPr>
              <w:spacing w:line="360" w:lineRule="auto"/>
              <w:rPr>
                <w:rFonts w:ascii="Bodoni MT" w:hAnsi="Bodoni MT"/>
                <w:b/>
                <w:i/>
                <w:color w:val="000000"/>
                <w:sz w:val="26"/>
                <w:szCs w:val="26"/>
              </w:rPr>
            </w:pPr>
            <w:r w:rsidRPr="008B7065">
              <w:rPr>
                <w:rFonts w:ascii="Bodoni MT" w:hAnsi="Bodoni MT"/>
                <w:b/>
                <w:i/>
                <w:color w:val="000000"/>
                <w:sz w:val="26"/>
                <w:szCs w:val="26"/>
              </w:rPr>
              <w:t>Aide-soignant</w:t>
            </w:r>
          </w:p>
        </w:tc>
        <w:tc>
          <w:tcPr>
            <w:tcW w:w="1200" w:type="dxa"/>
            <w:tcBorders>
              <w:bottom w:val="single" w:sz="4" w:space="0" w:color="auto"/>
            </w:tcBorders>
            <w:noWrap/>
            <w:vAlign w:val="center"/>
            <w:hideMark/>
          </w:tcPr>
          <w:p w14:paraId="047CCE59"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5,42</w:t>
            </w:r>
          </w:p>
        </w:tc>
        <w:tc>
          <w:tcPr>
            <w:tcW w:w="1200" w:type="dxa"/>
            <w:tcBorders>
              <w:bottom w:val="single" w:sz="4" w:space="0" w:color="auto"/>
            </w:tcBorders>
            <w:noWrap/>
            <w:vAlign w:val="center"/>
            <w:hideMark/>
          </w:tcPr>
          <w:p w14:paraId="4304D624"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7,82</w:t>
            </w:r>
          </w:p>
        </w:tc>
        <w:tc>
          <w:tcPr>
            <w:tcW w:w="1200" w:type="dxa"/>
            <w:tcBorders>
              <w:bottom w:val="single" w:sz="4" w:space="0" w:color="auto"/>
            </w:tcBorders>
            <w:noWrap/>
            <w:vAlign w:val="center"/>
            <w:hideMark/>
          </w:tcPr>
          <w:p w14:paraId="2B980A8E"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12,90</w:t>
            </w:r>
          </w:p>
        </w:tc>
        <w:tc>
          <w:tcPr>
            <w:tcW w:w="1200" w:type="dxa"/>
            <w:tcBorders>
              <w:bottom w:val="single" w:sz="4" w:space="0" w:color="auto"/>
            </w:tcBorders>
            <w:noWrap/>
            <w:vAlign w:val="center"/>
            <w:hideMark/>
          </w:tcPr>
          <w:p w14:paraId="02D9BD82"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17,07</w:t>
            </w:r>
          </w:p>
        </w:tc>
        <w:tc>
          <w:tcPr>
            <w:tcW w:w="1200" w:type="dxa"/>
            <w:tcBorders>
              <w:bottom w:val="single" w:sz="4" w:space="0" w:color="auto"/>
            </w:tcBorders>
            <w:noWrap/>
            <w:vAlign w:val="center"/>
            <w:hideMark/>
          </w:tcPr>
          <w:p w14:paraId="7647E87C" w14:textId="77777777" w:rsidR="00954F98" w:rsidRPr="008B7065" w:rsidRDefault="00954F98" w:rsidP="00A760AA">
            <w:pPr>
              <w:spacing w:line="360" w:lineRule="auto"/>
              <w:jc w:val="center"/>
              <w:rPr>
                <w:rFonts w:ascii="Bodoni MT" w:hAnsi="Bodoni MT"/>
                <w:color w:val="000000"/>
              </w:rPr>
            </w:pPr>
            <w:r w:rsidRPr="008B7065">
              <w:rPr>
                <w:rFonts w:ascii="Bodoni MT" w:hAnsi="Bodoni MT"/>
                <w:color w:val="000000"/>
              </w:rPr>
              <w:t>13,25</w:t>
            </w:r>
          </w:p>
        </w:tc>
      </w:tr>
    </w:tbl>
    <w:p w14:paraId="2F658BCA" w14:textId="77777777" w:rsidR="00954F98" w:rsidRPr="008B7065" w:rsidRDefault="00954F98" w:rsidP="00954F98">
      <w:pPr>
        <w:spacing w:line="360" w:lineRule="auto"/>
        <w:jc w:val="both"/>
      </w:pPr>
      <w:r w:rsidRPr="008B7065">
        <w:t>Source : d’après données d’enquêtes aux près des institutions de formation.</w:t>
      </w:r>
    </w:p>
    <w:p w14:paraId="65B097B3" w14:textId="77777777" w:rsidR="00954F98" w:rsidRPr="008B7065" w:rsidRDefault="00954F98" w:rsidP="00954F98">
      <w:pPr>
        <w:spacing w:line="360" w:lineRule="auto"/>
        <w:jc w:val="both"/>
      </w:pPr>
    </w:p>
    <w:p w14:paraId="42B8ADA1" w14:textId="77777777" w:rsidR="00954F98" w:rsidRDefault="00954F98" w:rsidP="00954F98">
      <w:pPr>
        <w:spacing w:line="360" w:lineRule="auto"/>
        <w:jc w:val="both"/>
      </w:pPr>
      <w:r w:rsidRPr="008B7065">
        <w:t>L’analyse de ce tableau fait observer que globalement, les taux d’encadrement sont faibles dans l’ensemble des formations</w:t>
      </w:r>
      <w:r>
        <w:t xml:space="preserve">, signe que l’on a en général moins d’apprenants par enseignant. </w:t>
      </w:r>
      <w:r w:rsidRPr="008B7065">
        <w:t xml:space="preserve"> Les plus forts taux sont observés en médecine alors que les plus faibles le sont en imagerie médicale. Ces chiffres traduisent un bon encadrement des étudiants au niveau des différentes formations et jouent en faveur d’une efficacité de la formation des personnels de santé. </w:t>
      </w:r>
      <w:r>
        <w:t xml:space="preserve">Cependant, il faut noter qu’une telle observation contraste avec le nombre d’apprenants par salle, montrant ainsi que même si les enseignants sont disponibles, les infrastructures de formation font défaut, ce qui peut justifier les effectifs pléthoriques dans certaines salles. </w:t>
      </w:r>
      <w:r w:rsidRPr="008B7065">
        <w:t xml:space="preserve">L’évolution du taux d’encadrement dans les formations en santé peut se justifier par la prise de conscience de la sensibilité de ces formations par les autorités en charge de l’éducation, dans la mesure où les diplômés de ces formations sont appelés à travailler sur des vies humaines. </w:t>
      </w:r>
      <w:r>
        <w:t xml:space="preserve">Par contre ces taux sont à considérer comme des moyennes pour chaque filière. Car l’expérience a montré que l’effectif des apprenants par classe évolue en diminution d’année en année en raison du système d’évaluation et de la segmentation des classes par spécialité. Ainsi, ce ratio est plus inquiétant en première année toutes filières confondues, que dans les autres années. L’attention sera donc plus portée sur les premières années que sur la suite. </w:t>
      </w:r>
    </w:p>
    <w:p w14:paraId="41E9E024" w14:textId="77777777" w:rsidR="00954F98" w:rsidRPr="008B7065" w:rsidRDefault="00954F98" w:rsidP="00954F98">
      <w:pPr>
        <w:spacing w:line="360" w:lineRule="auto"/>
        <w:jc w:val="both"/>
      </w:pPr>
    </w:p>
    <w:p w14:paraId="44489913" w14:textId="77777777" w:rsidR="00954F98" w:rsidRPr="008B7065" w:rsidRDefault="00954F98" w:rsidP="00954F98">
      <w:pPr>
        <w:pStyle w:val="Heading4"/>
        <w:ind w:left="0" w:firstLine="0"/>
      </w:pPr>
      <w:r w:rsidRPr="008B7065">
        <w:t xml:space="preserve"> Le financement de la formation</w:t>
      </w:r>
    </w:p>
    <w:p w14:paraId="30253922" w14:textId="77777777" w:rsidR="00954F98" w:rsidRPr="008B7065" w:rsidRDefault="00954F98" w:rsidP="00954F98">
      <w:pPr>
        <w:spacing w:line="360" w:lineRule="auto"/>
        <w:jc w:val="both"/>
      </w:pPr>
      <w:r w:rsidRPr="008B7065">
        <w:t xml:space="preserve">Le financement de la formation est une dimension capitale de l’analyse de l’efficacité interne de la production des ressources humaines en santé. En effet, une absence ou une insuffisance </w:t>
      </w:r>
      <w:r w:rsidRPr="008B7065">
        <w:lastRenderedPageBreak/>
        <w:t>de  financement ne pourra qu’affecter négativement la qualité des ressources humaines formées. Le financement de la formation est aussi bien public que privé.</w:t>
      </w:r>
    </w:p>
    <w:p w14:paraId="1F0D8EEB" w14:textId="77777777" w:rsidR="00954F98" w:rsidRPr="008B7065" w:rsidRDefault="00954F98" w:rsidP="00954F98">
      <w:pPr>
        <w:pStyle w:val="Heading5"/>
        <w:numPr>
          <w:ilvl w:val="4"/>
          <w:numId w:val="1"/>
        </w:numPr>
        <w:ind w:left="0" w:firstLine="0"/>
      </w:pPr>
      <w:r w:rsidRPr="008B7065">
        <w:t xml:space="preserve"> Le financement public de la formation des personnels de santé</w:t>
      </w:r>
    </w:p>
    <w:p w14:paraId="66307E5F" w14:textId="77777777" w:rsidR="00954F98" w:rsidRPr="008B7065" w:rsidRDefault="00954F98" w:rsidP="00954F98"/>
    <w:p w14:paraId="6D6CFAC5" w14:textId="77777777" w:rsidR="00954F98" w:rsidRPr="008B7065" w:rsidRDefault="00954F98" w:rsidP="00954F98">
      <w:pPr>
        <w:spacing w:line="360" w:lineRule="auto"/>
        <w:jc w:val="both"/>
      </w:pPr>
      <w:r w:rsidRPr="008B7065">
        <w:t>La formation des personnels de santé relève du domaine de l’éducation, et par conséquent nécessite des investissements énormes qu’on ne saurait laisser entièrement à la charge des apprenants, du fait des externalités positives de l’éducation pour l’ensemble des composantes de la nation.</w:t>
      </w:r>
    </w:p>
    <w:p w14:paraId="08DD45DD" w14:textId="77777777" w:rsidR="00954F98" w:rsidRPr="008B7065" w:rsidRDefault="00954F98" w:rsidP="00954F98">
      <w:pPr>
        <w:spacing w:line="360" w:lineRule="auto"/>
        <w:jc w:val="both"/>
      </w:pPr>
      <w:r w:rsidRPr="008B7065">
        <w:t>A défaut de recenser toutes les composantes du coût public</w:t>
      </w:r>
      <w:r>
        <w:t xml:space="preserve"> (celui supporté par l’Etat)</w:t>
      </w:r>
      <w:r w:rsidRPr="008B7065">
        <w:t xml:space="preserve">, les éléments de coût public pris en compte ici sont les subventions de l’Etat aux institutions de formation, les bourses et secours des étudiants, les dépenses salariales. L’ensemble de ces dépenses publiques rapporté à l’effectif des apprenants nous permet d’avoir une approximation du coût unitaire de la formation pour l’Etat. </w:t>
      </w:r>
    </w:p>
    <w:p w14:paraId="2BCDF126" w14:textId="4B0171B8" w:rsidR="00954F98" w:rsidRDefault="00954F98" w:rsidP="00954F98">
      <w:pPr>
        <w:spacing w:line="360" w:lineRule="auto"/>
        <w:jc w:val="both"/>
      </w:pPr>
      <w:r w:rsidRPr="008B7065">
        <w:t xml:space="preserve"> Le tableau suivant présente l’évolution du coût de la formation en santé pour l’Etat selon les filières de formation.</w:t>
      </w:r>
    </w:p>
    <w:p w14:paraId="16A90BAF" w14:textId="77777777" w:rsidR="00954F98" w:rsidRPr="008B7065" w:rsidRDefault="00954F98" w:rsidP="00954F98">
      <w:pPr>
        <w:spacing w:line="360" w:lineRule="auto"/>
        <w:jc w:val="both"/>
      </w:pPr>
    </w:p>
    <w:p w14:paraId="6E31F9FC" w14:textId="77777777" w:rsidR="00954F98" w:rsidRPr="008B7065" w:rsidRDefault="00954F98" w:rsidP="00954F98">
      <w:pPr>
        <w:spacing w:line="360" w:lineRule="auto"/>
        <w:jc w:val="both"/>
      </w:pPr>
    </w:p>
    <w:p w14:paraId="0E502858" w14:textId="77777777" w:rsidR="00954F98" w:rsidRPr="008B7065" w:rsidRDefault="00954F98" w:rsidP="00774012">
      <w:pPr>
        <w:pStyle w:val="Style1tableau"/>
      </w:pPr>
      <w:bookmarkStart w:id="40" w:name="_Toc1064291"/>
      <w:r w:rsidRPr="008B7065">
        <w:t>Tableau 8 : Coût total et coût unitaire (en francs CFA) de la formation en santé pour l’Etat suivant la filière de formation de 2011-2012 à 2015-2016</w:t>
      </w:r>
      <w:bookmarkEnd w:id="40"/>
    </w:p>
    <w:p w14:paraId="34286BBF" w14:textId="77777777" w:rsidR="00954F98" w:rsidRPr="008B7065" w:rsidRDefault="00954F98" w:rsidP="00954F98">
      <w:pPr>
        <w:spacing w:line="360" w:lineRule="auto"/>
        <w:jc w:val="both"/>
      </w:pPr>
    </w:p>
    <w:tbl>
      <w:tblPr>
        <w:tblW w:w="0" w:type="auto"/>
        <w:jc w:val="center"/>
        <w:tblCellMar>
          <w:left w:w="70" w:type="dxa"/>
          <w:right w:w="70" w:type="dxa"/>
        </w:tblCellMar>
        <w:tblLook w:val="0000" w:firstRow="0" w:lastRow="0" w:firstColumn="0" w:lastColumn="0" w:noHBand="0" w:noVBand="0"/>
      </w:tblPr>
      <w:tblGrid>
        <w:gridCol w:w="763"/>
        <w:gridCol w:w="733"/>
        <w:gridCol w:w="912"/>
        <w:gridCol w:w="734"/>
        <w:gridCol w:w="913"/>
        <w:gridCol w:w="800"/>
        <w:gridCol w:w="913"/>
        <w:gridCol w:w="734"/>
        <w:gridCol w:w="913"/>
        <w:gridCol w:w="734"/>
        <w:gridCol w:w="913"/>
      </w:tblGrid>
      <w:tr w:rsidR="00954F98" w:rsidRPr="008B7065" w14:paraId="41A7DF86" w14:textId="77777777" w:rsidTr="00A760AA">
        <w:trPr>
          <w:trHeight w:val="290"/>
          <w:jc w:val="center"/>
        </w:trPr>
        <w:tc>
          <w:tcPr>
            <w:tcW w:w="941" w:type="dxa"/>
            <w:tcBorders>
              <w:right w:val="single" w:sz="6" w:space="0" w:color="auto"/>
            </w:tcBorders>
          </w:tcPr>
          <w:p w14:paraId="0DBA4592" w14:textId="77777777" w:rsidR="00954F98" w:rsidRPr="008B7065" w:rsidRDefault="00954F98" w:rsidP="00A760AA">
            <w:pPr>
              <w:autoSpaceDE w:val="0"/>
              <w:autoSpaceDN w:val="0"/>
              <w:adjustRightInd w:val="0"/>
              <w:spacing w:line="360" w:lineRule="auto"/>
              <w:jc w:val="right"/>
              <w:rPr>
                <w:rFonts w:ascii="Bodoni MT" w:hAnsi="Bodoni MT" w:cs="Bodoni MT"/>
                <w:color w:val="000000"/>
              </w:rPr>
            </w:pPr>
          </w:p>
        </w:tc>
        <w:tc>
          <w:tcPr>
            <w:tcW w:w="0" w:type="auto"/>
            <w:gridSpan w:val="2"/>
            <w:tcBorders>
              <w:top w:val="single" w:sz="6" w:space="0" w:color="auto"/>
              <w:left w:val="single" w:sz="6" w:space="0" w:color="auto"/>
              <w:bottom w:val="single" w:sz="6" w:space="0" w:color="auto"/>
              <w:right w:val="single" w:sz="6" w:space="0" w:color="auto"/>
            </w:tcBorders>
            <w:vAlign w:val="center"/>
          </w:tcPr>
          <w:p w14:paraId="3E0BBAF2" w14:textId="77777777" w:rsidR="00954F98" w:rsidRPr="008B7065" w:rsidRDefault="00954F98" w:rsidP="00A760AA">
            <w:pPr>
              <w:autoSpaceDE w:val="0"/>
              <w:autoSpaceDN w:val="0"/>
              <w:adjustRightInd w:val="0"/>
              <w:spacing w:line="360" w:lineRule="auto"/>
              <w:jc w:val="center"/>
              <w:rPr>
                <w:rFonts w:ascii="Bodoni MT" w:hAnsi="Bodoni MT" w:cs="Bodoni MT"/>
                <w:b/>
                <w:bCs/>
                <w:color w:val="000000"/>
              </w:rPr>
            </w:pPr>
            <w:r w:rsidRPr="008B7065">
              <w:rPr>
                <w:rFonts w:ascii="Bodoni MT" w:hAnsi="Bodoni MT" w:cs="Bodoni MT"/>
                <w:b/>
                <w:bCs/>
                <w:color w:val="000000"/>
              </w:rPr>
              <w:t>2012</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630FA5A3" w14:textId="77777777" w:rsidR="00954F98" w:rsidRPr="008B7065" w:rsidRDefault="00954F98" w:rsidP="00A760AA">
            <w:pPr>
              <w:autoSpaceDE w:val="0"/>
              <w:autoSpaceDN w:val="0"/>
              <w:adjustRightInd w:val="0"/>
              <w:spacing w:line="360" w:lineRule="auto"/>
              <w:jc w:val="center"/>
              <w:rPr>
                <w:rFonts w:ascii="Bodoni MT" w:hAnsi="Bodoni MT" w:cs="Bodoni MT"/>
                <w:b/>
                <w:bCs/>
                <w:color w:val="000000"/>
              </w:rPr>
            </w:pPr>
            <w:r w:rsidRPr="008B7065">
              <w:rPr>
                <w:rFonts w:ascii="Bodoni MT" w:hAnsi="Bodoni MT" w:cs="Bodoni MT"/>
                <w:b/>
                <w:bCs/>
                <w:color w:val="000000"/>
              </w:rPr>
              <w:t>2013</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6A52423E" w14:textId="77777777" w:rsidR="00954F98" w:rsidRPr="008B7065" w:rsidRDefault="00954F98" w:rsidP="00A760AA">
            <w:pPr>
              <w:autoSpaceDE w:val="0"/>
              <w:autoSpaceDN w:val="0"/>
              <w:adjustRightInd w:val="0"/>
              <w:spacing w:line="360" w:lineRule="auto"/>
              <w:jc w:val="center"/>
              <w:rPr>
                <w:rFonts w:ascii="Bodoni MT" w:hAnsi="Bodoni MT" w:cs="Bodoni MT"/>
                <w:b/>
                <w:bCs/>
                <w:color w:val="000000"/>
              </w:rPr>
            </w:pPr>
            <w:r w:rsidRPr="008B7065">
              <w:rPr>
                <w:rFonts w:ascii="Bodoni MT" w:hAnsi="Bodoni MT" w:cs="Bodoni MT"/>
                <w:b/>
                <w:bCs/>
                <w:color w:val="000000"/>
              </w:rPr>
              <w:t>2014</w:t>
            </w:r>
          </w:p>
        </w:tc>
        <w:tc>
          <w:tcPr>
            <w:tcW w:w="0" w:type="auto"/>
            <w:gridSpan w:val="2"/>
            <w:tcBorders>
              <w:top w:val="single" w:sz="6" w:space="0" w:color="auto"/>
              <w:left w:val="single" w:sz="6" w:space="0" w:color="auto"/>
              <w:bottom w:val="single" w:sz="6" w:space="0" w:color="auto"/>
              <w:right w:val="single" w:sz="6" w:space="0" w:color="auto"/>
            </w:tcBorders>
            <w:vAlign w:val="center"/>
          </w:tcPr>
          <w:p w14:paraId="70C4312B" w14:textId="77777777" w:rsidR="00954F98" w:rsidRPr="008B7065" w:rsidRDefault="00954F98" w:rsidP="00A760AA">
            <w:pPr>
              <w:autoSpaceDE w:val="0"/>
              <w:autoSpaceDN w:val="0"/>
              <w:adjustRightInd w:val="0"/>
              <w:spacing w:line="360" w:lineRule="auto"/>
              <w:jc w:val="center"/>
              <w:rPr>
                <w:rFonts w:ascii="Bodoni MT" w:hAnsi="Bodoni MT" w:cs="Bodoni MT"/>
                <w:b/>
                <w:bCs/>
                <w:color w:val="000000"/>
              </w:rPr>
            </w:pPr>
            <w:r w:rsidRPr="008B7065">
              <w:rPr>
                <w:rFonts w:ascii="Bodoni MT" w:hAnsi="Bodoni MT" w:cs="Bodoni MT"/>
                <w:b/>
                <w:bCs/>
                <w:color w:val="000000"/>
              </w:rPr>
              <w:t>2015</w:t>
            </w:r>
          </w:p>
        </w:tc>
        <w:tc>
          <w:tcPr>
            <w:tcW w:w="1684" w:type="dxa"/>
            <w:gridSpan w:val="2"/>
            <w:tcBorders>
              <w:top w:val="single" w:sz="6" w:space="0" w:color="auto"/>
              <w:left w:val="single" w:sz="6" w:space="0" w:color="auto"/>
              <w:bottom w:val="single" w:sz="6" w:space="0" w:color="auto"/>
              <w:right w:val="single" w:sz="6" w:space="0" w:color="auto"/>
            </w:tcBorders>
            <w:vAlign w:val="center"/>
          </w:tcPr>
          <w:p w14:paraId="319F26FF" w14:textId="77777777" w:rsidR="00954F98" w:rsidRPr="008B7065" w:rsidRDefault="00954F98" w:rsidP="00A760AA">
            <w:pPr>
              <w:autoSpaceDE w:val="0"/>
              <w:autoSpaceDN w:val="0"/>
              <w:adjustRightInd w:val="0"/>
              <w:spacing w:line="360" w:lineRule="auto"/>
              <w:jc w:val="center"/>
              <w:rPr>
                <w:rFonts w:ascii="Bodoni MT" w:hAnsi="Bodoni MT" w:cs="Bodoni MT"/>
                <w:b/>
                <w:bCs/>
                <w:color w:val="000000"/>
              </w:rPr>
            </w:pPr>
            <w:r w:rsidRPr="008B7065">
              <w:rPr>
                <w:rFonts w:ascii="Bodoni MT" w:hAnsi="Bodoni MT" w:cs="Bodoni MT"/>
                <w:b/>
                <w:bCs/>
                <w:color w:val="000000"/>
              </w:rPr>
              <w:t>2016</w:t>
            </w:r>
          </w:p>
        </w:tc>
      </w:tr>
      <w:tr w:rsidR="00954F98" w:rsidRPr="008B7065" w14:paraId="3B89272F" w14:textId="77777777" w:rsidTr="00A760AA">
        <w:trPr>
          <w:trHeight w:val="230"/>
          <w:jc w:val="center"/>
        </w:trPr>
        <w:tc>
          <w:tcPr>
            <w:tcW w:w="941" w:type="dxa"/>
            <w:tcBorders>
              <w:bottom w:val="single" w:sz="6" w:space="0" w:color="auto"/>
              <w:right w:val="single" w:sz="6" w:space="0" w:color="auto"/>
            </w:tcBorders>
          </w:tcPr>
          <w:p w14:paraId="6036FE2E" w14:textId="77777777" w:rsidR="00954F98" w:rsidRPr="008B7065" w:rsidRDefault="00954F98" w:rsidP="00A760AA">
            <w:pPr>
              <w:autoSpaceDE w:val="0"/>
              <w:autoSpaceDN w:val="0"/>
              <w:adjustRightInd w:val="0"/>
              <w:spacing w:line="360" w:lineRule="auto"/>
              <w:jc w:val="right"/>
              <w:rPr>
                <w:rFonts w:ascii="Bodoni MT" w:hAnsi="Bodoni MT" w:cs="Bodoni MT"/>
                <w:color w:val="000000"/>
              </w:rPr>
            </w:pPr>
          </w:p>
        </w:tc>
        <w:tc>
          <w:tcPr>
            <w:tcW w:w="0" w:type="auto"/>
            <w:tcBorders>
              <w:top w:val="single" w:sz="6" w:space="0" w:color="auto"/>
              <w:left w:val="single" w:sz="6" w:space="0" w:color="auto"/>
              <w:bottom w:val="single" w:sz="6" w:space="0" w:color="auto"/>
              <w:right w:val="single" w:sz="6" w:space="0" w:color="auto"/>
            </w:tcBorders>
            <w:vAlign w:val="center"/>
          </w:tcPr>
          <w:p w14:paraId="38C21722"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CTF</w:t>
            </w:r>
          </w:p>
        </w:tc>
        <w:tc>
          <w:tcPr>
            <w:tcW w:w="0" w:type="auto"/>
            <w:tcBorders>
              <w:top w:val="single" w:sz="6" w:space="0" w:color="auto"/>
              <w:left w:val="single" w:sz="6" w:space="0" w:color="auto"/>
              <w:bottom w:val="single" w:sz="6" w:space="0" w:color="auto"/>
              <w:right w:val="single" w:sz="6" w:space="0" w:color="auto"/>
            </w:tcBorders>
            <w:vAlign w:val="center"/>
          </w:tcPr>
          <w:p w14:paraId="08FE46D3"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CUF/Etudiant</w:t>
            </w:r>
          </w:p>
        </w:tc>
        <w:tc>
          <w:tcPr>
            <w:tcW w:w="0" w:type="auto"/>
            <w:tcBorders>
              <w:top w:val="single" w:sz="6" w:space="0" w:color="auto"/>
              <w:left w:val="single" w:sz="6" w:space="0" w:color="auto"/>
              <w:bottom w:val="single" w:sz="6" w:space="0" w:color="auto"/>
              <w:right w:val="single" w:sz="6" w:space="0" w:color="auto"/>
            </w:tcBorders>
            <w:vAlign w:val="center"/>
          </w:tcPr>
          <w:p w14:paraId="1DEFCD78"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CTF</w:t>
            </w:r>
          </w:p>
        </w:tc>
        <w:tc>
          <w:tcPr>
            <w:tcW w:w="0" w:type="auto"/>
            <w:tcBorders>
              <w:top w:val="single" w:sz="6" w:space="0" w:color="auto"/>
              <w:left w:val="single" w:sz="6" w:space="0" w:color="auto"/>
              <w:bottom w:val="single" w:sz="6" w:space="0" w:color="auto"/>
              <w:right w:val="single" w:sz="6" w:space="0" w:color="auto"/>
            </w:tcBorders>
            <w:vAlign w:val="center"/>
          </w:tcPr>
          <w:p w14:paraId="13AA2CA5"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CUF/Etudiant</w:t>
            </w:r>
          </w:p>
        </w:tc>
        <w:tc>
          <w:tcPr>
            <w:tcW w:w="0" w:type="auto"/>
            <w:tcBorders>
              <w:top w:val="single" w:sz="6" w:space="0" w:color="auto"/>
              <w:left w:val="single" w:sz="6" w:space="0" w:color="auto"/>
              <w:bottom w:val="single" w:sz="6" w:space="0" w:color="auto"/>
              <w:right w:val="single" w:sz="6" w:space="0" w:color="auto"/>
            </w:tcBorders>
            <w:vAlign w:val="center"/>
          </w:tcPr>
          <w:p w14:paraId="027F6453"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CTF</w:t>
            </w:r>
          </w:p>
        </w:tc>
        <w:tc>
          <w:tcPr>
            <w:tcW w:w="0" w:type="auto"/>
            <w:tcBorders>
              <w:top w:val="single" w:sz="6" w:space="0" w:color="auto"/>
              <w:left w:val="single" w:sz="6" w:space="0" w:color="auto"/>
              <w:bottom w:val="single" w:sz="6" w:space="0" w:color="auto"/>
              <w:right w:val="single" w:sz="6" w:space="0" w:color="auto"/>
            </w:tcBorders>
            <w:vAlign w:val="center"/>
          </w:tcPr>
          <w:p w14:paraId="6C388856"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CUF/Etudiant</w:t>
            </w:r>
          </w:p>
        </w:tc>
        <w:tc>
          <w:tcPr>
            <w:tcW w:w="0" w:type="auto"/>
            <w:tcBorders>
              <w:top w:val="single" w:sz="6" w:space="0" w:color="auto"/>
              <w:left w:val="single" w:sz="6" w:space="0" w:color="auto"/>
              <w:bottom w:val="single" w:sz="6" w:space="0" w:color="auto"/>
              <w:right w:val="single" w:sz="6" w:space="0" w:color="auto"/>
            </w:tcBorders>
            <w:vAlign w:val="center"/>
          </w:tcPr>
          <w:p w14:paraId="4FD33052"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CTF</w:t>
            </w:r>
          </w:p>
        </w:tc>
        <w:tc>
          <w:tcPr>
            <w:tcW w:w="0" w:type="auto"/>
            <w:tcBorders>
              <w:top w:val="single" w:sz="6" w:space="0" w:color="auto"/>
              <w:left w:val="single" w:sz="6" w:space="0" w:color="auto"/>
              <w:bottom w:val="single" w:sz="6" w:space="0" w:color="auto"/>
              <w:right w:val="single" w:sz="6" w:space="0" w:color="auto"/>
            </w:tcBorders>
            <w:vAlign w:val="center"/>
          </w:tcPr>
          <w:p w14:paraId="73F1ABE7"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CUF/Etudiant</w:t>
            </w:r>
          </w:p>
        </w:tc>
        <w:tc>
          <w:tcPr>
            <w:tcW w:w="0" w:type="auto"/>
            <w:tcBorders>
              <w:top w:val="single" w:sz="6" w:space="0" w:color="auto"/>
              <w:left w:val="single" w:sz="6" w:space="0" w:color="auto"/>
              <w:bottom w:val="single" w:sz="6" w:space="0" w:color="auto"/>
              <w:right w:val="single" w:sz="6" w:space="0" w:color="auto"/>
            </w:tcBorders>
            <w:vAlign w:val="center"/>
          </w:tcPr>
          <w:p w14:paraId="195CAF43"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CTF</w:t>
            </w:r>
          </w:p>
        </w:tc>
        <w:tc>
          <w:tcPr>
            <w:tcW w:w="934" w:type="dxa"/>
            <w:tcBorders>
              <w:top w:val="single" w:sz="6" w:space="0" w:color="auto"/>
              <w:left w:val="single" w:sz="6" w:space="0" w:color="auto"/>
              <w:bottom w:val="single" w:sz="6" w:space="0" w:color="auto"/>
              <w:right w:val="single" w:sz="6" w:space="0" w:color="auto"/>
            </w:tcBorders>
            <w:vAlign w:val="center"/>
          </w:tcPr>
          <w:p w14:paraId="13BC5803" w14:textId="77777777" w:rsidR="00954F98" w:rsidRPr="00C058E6" w:rsidRDefault="00954F98" w:rsidP="00A760AA">
            <w:pPr>
              <w:autoSpaceDE w:val="0"/>
              <w:autoSpaceDN w:val="0"/>
              <w:adjustRightInd w:val="0"/>
              <w:spacing w:line="360" w:lineRule="auto"/>
              <w:jc w:val="center"/>
              <w:rPr>
                <w:rFonts w:ascii="Bodoni MT" w:hAnsi="Bodoni MT" w:cs="Bodoni MT"/>
                <w:b/>
                <w:bCs/>
                <w:color w:val="000000"/>
                <w:sz w:val="22"/>
                <w:szCs w:val="22"/>
              </w:rPr>
            </w:pPr>
            <w:r w:rsidRPr="00C058E6">
              <w:rPr>
                <w:rFonts w:ascii="Bodoni MT" w:hAnsi="Bodoni MT" w:cs="Bodoni MT"/>
                <w:b/>
                <w:bCs/>
                <w:color w:val="000000"/>
                <w:sz w:val="22"/>
                <w:szCs w:val="22"/>
              </w:rPr>
              <w:t>CUF/Etudiant</w:t>
            </w:r>
          </w:p>
        </w:tc>
      </w:tr>
      <w:tr w:rsidR="00954F98" w:rsidRPr="008B7065" w14:paraId="2CA6894E" w14:textId="77777777" w:rsidTr="00A760AA">
        <w:trPr>
          <w:trHeight w:val="290"/>
          <w:jc w:val="center"/>
        </w:trPr>
        <w:tc>
          <w:tcPr>
            <w:tcW w:w="941" w:type="dxa"/>
            <w:tcBorders>
              <w:top w:val="single" w:sz="6" w:space="0" w:color="auto"/>
              <w:left w:val="single" w:sz="6" w:space="0" w:color="auto"/>
              <w:bottom w:val="single" w:sz="6" w:space="0" w:color="auto"/>
              <w:right w:val="single" w:sz="6" w:space="0" w:color="auto"/>
            </w:tcBorders>
          </w:tcPr>
          <w:p w14:paraId="17B1037A" w14:textId="77777777" w:rsidR="00954F98" w:rsidRPr="008B7065" w:rsidRDefault="00954F98" w:rsidP="00A760AA">
            <w:pPr>
              <w:autoSpaceDE w:val="0"/>
              <w:autoSpaceDN w:val="0"/>
              <w:adjustRightInd w:val="0"/>
              <w:spacing w:line="360" w:lineRule="auto"/>
              <w:rPr>
                <w:rFonts w:ascii="Bodoni MT" w:hAnsi="Bodoni MT" w:cs="Bodoni MT"/>
                <w:color w:val="000000"/>
              </w:rPr>
            </w:pPr>
            <w:r w:rsidRPr="008B7065">
              <w:rPr>
                <w:rFonts w:ascii="Bodoni MT" w:hAnsi="Bodoni MT" w:cs="Bodoni MT"/>
                <w:color w:val="000000"/>
              </w:rPr>
              <w:t>Médecine</w:t>
            </w:r>
          </w:p>
        </w:tc>
        <w:tc>
          <w:tcPr>
            <w:tcW w:w="0" w:type="auto"/>
            <w:tcBorders>
              <w:top w:val="single" w:sz="6" w:space="0" w:color="auto"/>
              <w:left w:val="single" w:sz="6" w:space="0" w:color="auto"/>
              <w:bottom w:val="single" w:sz="6" w:space="0" w:color="auto"/>
              <w:right w:val="single" w:sz="6" w:space="0" w:color="auto"/>
            </w:tcBorders>
            <w:vAlign w:val="center"/>
          </w:tcPr>
          <w:p w14:paraId="7CDF2B25"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334673000</w:t>
            </w:r>
          </w:p>
        </w:tc>
        <w:tc>
          <w:tcPr>
            <w:tcW w:w="0" w:type="auto"/>
            <w:tcBorders>
              <w:top w:val="single" w:sz="6" w:space="0" w:color="auto"/>
              <w:left w:val="single" w:sz="6" w:space="0" w:color="auto"/>
              <w:bottom w:val="single" w:sz="6" w:space="0" w:color="auto"/>
              <w:right w:val="single" w:sz="6" w:space="0" w:color="auto"/>
            </w:tcBorders>
            <w:vAlign w:val="center"/>
          </w:tcPr>
          <w:p w14:paraId="188723C1"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798742</w:t>
            </w:r>
          </w:p>
        </w:tc>
        <w:tc>
          <w:tcPr>
            <w:tcW w:w="0" w:type="auto"/>
            <w:tcBorders>
              <w:top w:val="single" w:sz="6" w:space="0" w:color="auto"/>
              <w:left w:val="single" w:sz="6" w:space="0" w:color="auto"/>
              <w:bottom w:val="single" w:sz="6" w:space="0" w:color="auto"/>
              <w:right w:val="single" w:sz="6" w:space="0" w:color="auto"/>
            </w:tcBorders>
            <w:vAlign w:val="center"/>
          </w:tcPr>
          <w:p w14:paraId="13735997"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903353000</w:t>
            </w:r>
          </w:p>
        </w:tc>
        <w:tc>
          <w:tcPr>
            <w:tcW w:w="0" w:type="auto"/>
            <w:tcBorders>
              <w:top w:val="single" w:sz="6" w:space="0" w:color="auto"/>
              <w:left w:val="single" w:sz="6" w:space="0" w:color="auto"/>
              <w:bottom w:val="single" w:sz="6" w:space="0" w:color="auto"/>
              <w:right w:val="single" w:sz="6" w:space="0" w:color="auto"/>
            </w:tcBorders>
            <w:vAlign w:val="center"/>
          </w:tcPr>
          <w:p w14:paraId="4B40AB5B"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1352325</w:t>
            </w:r>
          </w:p>
        </w:tc>
        <w:tc>
          <w:tcPr>
            <w:tcW w:w="0" w:type="auto"/>
            <w:tcBorders>
              <w:top w:val="single" w:sz="6" w:space="0" w:color="auto"/>
              <w:left w:val="single" w:sz="6" w:space="0" w:color="auto"/>
              <w:bottom w:val="single" w:sz="6" w:space="0" w:color="auto"/>
              <w:right w:val="single" w:sz="6" w:space="0" w:color="auto"/>
            </w:tcBorders>
            <w:vAlign w:val="center"/>
          </w:tcPr>
          <w:p w14:paraId="0AFA9010"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909320000</w:t>
            </w:r>
          </w:p>
        </w:tc>
        <w:tc>
          <w:tcPr>
            <w:tcW w:w="0" w:type="auto"/>
            <w:tcBorders>
              <w:top w:val="single" w:sz="6" w:space="0" w:color="auto"/>
              <w:left w:val="single" w:sz="6" w:space="0" w:color="auto"/>
              <w:bottom w:val="single" w:sz="6" w:space="0" w:color="auto"/>
              <w:right w:val="single" w:sz="6" w:space="0" w:color="auto"/>
            </w:tcBorders>
            <w:vAlign w:val="center"/>
          </w:tcPr>
          <w:p w14:paraId="49756CA9"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1198050</w:t>
            </w:r>
          </w:p>
        </w:tc>
        <w:tc>
          <w:tcPr>
            <w:tcW w:w="0" w:type="auto"/>
            <w:tcBorders>
              <w:top w:val="single" w:sz="6" w:space="0" w:color="auto"/>
              <w:left w:val="single" w:sz="6" w:space="0" w:color="auto"/>
              <w:bottom w:val="single" w:sz="6" w:space="0" w:color="auto"/>
              <w:right w:val="single" w:sz="6" w:space="0" w:color="auto"/>
            </w:tcBorders>
            <w:vAlign w:val="center"/>
          </w:tcPr>
          <w:p w14:paraId="38D667BC"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577451000</w:t>
            </w:r>
          </w:p>
        </w:tc>
        <w:tc>
          <w:tcPr>
            <w:tcW w:w="0" w:type="auto"/>
            <w:tcBorders>
              <w:top w:val="single" w:sz="6" w:space="0" w:color="auto"/>
              <w:left w:val="single" w:sz="6" w:space="0" w:color="auto"/>
              <w:bottom w:val="single" w:sz="6" w:space="0" w:color="auto"/>
              <w:right w:val="single" w:sz="6" w:space="0" w:color="auto"/>
            </w:tcBorders>
            <w:vAlign w:val="center"/>
          </w:tcPr>
          <w:p w14:paraId="1456770F"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607204</w:t>
            </w:r>
          </w:p>
        </w:tc>
        <w:tc>
          <w:tcPr>
            <w:tcW w:w="0" w:type="auto"/>
            <w:tcBorders>
              <w:top w:val="single" w:sz="6" w:space="0" w:color="auto"/>
              <w:left w:val="single" w:sz="6" w:space="0" w:color="auto"/>
              <w:bottom w:val="single" w:sz="6" w:space="0" w:color="auto"/>
              <w:right w:val="single" w:sz="6" w:space="0" w:color="auto"/>
            </w:tcBorders>
            <w:vAlign w:val="center"/>
          </w:tcPr>
          <w:p w14:paraId="5422332B"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571684000</w:t>
            </w:r>
          </w:p>
        </w:tc>
        <w:tc>
          <w:tcPr>
            <w:tcW w:w="934" w:type="dxa"/>
            <w:tcBorders>
              <w:top w:val="single" w:sz="6" w:space="0" w:color="auto"/>
              <w:left w:val="single" w:sz="6" w:space="0" w:color="auto"/>
              <w:bottom w:val="single" w:sz="6" w:space="0" w:color="auto"/>
              <w:right w:val="single" w:sz="6" w:space="0" w:color="auto"/>
            </w:tcBorders>
            <w:vAlign w:val="center"/>
          </w:tcPr>
          <w:p w14:paraId="3F11E5B8"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860970</w:t>
            </w:r>
          </w:p>
        </w:tc>
      </w:tr>
      <w:tr w:rsidR="00954F98" w:rsidRPr="008B7065" w14:paraId="7B8716CB" w14:textId="77777777" w:rsidTr="00A760AA">
        <w:trPr>
          <w:trHeight w:val="290"/>
          <w:jc w:val="center"/>
        </w:trPr>
        <w:tc>
          <w:tcPr>
            <w:tcW w:w="941" w:type="dxa"/>
            <w:tcBorders>
              <w:top w:val="single" w:sz="6" w:space="0" w:color="auto"/>
              <w:left w:val="single" w:sz="6" w:space="0" w:color="auto"/>
              <w:bottom w:val="single" w:sz="6" w:space="0" w:color="auto"/>
              <w:right w:val="single" w:sz="6" w:space="0" w:color="auto"/>
            </w:tcBorders>
          </w:tcPr>
          <w:p w14:paraId="0BEE376D" w14:textId="77777777" w:rsidR="00954F98" w:rsidRPr="008B7065" w:rsidRDefault="00954F98" w:rsidP="00A760AA">
            <w:pPr>
              <w:autoSpaceDE w:val="0"/>
              <w:autoSpaceDN w:val="0"/>
              <w:adjustRightInd w:val="0"/>
              <w:spacing w:line="360" w:lineRule="auto"/>
              <w:rPr>
                <w:rFonts w:ascii="Bodoni MT" w:hAnsi="Bodoni MT" w:cs="Bodoni MT"/>
                <w:color w:val="000000"/>
              </w:rPr>
            </w:pPr>
            <w:r w:rsidRPr="008B7065">
              <w:rPr>
                <w:rFonts w:ascii="Bodoni MT" w:hAnsi="Bodoni MT" w:cs="Bodoni MT"/>
                <w:color w:val="000000"/>
              </w:rPr>
              <w:t>Infirmerie</w:t>
            </w:r>
          </w:p>
        </w:tc>
        <w:tc>
          <w:tcPr>
            <w:tcW w:w="0" w:type="auto"/>
            <w:tcBorders>
              <w:top w:val="single" w:sz="6" w:space="0" w:color="auto"/>
              <w:left w:val="single" w:sz="6" w:space="0" w:color="auto"/>
              <w:bottom w:val="single" w:sz="6" w:space="0" w:color="auto"/>
              <w:right w:val="single" w:sz="6" w:space="0" w:color="auto"/>
            </w:tcBorders>
            <w:vAlign w:val="center"/>
          </w:tcPr>
          <w:p w14:paraId="4CD10C04"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0AC6D0DF"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36522</w:t>
            </w:r>
          </w:p>
        </w:tc>
        <w:tc>
          <w:tcPr>
            <w:tcW w:w="0" w:type="auto"/>
            <w:tcBorders>
              <w:top w:val="single" w:sz="6" w:space="0" w:color="auto"/>
              <w:left w:val="single" w:sz="6" w:space="0" w:color="auto"/>
              <w:bottom w:val="single" w:sz="6" w:space="0" w:color="auto"/>
              <w:right w:val="single" w:sz="6" w:space="0" w:color="auto"/>
            </w:tcBorders>
            <w:vAlign w:val="center"/>
          </w:tcPr>
          <w:p w14:paraId="08479F35"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3EB35D77"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26457</w:t>
            </w:r>
          </w:p>
        </w:tc>
        <w:tc>
          <w:tcPr>
            <w:tcW w:w="0" w:type="auto"/>
            <w:tcBorders>
              <w:top w:val="single" w:sz="6" w:space="0" w:color="auto"/>
              <w:left w:val="single" w:sz="6" w:space="0" w:color="auto"/>
              <w:bottom w:val="single" w:sz="6" w:space="0" w:color="auto"/>
              <w:right w:val="single" w:sz="6" w:space="0" w:color="auto"/>
            </w:tcBorders>
            <w:vAlign w:val="center"/>
          </w:tcPr>
          <w:p w14:paraId="02157454"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0C1C62AE"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27769</w:t>
            </w:r>
          </w:p>
        </w:tc>
        <w:tc>
          <w:tcPr>
            <w:tcW w:w="0" w:type="auto"/>
            <w:tcBorders>
              <w:top w:val="single" w:sz="6" w:space="0" w:color="auto"/>
              <w:left w:val="single" w:sz="6" w:space="0" w:color="auto"/>
              <w:bottom w:val="single" w:sz="6" w:space="0" w:color="auto"/>
              <w:right w:val="single" w:sz="6" w:space="0" w:color="auto"/>
            </w:tcBorders>
            <w:vAlign w:val="center"/>
          </w:tcPr>
          <w:p w14:paraId="38026E7A"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505510CE"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26667</w:t>
            </w:r>
          </w:p>
        </w:tc>
        <w:tc>
          <w:tcPr>
            <w:tcW w:w="0" w:type="auto"/>
            <w:tcBorders>
              <w:top w:val="single" w:sz="6" w:space="0" w:color="auto"/>
              <w:left w:val="single" w:sz="6" w:space="0" w:color="auto"/>
              <w:bottom w:val="single" w:sz="6" w:space="0" w:color="auto"/>
              <w:right w:val="single" w:sz="6" w:space="0" w:color="auto"/>
            </w:tcBorders>
            <w:vAlign w:val="center"/>
          </w:tcPr>
          <w:p w14:paraId="6A729F3A"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934" w:type="dxa"/>
            <w:tcBorders>
              <w:top w:val="single" w:sz="6" w:space="0" w:color="auto"/>
              <w:left w:val="single" w:sz="6" w:space="0" w:color="auto"/>
              <w:bottom w:val="single" w:sz="6" w:space="0" w:color="auto"/>
              <w:right w:val="single" w:sz="6" w:space="0" w:color="auto"/>
            </w:tcBorders>
            <w:vAlign w:val="center"/>
          </w:tcPr>
          <w:p w14:paraId="4A535F98"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23172</w:t>
            </w:r>
          </w:p>
        </w:tc>
      </w:tr>
      <w:tr w:rsidR="00954F98" w:rsidRPr="008B7065" w14:paraId="37CF6D64" w14:textId="77777777" w:rsidTr="00A760AA">
        <w:trPr>
          <w:trHeight w:val="290"/>
          <w:jc w:val="center"/>
        </w:trPr>
        <w:tc>
          <w:tcPr>
            <w:tcW w:w="941" w:type="dxa"/>
            <w:tcBorders>
              <w:top w:val="single" w:sz="6" w:space="0" w:color="auto"/>
              <w:left w:val="single" w:sz="6" w:space="0" w:color="auto"/>
              <w:bottom w:val="single" w:sz="6" w:space="0" w:color="auto"/>
              <w:right w:val="single" w:sz="6" w:space="0" w:color="auto"/>
            </w:tcBorders>
          </w:tcPr>
          <w:p w14:paraId="08825C04" w14:textId="77777777" w:rsidR="00954F98" w:rsidRPr="008B7065" w:rsidRDefault="00954F98" w:rsidP="00A760AA">
            <w:pPr>
              <w:autoSpaceDE w:val="0"/>
              <w:autoSpaceDN w:val="0"/>
              <w:adjustRightInd w:val="0"/>
              <w:spacing w:line="360" w:lineRule="auto"/>
              <w:rPr>
                <w:rFonts w:ascii="Bodoni MT" w:hAnsi="Bodoni MT" w:cs="Bodoni MT"/>
                <w:color w:val="000000"/>
              </w:rPr>
            </w:pPr>
            <w:r w:rsidRPr="008B7065">
              <w:rPr>
                <w:rFonts w:ascii="Bodoni MT" w:hAnsi="Bodoni MT" w:cs="Bodoni MT"/>
                <w:color w:val="000000"/>
              </w:rPr>
              <w:t>Sage-femme</w:t>
            </w:r>
          </w:p>
        </w:tc>
        <w:tc>
          <w:tcPr>
            <w:tcW w:w="0" w:type="auto"/>
            <w:tcBorders>
              <w:top w:val="single" w:sz="6" w:space="0" w:color="auto"/>
              <w:left w:val="single" w:sz="6" w:space="0" w:color="auto"/>
              <w:bottom w:val="single" w:sz="6" w:space="0" w:color="auto"/>
              <w:right w:val="single" w:sz="6" w:space="0" w:color="auto"/>
            </w:tcBorders>
            <w:vAlign w:val="center"/>
          </w:tcPr>
          <w:p w14:paraId="0C10B915"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789913DF"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34639</w:t>
            </w:r>
          </w:p>
        </w:tc>
        <w:tc>
          <w:tcPr>
            <w:tcW w:w="0" w:type="auto"/>
            <w:tcBorders>
              <w:top w:val="single" w:sz="6" w:space="0" w:color="auto"/>
              <w:left w:val="single" w:sz="6" w:space="0" w:color="auto"/>
              <w:bottom w:val="single" w:sz="6" w:space="0" w:color="auto"/>
              <w:right w:val="single" w:sz="6" w:space="0" w:color="auto"/>
            </w:tcBorders>
            <w:vAlign w:val="center"/>
          </w:tcPr>
          <w:p w14:paraId="239C4986"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3DBD68BB"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28000</w:t>
            </w:r>
          </w:p>
        </w:tc>
        <w:tc>
          <w:tcPr>
            <w:tcW w:w="0" w:type="auto"/>
            <w:tcBorders>
              <w:top w:val="single" w:sz="6" w:space="0" w:color="auto"/>
              <w:left w:val="single" w:sz="6" w:space="0" w:color="auto"/>
              <w:bottom w:val="single" w:sz="6" w:space="0" w:color="auto"/>
              <w:right w:val="single" w:sz="6" w:space="0" w:color="auto"/>
            </w:tcBorders>
            <w:vAlign w:val="center"/>
          </w:tcPr>
          <w:p w14:paraId="2667999D"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6F7CE10B"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27769</w:t>
            </w:r>
          </w:p>
        </w:tc>
        <w:tc>
          <w:tcPr>
            <w:tcW w:w="0" w:type="auto"/>
            <w:tcBorders>
              <w:top w:val="single" w:sz="6" w:space="0" w:color="auto"/>
              <w:left w:val="single" w:sz="6" w:space="0" w:color="auto"/>
              <w:bottom w:val="single" w:sz="6" w:space="0" w:color="auto"/>
              <w:right w:val="single" w:sz="6" w:space="0" w:color="auto"/>
            </w:tcBorders>
            <w:vAlign w:val="center"/>
          </w:tcPr>
          <w:p w14:paraId="24D24800"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0" w:type="auto"/>
            <w:tcBorders>
              <w:top w:val="single" w:sz="6" w:space="0" w:color="auto"/>
              <w:left w:val="single" w:sz="6" w:space="0" w:color="auto"/>
              <w:bottom w:val="single" w:sz="6" w:space="0" w:color="auto"/>
              <w:right w:val="single" w:sz="6" w:space="0" w:color="auto"/>
            </w:tcBorders>
            <w:vAlign w:val="center"/>
          </w:tcPr>
          <w:p w14:paraId="3220FC25"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25455</w:t>
            </w:r>
          </w:p>
        </w:tc>
        <w:tc>
          <w:tcPr>
            <w:tcW w:w="0" w:type="auto"/>
            <w:tcBorders>
              <w:top w:val="single" w:sz="6" w:space="0" w:color="auto"/>
              <w:left w:val="single" w:sz="6" w:space="0" w:color="auto"/>
              <w:bottom w:val="single" w:sz="6" w:space="0" w:color="auto"/>
              <w:right w:val="single" w:sz="6" w:space="0" w:color="auto"/>
            </w:tcBorders>
            <w:vAlign w:val="center"/>
          </w:tcPr>
          <w:p w14:paraId="3675F09B"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3360000</w:t>
            </w:r>
          </w:p>
        </w:tc>
        <w:tc>
          <w:tcPr>
            <w:tcW w:w="934" w:type="dxa"/>
            <w:tcBorders>
              <w:top w:val="single" w:sz="6" w:space="0" w:color="auto"/>
              <w:left w:val="single" w:sz="6" w:space="0" w:color="auto"/>
              <w:bottom w:val="single" w:sz="6" w:space="0" w:color="auto"/>
              <w:right w:val="single" w:sz="6" w:space="0" w:color="auto"/>
            </w:tcBorders>
            <w:vAlign w:val="center"/>
          </w:tcPr>
          <w:p w14:paraId="659C49FD"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22105</w:t>
            </w:r>
          </w:p>
        </w:tc>
      </w:tr>
      <w:tr w:rsidR="00954F98" w:rsidRPr="008B7065" w14:paraId="24B74170" w14:textId="77777777" w:rsidTr="00A760AA">
        <w:trPr>
          <w:trHeight w:val="290"/>
          <w:jc w:val="center"/>
        </w:trPr>
        <w:tc>
          <w:tcPr>
            <w:tcW w:w="941" w:type="dxa"/>
            <w:tcBorders>
              <w:top w:val="single" w:sz="6" w:space="0" w:color="auto"/>
              <w:left w:val="single" w:sz="6" w:space="0" w:color="auto"/>
              <w:bottom w:val="single" w:sz="6" w:space="0" w:color="auto"/>
              <w:right w:val="single" w:sz="6" w:space="0" w:color="auto"/>
            </w:tcBorders>
          </w:tcPr>
          <w:p w14:paraId="2BA4602F" w14:textId="77777777" w:rsidR="00954F98" w:rsidRPr="008B7065" w:rsidRDefault="00954F98" w:rsidP="00A760AA">
            <w:pPr>
              <w:autoSpaceDE w:val="0"/>
              <w:autoSpaceDN w:val="0"/>
              <w:adjustRightInd w:val="0"/>
              <w:spacing w:line="360" w:lineRule="auto"/>
              <w:rPr>
                <w:rFonts w:ascii="Bodoni MT" w:hAnsi="Bodoni MT" w:cs="Bodoni MT"/>
                <w:color w:val="000000"/>
              </w:rPr>
            </w:pPr>
            <w:r w:rsidRPr="008B7065">
              <w:rPr>
                <w:rFonts w:ascii="Bodoni MT" w:hAnsi="Bodoni MT" w:cs="Bodoni MT"/>
                <w:color w:val="000000"/>
              </w:rPr>
              <w:t>Aide-soignant</w:t>
            </w:r>
          </w:p>
        </w:tc>
        <w:tc>
          <w:tcPr>
            <w:tcW w:w="0" w:type="auto"/>
            <w:tcBorders>
              <w:top w:val="single" w:sz="6" w:space="0" w:color="auto"/>
              <w:left w:val="single" w:sz="6" w:space="0" w:color="auto"/>
              <w:bottom w:val="single" w:sz="6" w:space="0" w:color="auto"/>
              <w:right w:val="single" w:sz="6" w:space="0" w:color="auto"/>
            </w:tcBorders>
            <w:vAlign w:val="center"/>
          </w:tcPr>
          <w:p w14:paraId="5C0AB028"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62238000</w:t>
            </w:r>
          </w:p>
        </w:tc>
        <w:tc>
          <w:tcPr>
            <w:tcW w:w="0" w:type="auto"/>
            <w:tcBorders>
              <w:top w:val="single" w:sz="6" w:space="0" w:color="auto"/>
              <w:left w:val="single" w:sz="6" w:space="0" w:color="auto"/>
              <w:bottom w:val="single" w:sz="6" w:space="0" w:color="auto"/>
              <w:right w:val="single" w:sz="6" w:space="0" w:color="auto"/>
            </w:tcBorders>
            <w:vAlign w:val="center"/>
          </w:tcPr>
          <w:p w14:paraId="2114DA81"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119688</w:t>
            </w:r>
          </w:p>
        </w:tc>
        <w:tc>
          <w:tcPr>
            <w:tcW w:w="0" w:type="auto"/>
            <w:tcBorders>
              <w:top w:val="single" w:sz="6" w:space="0" w:color="auto"/>
              <w:left w:val="single" w:sz="6" w:space="0" w:color="auto"/>
              <w:bottom w:val="single" w:sz="6" w:space="0" w:color="auto"/>
              <w:right w:val="single" w:sz="6" w:space="0" w:color="auto"/>
            </w:tcBorders>
            <w:vAlign w:val="center"/>
          </w:tcPr>
          <w:p w14:paraId="380F56E3"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106045000</w:t>
            </w:r>
          </w:p>
        </w:tc>
        <w:tc>
          <w:tcPr>
            <w:tcW w:w="0" w:type="auto"/>
            <w:tcBorders>
              <w:top w:val="single" w:sz="6" w:space="0" w:color="auto"/>
              <w:left w:val="single" w:sz="6" w:space="0" w:color="auto"/>
              <w:bottom w:val="single" w:sz="6" w:space="0" w:color="auto"/>
              <w:right w:val="single" w:sz="6" w:space="0" w:color="auto"/>
            </w:tcBorders>
            <w:vAlign w:val="center"/>
          </w:tcPr>
          <w:p w14:paraId="3F851C01"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137009</w:t>
            </w:r>
          </w:p>
        </w:tc>
        <w:tc>
          <w:tcPr>
            <w:tcW w:w="0" w:type="auto"/>
            <w:tcBorders>
              <w:top w:val="single" w:sz="6" w:space="0" w:color="auto"/>
              <w:left w:val="single" w:sz="6" w:space="0" w:color="auto"/>
              <w:bottom w:val="single" w:sz="6" w:space="0" w:color="auto"/>
              <w:right w:val="single" w:sz="6" w:space="0" w:color="auto"/>
            </w:tcBorders>
            <w:vAlign w:val="center"/>
          </w:tcPr>
          <w:p w14:paraId="70902E86"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1048640000</w:t>
            </w:r>
          </w:p>
        </w:tc>
        <w:tc>
          <w:tcPr>
            <w:tcW w:w="0" w:type="auto"/>
            <w:tcBorders>
              <w:top w:val="single" w:sz="6" w:space="0" w:color="auto"/>
              <w:left w:val="single" w:sz="6" w:space="0" w:color="auto"/>
              <w:bottom w:val="single" w:sz="6" w:space="0" w:color="auto"/>
              <w:right w:val="single" w:sz="6" w:space="0" w:color="auto"/>
            </w:tcBorders>
            <w:vAlign w:val="center"/>
          </w:tcPr>
          <w:p w14:paraId="6655B48D"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829620</w:t>
            </w:r>
          </w:p>
        </w:tc>
        <w:tc>
          <w:tcPr>
            <w:tcW w:w="0" w:type="auto"/>
            <w:tcBorders>
              <w:top w:val="single" w:sz="6" w:space="0" w:color="auto"/>
              <w:left w:val="single" w:sz="6" w:space="0" w:color="auto"/>
              <w:bottom w:val="single" w:sz="6" w:space="0" w:color="auto"/>
              <w:right w:val="single" w:sz="6" w:space="0" w:color="auto"/>
            </w:tcBorders>
            <w:vAlign w:val="center"/>
          </w:tcPr>
          <w:p w14:paraId="00FC7864"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149935000</w:t>
            </w:r>
          </w:p>
        </w:tc>
        <w:tc>
          <w:tcPr>
            <w:tcW w:w="0" w:type="auto"/>
            <w:tcBorders>
              <w:top w:val="single" w:sz="6" w:space="0" w:color="auto"/>
              <w:left w:val="single" w:sz="6" w:space="0" w:color="auto"/>
              <w:bottom w:val="single" w:sz="6" w:space="0" w:color="auto"/>
              <w:right w:val="single" w:sz="6" w:space="0" w:color="auto"/>
            </w:tcBorders>
            <w:vAlign w:val="center"/>
          </w:tcPr>
          <w:p w14:paraId="70A34EC5"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88719</w:t>
            </w:r>
          </w:p>
        </w:tc>
        <w:tc>
          <w:tcPr>
            <w:tcW w:w="0" w:type="auto"/>
            <w:tcBorders>
              <w:top w:val="single" w:sz="6" w:space="0" w:color="auto"/>
              <w:left w:val="single" w:sz="6" w:space="0" w:color="auto"/>
              <w:bottom w:val="single" w:sz="6" w:space="0" w:color="auto"/>
              <w:right w:val="single" w:sz="6" w:space="0" w:color="auto"/>
            </w:tcBorders>
            <w:vAlign w:val="center"/>
          </w:tcPr>
          <w:p w14:paraId="4411CF7B"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165275000</w:t>
            </w:r>
          </w:p>
        </w:tc>
        <w:tc>
          <w:tcPr>
            <w:tcW w:w="934" w:type="dxa"/>
            <w:tcBorders>
              <w:top w:val="single" w:sz="6" w:space="0" w:color="auto"/>
              <w:left w:val="single" w:sz="6" w:space="0" w:color="auto"/>
              <w:bottom w:val="single" w:sz="6" w:space="0" w:color="auto"/>
              <w:right w:val="single" w:sz="6" w:space="0" w:color="auto"/>
            </w:tcBorders>
            <w:vAlign w:val="center"/>
          </w:tcPr>
          <w:p w14:paraId="7A51870F" w14:textId="77777777" w:rsidR="00954F98" w:rsidRPr="00C058E6" w:rsidRDefault="00954F98" w:rsidP="00A760AA">
            <w:pPr>
              <w:autoSpaceDE w:val="0"/>
              <w:autoSpaceDN w:val="0"/>
              <w:adjustRightInd w:val="0"/>
              <w:spacing w:line="360" w:lineRule="auto"/>
              <w:jc w:val="center"/>
              <w:rPr>
                <w:rFonts w:ascii="Bodoni MT" w:hAnsi="Bodoni MT" w:cs="Bodoni MT"/>
                <w:color w:val="000000"/>
                <w:sz w:val="22"/>
                <w:szCs w:val="22"/>
              </w:rPr>
            </w:pPr>
            <w:r w:rsidRPr="00C058E6">
              <w:rPr>
                <w:rFonts w:ascii="Bodoni MT" w:hAnsi="Bodoni MT" w:cs="Bodoni MT"/>
                <w:color w:val="000000"/>
                <w:sz w:val="22"/>
                <w:szCs w:val="22"/>
              </w:rPr>
              <w:t>125972</w:t>
            </w:r>
          </w:p>
        </w:tc>
      </w:tr>
    </w:tbl>
    <w:p w14:paraId="25562A40" w14:textId="77777777" w:rsidR="00954F98" w:rsidRPr="008B7065" w:rsidRDefault="00954F98" w:rsidP="00954F98">
      <w:pPr>
        <w:spacing w:line="360" w:lineRule="auto"/>
        <w:jc w:val="both"/>
      </w:pPr>
      <w:r w:rsidRPr="008B7065">
        <w:t>Source : d’après données d’enquêtes aux près des institutions de formation.</w:t>
      </w:r>
    </w:p>
    <w:p w14:paraId="759F9471" w14:textId="77777777" w:rsidR="00954F98" w:rsidRDefault="00954F98" w:rsidP="00954F98">
      <w:pPr>
        <w:spacing w:line="360" w:lineRule="auto"/>
        <w:jc w:val="both"/>
        <w:sectPr w:rsidR="00954F98" w:rsidSect="00607E5A">
          <w:pgSz w:w="11906" w:h="16838" w:code="9"/>
          <w:pgMar w:top="1134" w:right="1418" w:bottom="1418" w:left="1418" w:header="709" w:footer="709" w:gutter="0"/>
          <w:cols w:space="708"/>
          <w:docGrid w:linePitch="360"/>
        </w:sectPr>
      </w:pPr>
    </w:p>
    <w:p w14:paraId="060E9FED" w14:textId="77777777" w:rsidR="00954F98" w:rsidRPr="008B7065" w:rsidRDefault="00954F98" w:rsidP="00954F98">
      <w:pPr>
        <w:spacing w:line="360" w:lineRule="auto"/>
        <w:jc w:val="both"/>
      </w:pPr>
      <w:r w:rsidRPr="008B7065">
        <w:lastRenderedPageBreak/>
        <w:t>A partir des coûts unitaires, nous représentons le graphique suivant qui montre l’évolution de ce coût sur la période 2012-2016 selon les différentes formations en santé.</w:t>
      </w:r>
    </w:p>
    <w:p w14:paraId="7A19F7B9" w14:textId="77777777" w:rsidR="00954F98" w:rsidRPr="008B7065" w:rsidRDefault="00954F98" w:rsidP="00954F98">
      <w:pPr>
        <w:spacing w:line="360" w:lineRule="auto"/>
        <w:jc w:val="both"/>
      </w:pPr>
    </w:p>
    <w:p w14:paraId="51416FFD" w14:textId="08B6389D" w:rsidR="00954F98" w:rsidRPr="008B7065" w:rsidRDefault="00954F98" w:rsidP="00774012">
      <w:pPr>
        <w:pStyle w:val="Style1graphiq"/>
      </w:pPr>
      <w:bookmarkStart w:id="41" w:name="_Toc1064423"/>
      <w:r w:rsidRPr="008B7065">
        <w:t xml:space="preserve">Graphique </w:t>
      </w:r>
      <w:r w:rsidRPr="008B7065">
        <w:fldChar w:fldCharType="begin"/>
      </w:r>
      <w:r w:rsidRPr="008B7065">
        <w:instrText xml:space="preserve"> SEQ Graphique \* ARABIC </w:instrText>
      </w:r>
      <w:r w:rsidRPr="008B7065">
        <w:fldChar w:fldCharType="separate"/>
      </w:r>
      <w:r>
        <w:t>14</w:t>
      </w:r>
      <w:r w:rsidRPr="008B7065">
        <w:fldChar w:fldCharType="end"/>
      </w:r>
      <w:r w:rsidRPr="008B7065">
        <w:t xml:space="preserve"> : </w:t>
      </w:r>
      <w:r>
        <w:t>Coût public de formation par type de formation</w:t>
      </w:r>
      <w:bookmarkEnd w:id="41"/>
    </w:p>
    <w:p w14:paraId="56721972" w14:textId="77777777" w:rsidR="00954F98" w:rsidRPr="008B7065" w:rsidRDefault="00954F98" w:rsidP="00954F98">
      <w:pPr>
        <w:spacing w:line="360" w:lineRule="auto"/>
        <w:jc w:val="both"/>
      </w:pPr>
      <w:r w:rsidRPr="008B7065">
        <w:rPr>
          <w:noProof/>
        </w:rPr>
        <w:drawing>
          <wp:inline distT="0" distB="0" distL="0" distR="0" wp14:anchorId="32FEC8CB" wp14:editId="7369D1B5">
            <wp:extent cx="4572000" cy="2743200"/>
            <wp:effectExtent l="0" t="0" r="0" b="0"/>
            <wp:docPr id="20" name="Graphique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24710C3" w14:textId="77777777" w:rsidR="00954F98" w:rsidRPr="008B7065" w:rsidRDefault="00954F98" w:rsidP="00954F98">
      <w:pPr>
        <w:spacing w:line="360" w:lineRule="auto"/>
        <w:jc w:val="both"/>
      </w:pPr>
      <w:r w:rsidRPr="008B7065">
        <w:t>Source : d’après données d’enquêtes aux près des institutions de formation.</w:t>
      </w:r>
    </w:p>
    <w:p w14:paraId="2B5B0DB0" w14:textId="77777777" w:rsidR="00954F98" w:rsidRPr="008B7065" w:rsidRDefault="00954F98" w:rsidP="00954F98">
      <w:pPr>
        <w:spacing w:line="360" w:lineRule="auto"/>
        <w:jc w:val="both"/>
      </w:pPr>
    </w:p>
    <w:p w14:paraId="5F28F4B9" w14:textId="77777777" w:rsidR="00954F98" w:rsidRDefault="00954F98" w:rsidP="00954F98">
      <w:pPr>
        <w:spacing w:line="360" w:lineRule="auto"/>
        <w:jc w:val="both"/>
      </w:pPr>
      <w:r w:rsidRPr="008B7065">
        <w:t xml:space="preserve">On peut constater que le coût unitaire de formation en santé est le plus élevé pour la formation des médecins. </w:t>
      </w:r>
      <w:r>
        <w:t xml:space="preserve">La diminution de ce coût vers les dernières années reste un constat que la disponibilité de la structure de ces coûts aurait permis de comprendre. Cependant, il faut noter que les données sur la médecine ne concernant que la Faculté de Médecine de Parakou, des efforts importants ont été faits par le gouvernement ces dernières années pour doter l’institution de personnel enseignant propre, réduisant ainsi le paiement des frais de mission qui accroissent considérablement les dépenses de personnel des institutions de formation. </w:t>
      </w:r>
    </w:p>
    <w:p w14:paraId="41414A9A" w14:textId="77777777" w:rsidR="00954F98" w:rsidRDefault="00954F98" w:rsidP="00954F98">
      <w:pPr>
        <w:spacing w:line="360" w:lineRule="auto"/>
        <w:jc w:val="both"/>
      </w:pPr>
    </w:p>
    <w:p w14:paraId="00D7D748" w14:textId="1B8C60B7" w:rsidR="00954F98" w:rsidRDefault="00954F98" w:rsidP="00954F98">
      <w:pPr>
        <w:pStyle w:val="Heading5"/>
        <w:numPr>
          <w:ilvl w:val="4"/>
          <w:numId w:val="1"/>
        </w:numPr>
        <w:ind w:left="0" w:firstLine="0"/>
      </w:pPr>
      <w:r w:rsidRPr="008B7065">
        <w:t>Le financement privé</w:t>
      </w:r>
      <w:r>
        <w:t xml:space="preserve"> et les autres formes de financement</w:t>
      </w:r>
    </w:p>
    <w:p w14:paraId="7366FC95" w14:textId="77777777" w:rsidR="00774012" w:rsidRPr="00774012" w:rsidRDefault="00774012" w:rsidP="00774012"/>
    <w:p w14:paraId="736A96C2" w14:textId="77777777" w:rsidR="00954F98" w:rsidRDefault="00954F98" w:rsidP="00954F98">
      <w:pPr>
        <w:spacing w:line="360" w:lineRule="auto"/>
        <w:jc w:val="both"/>
      </w:pPr>
      <w:r w:rsidRPr="00665617">
        <w:t xml:space="preserve">Les données </w:t>
      </w:r>
      <w:r>
        <w:t xml:space="preserve">disponibles et celles collectées ne permettent pas de faire une analyse pertinente du financement privé de la formation des RHS au Bénin. En effet, il n’a pas été possible pour les étudiants en formation de procéder à une énumération des éléments de la contribution des parents ou des apprenants à la formation. En principe, et selon la théorie des coûts de l’éducation, le financement privé regroupe les dépenses effectuées par les apprenants eux-mêmes et leurs parents. Ces dépenses concernent généralement les dépenses d’alimentation, d’habillement, de logement, et les dépenses engagées dans la documentation. Mais la difficulté ici est que même en absence de formation, les étudiants doivent se nourrir, se loger, se déplacer, </w:t>
      </w:r>
      <w:r>
        <w:lastRenderedPageBreak/>
        <w:t xml:space="preserve">si bien qu’il devient difficile de pouvoir séparer la part de ces dépenses qui incombe à la formation, de celle qui ne lui incombe pas. </w:t>
      </w:r>
    </w:p>
    <w:p w14:paraId="5B2673C2" w14:textId="77777777" w:rsidR="00954F98" w:rsidRDefault="00954F98" w:rsidP="00954F98">
      <w:pPr>
        <w:spacing w:line="360" w:lineRule="auto"/>
        <w:jc w:val="both"/>
      </w:pPr>
      <w:r>
        <w:t>De plus, la plupart des institutions de formation étant du secteur public, les aides apportées par les organismes internationaux à travers les bourses étrangères et les autres appuis sont généralement gérés par l’Etat, et donc intégrées dans les coûts publics de la formation.</w:t>
      </w:r>
    </w:p>
    <w:p w14:paraId="6D33B26A" w14:textId="77777777" w:rsidR="00954F98" w:rsidRPr="00665617" w:rsidRDefault="00954F98" w:rsidP="00954F98">
      <w:pPr>
        <w:spacing w:line="360" w:lineRule="auto"/>
        <w:jc w:val="both"/>
      </w:pPr>
    </w:p>
    <w:p w14:paraId="73507DA6" w14:textId="77777777" w:rsidR="00954F98" w:rsidRPr="008B7065" w:rsidRDefault="00954F98" w:rsidP="00954F98">
      <w:pPr>
        <w:pStyle w:val="Heading4"/>
        <w:ind w:left="0" w:firstLine="0"/>
      </w:pPr>
      <w:r w:rsidRPr="008B7065">
        <w:t>La progression et le succès des étudiants</w:t>
      </w:r>
    </w:p>
    <w:p w14:paraId="71F12DEE" w14:textId="77777777" w:rsidR="00954F98" w:rsidRPr="008B7065" w:rsidRDefault="00954F98" w:rsidP="00954F98">
      <w:pPr>
        <w:pStyle w:val="ListParagraph"/>
        <w:spacing w:line="360" w:lineRule="auto"/>
        <w:ind w:left="0"/>
        <w:jc w:val="both"/>
        <w:rPr>
          <w:b/>
        </w:rPr>
      </w:pPr>
    </w:p>
    <w:p w14:paraId="4C7C0191"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Le taux d’attrition des étudiants en 1</w:t>
      </w:r>
      <w:r w:rsidRPr="008B7065">
        <w:rPr>
          <w:b/>
          <w:vertAlign w:val="superscript"/>
        </w:rPr>
        <w:t>ère</w:t>
      </w:r>
      <w:r w:rsidRPr="008B7065">
        <w:rPr>
          <w:b/>
        </w:rPr>
        <w:t xml:space="preserve"> année</w:t>
      </w:r>
    </w:p>
    <w:p w14:paraId="4C54E620" w14:textId="77777777" w:rsidR="00954F98" w:rsidRPr="008B7065" w:rsidRDefault="00954F98" w:rsidP="00954F98">
      <w:pPr>
        <w:spacing w:line="360" w:lineRule="auto"/>
        <w:jc w:val="both"/>
      </w:pPr>
      <w:r w:rsidRPr="008B7065">
        <w:t>Le taux d’attrition des étudiants en 1</w:t>
      </w:r>
      <w:r w:rsidRPr="008B7065">
        <w:rPr>
          <w:vertAlign w:val="superscript"/>
        </w:rPr>
        <w:t>ère</w:t>
      </w:r>
      <w:r w:rsidRPr="008B7065">
        <w:t xml:space="preserve"> année correspond au rapport entre le nombre d’admission non occupées en 1</w:t>
      </w:r>
      <w:r w:rsidRPr="008B7065">
        <w:rPr>
          <w:vertAlign w:val="superscript"/>
        </w:rPr>
        <w:t>ère</w:t>
      </w:r>
      <w:r w:rsidRPr="008B7065">
        <w:t xml:space="preserve"> année et le nombre total d’inscrits en 1</w:t>
      </w:r>
      <w:r w:rsidRPr="008B7065">
        <w:rPr>
          <w:vertAlign w:val="superscript"/>
        </w:rPr>
        <w:t>ère</w:t>
      </w:r>
      <w:r w:rsidRPr="008B7065">
        <w:t xml:space="preserve"> année. Il renseigne sur la propension des étudiants admis en formation à s’inscrire effectivement dans la f</w:t>
      </w:r>
      <w:r>
        <w:t>ilière</w:t>
      </w:r>
      <w:r w:rsidRPr="008B7065">
        <w:t xml:space="preserve"> et suivre leur formation. Le tableau suivant présente l’évolution de ce taux dans les différentes formations en santé.</w:t>
      </w:r>
    </w:p>
    <w:p w14:paraId="700D3A48" w14:textId="77777777" w:rsidR="00954F98" w:rsidRPr="008B7065" w:rsidRDefault="00954F98" w:rsidP="00774012">
      <w:pPr>
        <w:pStyle w:val="Style1tableau"/>
      </w:pPr>
      <w:bookmarkStart w:id="42" w:name="_Toc1064292"/>
      <w:r w:rsidRPr="008B7065">
        <w:t>Tableau 9 : Taux d’attrition des étudiants en 1ère année sur la période de 20</w:t>
      </w:r>
      <w:r>
        <w:t>12</w:t>
      </w:r>
      <w:r w:rsidRPr="008B7065">
        <w:t xml:space="preserve"> à 20</w:t>
      </w:r>
      <w:r>
        <w:t>16</w:t>
      </w:r>
      <w:r w:rsidRPr="008B7065">
        <w:t xml:space="preserve"> par filière de formation</w:t>
      </w:r>
      <w:bookmarkEnd w:id="42"/>
    </w:p>
    <w:tbl>
      <w:tblPr>
        <w:tblW w:w="9357" w:type="dxa"/>
        <w:tblInd w:w="-284" w:type="dxa"/>
        <w:tblLook w:val="04A0" w:firstRow="1" w:lastRow="0" w:firstColumn="1" w:lastColumn="0" w:noHBand="0" w:noVBand="1"/>
      </w:tblPr>
      <w:tblGrid>
        <w:gridCol w:w="1751"/>
        <w:gridCol w:w="1435"/>
        <w:gridCol w:w="1533"/>
        <w:gridCol w:w="1572"/>
        <w:gridCol w:w="1494"/>
        <w:gridCol w:w="1572"/>
      </w:tblGrid>
      <w:tr w:rsidR="00954F98" w:rsidRPr="008B7065" w14:paraId="62D1F65C" w14:textId="77777777" w:rsidTr="00A760AA">
        <w:trPr>
          <w:trHeight w:val="469"/>
        </w:trPr>
        <w:tc>
          <w:tcPr>
            <w:tcW w:w="1751" w:type="dxa"/>
            <w:tcBorders>
              <w:top w:val="single" w:sz="4" w:space="0" w:color="auto"/>
              <w:bottom w:val="single" w:sz="4" w:space="0" w:color="auto"/>
            </w:tcBorders>
            <w:noWrap/>
            <w:hideMark/>
          </w:tcPr>
          <w:p w14:paraId="4681C222" w14:textId="77777777" w:rsidR="00954F98" w:rsidRPr="008B7065" w:rsidRDefault="00954F98" w:rsidP="00A760AA">
            <w:pPr>
              <w:spacing w:line="276" w:lineRule="auto"/>
              <w:rPr>
                <w:rFonts w:ascii="Bodoni MT" w:hAnsi="Bodoni MT"/>
              </w:rPr>
            </w:pPr>
            <w:r w:rsidRPr="008B7065">
              <w:rPr>
                <w:rFonts w:ascii="Bodoni MT" w:hAnsi="Bodoni MT"/>
              </w:rPr>
              <w:t>Filières/Années</w:t>
            </w:r>
          </w:p>
        </w:tc>
        <w:tc>
          <w:tcPr>
            <w:tcW w:w="1435" w:type="dxa"/>
            <w:tcBorders>
              <w:top w:val="single" w:sz="4" w:space="0" w:color="auto"/>
              <w:bottom w:val="single" w:sz="4" w:space="0" w:color="auto"/>
            </w:tcBorders>
            <w:noWrap/>
            <w:vAlign w:val="center"/>
            <w:hideMark/>
          </w:tcPr>
          <w:p w14:paraId="7B01746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2012</w:t>
            </w:r>
          </w:p>
        </w:tc>
        <w:tc>
          <w:tcPr>
            <w:tcW w:w="1533" w:type="dxa"/>
            <w:tcBorders>
              <w:top w:val="single" w:sz="4" w:space="0" w:color="auto"/>
              <w:bottom w:val="single" w:sz="4" w:space="0" w:color="auto"/>
            </w:tcBorders>
            <w:noWrap/>
            <w:vAlign w:val="center"/>
            <w:hideMark/>
          </w:tcPr>
          <w:p w14:paraId="01DC9740"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2013</w:t>
            </w:r>
          </w:p>
        </w:tc>
        <w:tc>
          <w:tcPr>
            <w:tcW w:w="1572" w:type="dxa"/>
            <w:tcBorders>
              <w:top w:val="single" w:sz="4" w:space="0" w:color="auto"/>
              <w:bottom w:val="single" w:sz="4" w:space="0" w:color="auto"/>
            </w:tcBorders>
            <w:noWrap/>
            <w:vAlign w:val="center"/>
            <w:hideMark/>
          </w:tcPr>
          <w:p w14:paraId="06A32C5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2014</w:t>
            </w:r>
          </w:p>
        </w:tc>
        <w:tc>
          <w:tcPr>
            <w:tcW w:w="1494" w:type="dxa"/>
            <w:tcBorders>
              <w:top w:val="single" w:sz="4" w:space="0" w:color="auto"/>
              <w:bottom w:val="single" w:sz="4" w:space="0" w:color="auto"/>
            </w:tcBorders>
            <w:noWrap/>
            <w:vAlign w:val="center"/>
            <w:hideMark/>
          </w:tcPr>
          <w:p w14:paraId="3CE816DD"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2015</w:t>
            </w:r>
          </w:p>
        </w:tc>
        <w:tc>
          <w:tcPr>
            <w:tcW w:w="1572" w:type="dxa"/>
            <w:tcBorders>
              <w:top w:val="single" w:sz="4" w:space="0" w:color="auto"/>
              <w:bottom w:val="single" w:sz="4" w:space="0" w:color="auto"/>
            </w:tcBorders>
            <w:noWrap/>
            <w:vAlign w:val="center"/>
            <w:hideMark/>
          </w:tcPr>
          <w:p w14:paraId="2EC1FB4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2016</w:t>
            </w:r>
          </w:p>
        </w:tc>
      </w:tr>
      <w:tr w:rsidR="00954F98" w:rsidRPr="008B7065" w14:paraId="70AA0107" w14:textId="77777777" w:rsidTr="00A760AA">
        <w:trPr>
          <w:trHeight w:val="587"/>
        </w:trPr>
        <w:tc>
          <w:tcPr>
            <w:tcW w:w="1751" w:type="dxa"/>
            <w:tcBorders>
              <w:top w:val="single" w:sz="4" w:space="0" w:color="auto"/>
            </w:tcBorders>
            <w:noWrap/>
            <w:hideMark/>
          </w:tcPr>
          <w:p w14:paraId="2BE51545" w14:textId="77777777" w:rsidR="00954F98" w:rsidRPr="008B7065" w:rsidRDefault="00954F98" w:rsidP="00A760AA">
            <w:pPr>
              <w:spacing w:line="276" w:lineRule="auto"/>
              <w:rPr>
                <w:rFonts w:ascii="Bodoni MT" w:hAnsi="Bodoni MT"/>
                <w:b/>
                <w:i/>
                <w:color w:val="000000"/>
                <w:sz w:val="26"/>
                <w:szCs w:val="26"/>
              </w:rPr>
            </w:pPr>
            <w:r w:rsidRPr="008B7065">
              <w:rPr>
                <w:rFonts w:ascii="Bodoni MT" w:hAnsi="Bodoni MT"/>
                <w:b/>
                <w:i/>
                <w:color w:val="000000"/>
                <w:sz w:val="26"/>
                <w:szCs w:val="26"/>
              </w:rPr>
              <w:t>Médecine</w:t>
            </w:r>
          </w:p>
        </w:tc>
        <w:tc>
          <w:tcPr>
            <w:tcW w:w="1435" w:type="dxa"/>
            <w:tcBorders>
              <w:top w:val="single" w:sz="4" w:space="0" w:color="auto"/>
            </w:tcBorders>
            <w:noWrap/>
            <w:vAlign w:val="center"/>
            <w:hideMark/>
          </w:tcPr>
          <w:p w14:paraId="0E6DB67C"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w:t>
            </w:r>
          </w:p>
        </w:tc>
        <w:tc>
          <w:tcPr>
            <w:tcW w:w="1533" w:type="dxa"/>
            <w:tcBorders>
              <w:top w:val="single" w:sz="4" w:space="0" w:color="auto"/>
            </w:tcBorders>
            <w:noWrap/>
            <w:vAlign w:val="center"/>
            <w:hideMark/>
          </w:tcPr>
          <w:p w14:paraId="21FE724A"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w:t>
            </w:r>
          </w:p>
        </w:tc>
        <w:tc>
          <w:tcPr>
            <w:tcW w:w="1572" w:type="dxa"/>
            <w:tcBorders>
              <w:top w:val="single" w:sz="4" w:space="0" w:color="auto"/>
            </w:tcBorders>
            <w:noWrap/>
            <w:vAlign w:val="center"/>
            <w:hideMark/>
          </w:tcPr>
          <w:p w14:paraId="3973400C"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w:t>
            </w:r>
          </w:p>
        </w:tc>
        <w:tc>
          <w:tcPr>
            <w:tcW w:w="1494" w:type="dxa"/>
            <w:tcBorders>
              <w:top w:val="single" w:sz="4" w:space="0" w:color="auto"/>
            </w:tcBorders>
            <w:noWrap/>
            <w:vAlign w:val="center"/>
            <w:hideMark/>
          </w:tcPr>
          <w:p w14:paraId="156CEAEC"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w:t>
            </w:r>
          </w:p>
        </w:tc>
        <w:tc>
          <w:tcPr>
            <w:tcW w:w="1572" w:type="dxa"/>
            <w:tcBorders>
              <w:top w:val="single" w:sz="4" w:space="0" w:color="auto"/>
            </w:tcBorders>
            <w:noWrap/>
            <w:vAlign w:val="center"/>
            <w:hideMark/>
          </w:tcPr>
          <w:p w14:paraId="0E7D1C0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w:t>
            </w:r>
          </w:p>
        </w:tc>
      </w:tr>
      <w:tr w:rsidR="00954F98" w:rsidRPr="008B7065" w14:paraId="4DE79883" w14:textId="77777777" w:rsidTr="00A760AA">
        <w:trPr>
          <w:trHeight w:val="567"/>
        </w:trPr>
        <w:tc>
          <w:tcPr>
            <w:tcW w:w="1751" w:type="dxa"/>
            <w:noWrap/>
            <w:hideMark/>
          </w:tcPr>
          <w:p w14:paraId="44F64F5F" w14:textId="77777777" w:rsidR="00954F98" w:rsidRPr="008B7065" w:rsidRDefault="00954F98" w:rsidP="00A760AA">
            <w:pPr>
              <w:spacing w:line="276" w:lineRule="auto"/>
              <w:rPr>
                <w:rFonts w:ascii="Bodoni MT" w:hAnsi="Bodoni MT"/>
                <w:b/>
                <w:i/>
                <w:color w:val="000000"/>
                <w:sz w:val="26"/>
                <w:szCs w:val="26"/>
              </w:rPr>
            </w:pPr>
            <w:r w:rsidRPr="008B7065">
              <w:rPr>
                <w:rFonts w:ascii="Bodoni MT" w:hAnsi="Bodoni MT"/>
                <w:b/>
                <w:i/>
                <w:color w:val="000000"/>
                <w:sz w:val="26"/>
                <w:szCs w:val="26"/>
              </w:rPr>
              <w:t>Infirmerie</w:t>
            </w:r>
          </w:p>
        </w:tc>
        <w:tc>
          <w:tcPr>
            <w:tcW w:w="1435" w:type="dxa"/>
            <w:noWrap/>
            <w:vAlign w:val="center"/>
            <w:hideMark/>
          </w:tcPr>
          <w:p w14:paraId="384FC3A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533" w:type="dxa"/>
            <w:noWrap/>
            <w:vAlign w:val="center"/>
            <w:hideMark/>
          </w:tcPr>
          <w:p w14:paraId="6711DD32"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572" w:type="dxa"/>
            <w:noWrap/>
            <w:vAlign w:val="center"/>
            <w:hideMark/>
          </w:tcPr>
          <w:p w14:paraId="335FA6D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494" w:type="dxa"/>
            <w:noWrap/>
            <w:vAlign w:val="center"/>
            <w:hideMark/>
          </w:tcPr>
          <w:p w14:paraId="7790AAF2"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572" w:type="dxa"/>
            <w:noWrap/>
            <w:vAlign w:val="center"/>
            <w:hideMark/>
          </w:tcPr>
          <w:p w14:paraId="03FAF722"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r>
      <w:tr w:rsidR="00954F98" w:rsidRPr="008B7065" w14:paraId="40FD12A6" w14:textId="77777777" w:rsidTr="00A760AA">
        <w:trPr>
          <w:trHeight w:val="548"/>
        </w:trPr>
        <w:tc>
          <w:tcPr>
            <w:tcW w:w="1751" w:type="dxa"/>
            <w:noWrap/>
            <w:hideMark/>
          </w:tcPr>
          <w:p w14:paraId="48D2A62B" w14:textId="77777777" w:rsidR="00954F98" w:rsidRPr="008B7065" w:rsidRDefault="00954F98" w:rsidP="00A760AA">
            <w:pPr>
              <w:spacing w:line="276" w:lineRule="auto"/>
              <w:rPr>
                <w:rFonts w:ascii="Bodoni MT" w:hAnsi="Bodoni MT"/>
                <w:b/>
                <w:i/>
                <w:color w:val="000000"/>
                <w:sz w:val="26"/>
                <w:szCs w:val="26"/>
              </w:rPr>
            </w:pPr>
            <w:r w:rsidRPr="008B7065">
              <w:rPr>
                <w:rFonts w:ascii="Bodoni MT" w:hAnsi="Bodoni MT"/>
                <w:b/>
                <w:i/>
                <w:color w:val="000000"/>
                <w:sz w:val="26"/>
                <w:szCs w:val="26"/>
              </w:rPr>
              <w:t>Sage-femme</w:t>
            </w:r>
          </w:p>
        </w:tc>
        <w:tc>
          <w:tcPr>
            <w:tcW w:w="1435" w:type="dxa"/>
            <w:noWrap/>
            <w:vAlign w:val="center"/>
            <w:hideMark/>
          </w:tcPr>
          <w:p w14:paraId="543D8B8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533" w:type="dxa"/>
            <w:noWrap/>
            <w:vAlign w:val="center"/>
            <w:hideMark/>
          </w:tcPr>
          <w:p w14:paraId="581E6D9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572" w:type="dxa"/>
            <w:noWrap/>
            <w:vAlign w:val="center"/>
            <w:hideMark/>
          </w:tcPr>
          <w:p w14:paraId="225F38DC"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494" w:type="dxa"/>
            <w:noWrap/>
            <w:vAlign w:val="center"/>
            <w:hideMark/>
          </w:tcPr>
          <w:p w14:paraId="3A152531"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c>
          <w:tcPr>
            <w:tcW w:w="1572" w:type="dxa"/>
            <w:noWrap/>
            <w:vAlign w:val="center"/>
            <w:hideMark/>
          </w:tcPr>
          <w:p w14:paraId="5840976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0%</w:t>
            </w:r>
          </w:p>
        </w:tc>
      </w:tr>
      <w:tr w:rsidR="00954F98" w:rsidRPr="008B7065" w14:paraId="1880C7E5" w14:textId="77777777" w:rsidTr="00A760AA">
        <w:trPr>
          <w:trHeight w:val="554"/>
        </w:trPr>
        <w:tc>
          <w:tcPr>
            <w:tcW w:w="1751" w:type="dxa"/>
            <w:tcBorders>
              <w:bottom w:val="single" w:sz="4" w:space="0" w:color="auto"/>
            </w:tcBorders>
            <w:noWrap/>
            <w:hideMark/>
          </w:tcPr>
          <w:p w14:paraId="47C1480A" w14:textId="77777777" w:rsidR="00954F98" w:rsidRPr="008B7065" w:rsidRDefault="00954F98" w:rsidP="00A760AA">
            <w:pPr>
              <w:spacing w:line="276" w:lineRule="auto"/>
              <w:rPr>
                <w:rFonts w:ascii="Bodoni MT" w:hAnsi="Bodoni MT"/>
                <w:b/>
                <w:i/>
                <w:color w:val="000000"/>
                <w:sz w:val="26"/>
                <w:szCs w:val="26"/>
              </w:rPr>
            </w:pPr>
            <w:r w:rsidRPr="008B7065">
              <w:rPr>
                <w:rFonts w:ascii="Bodoni MT" w:hAnsi="Bodoni MT"/>
                <w:b/>
                <w:i/>
                <w:color w:val="000000"/>
                <w:sz w:val="26"/>
                <w:szCs w:val="26"/>
              </w:rPr>
              <w:t>Aide-soignant</w:t>
            </w:r>
          </w:p>
        </w:tc>
        <w:tc>
          <w:tcPr>
            <w:tcW w:w="1435" w:type="dxa"/>
            <w:tcBorders>
              <w:bottom w:val="single" w:sz="4" w:space="0" w:color="auto"/>
            </w:tcBorders>
            <w:noWrap/>
            <w:vAlign w:val="center"/>
            <w:hideMark/>
          </w:tcPr>
          <w:p w14:paraId="5CF58A6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w:t>
            </w:r>
          </w:p>
        </w:tc>
        <w:tc>
          <w:tcPr>
            <w:tcW w:w="1533" w:type="dxa"/>
            <w:tcBorders>
              <w:bottom w:val="single" w:sz="4" w:space="0" w:color="auto"/>
            </w:tcBorders>
            <w:noWrap/>
            <w:vAlign w:val="center"/>
            <w:hideMark/>
          </w:tcPr>
          <w:p w14:paraId="52CAE13D"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3%</w:t>
            </w:r>
          </w:p>
        </w:tc>
        <w:tc>
          <w:tcPr>
            <w:tcW w:w="1572" w:type="dxa"/>
            <w:tcBorders>
              <w:bottom w:val="single" w:sz="4" w:space="0" w:color="auto"/>
            </w:tcBorders>
            <w:noWrap/>
            <w:vAlign w:val="center"/>
            <w:hideMark/>
          </w:tcPr>
          <w:p w14:paraId="4C2FC2D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4%</w:t>
            </w:r>
          </w:p>
        </w:tc>
        <w:tc>
          <w:tcPr>
            <w:tcW w:w="1494" w:type="dxa"/>
            <w:tcBorders>
              <w:bottom w:val="single" w:sz="4" w:space="0" w:color="auto"/>
            </w:tcBorders>
            <w:noWrap/>
            <w:vAlign w:val="center"/>
            <w:hideMark/>
          </w:tcPr>
          <w:p w14:paraId="5F539317"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4%</w:t>
            </w:r>
          </w:p>
        </w:tc>
        <w:tc>
          <w:tcPr>
            <w:tcW w:w="1572" w:type="dxa"/>
            <w:tcBorders>
              <w:bottom w:val="single" w:sz="4" w:space="0" w:color="auto"/>
            </w:tcBorders>
            <w:noWrap/>
            <w:vAlign w:val="center"/>
            <w:hideMark/>
          </w:tcPr>
          <w:p w14:paraId="243ECE65"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6%</w:t>
            </w:r>
          </w:p>
        </w:tc>
      </w:tr>
    </w:tbl>
    <w:p w14:paraId="1F814F72" w14:textId="77777777" w:rsidR="00954F98" w:rsidRPr="008B7065" w:rsidRDefault="00954F98" w:rsidP="00954F98">
      <w:pPr>
        <w:spacing w:line="360" w:lineRule="auto"/>
        <w:jc w:val="both"/>
      </w:pPr>
      <w:r w:rsidRPr="008B7065">
        <w:t>Source : d’après données d’enquêtes aux près des institutions de formation.</w:t>
      </w:r>
    </w:p>
    <w:p w14:paraId="3ED1852E" w14:textId="77777777" w:rsidR="00954F98" w:rsidRPr="008B7065" w:rsidRDefault="00954F98" w:rsidP="00954F98">
      <w:pPr>
        <w:spacing w:line="360" w:lineRule="auto"/>
        <w:jc w:val="both"/>
        <w:rPr>
          <w:sz w:val="14"/>
        </w:rPr>
      </w:pPr>
    </w:p>
    <w:p w14:paraId="06EF1B78" w14:textId="77777777" w:rsidR="00954F98" w:rsidRPr="008B7065" w:rsidRDefault="00954F98" w:rsidP="00954F98">
      <w:pPr>
        <w:spacing w:line="360" w:lineRule="auto"/>
        <w:jc w:val="both"/>
      </w:pPr>
      <w:r w:rsidRPr="008B7065">
        <w:t>On peut remarquer que ce taux est en général faible dans l’ensemble des formations, et nul en particulier dans les formations d’infirmiers et de sage-femme. Les plus forts taux s’observent dans la formation des aides-soignants, où il a atteint 10%  en 2012, et 6% en 2016. Ce faible taux d’attrition en général montre que les candidats à la formation s’inscrivent en général lorsqu’ils sont sélectionnés. Cela dénote aussi de la volonté effective des candidats à faire une formation dans le domaine de la santé.</w:t>
      </w:r>
      <w:r>
        <w:t xml:space="preserve"> Il est aussi à noter que les conditions d’admission sont taillées sur mesure par rapport au nombre de place disponibles en première année (par exemple 50 pour l’infirmerie et 50 pour sage-femme). Le choix de la formation en santé n’étant pas souvent opportuniste, et l’offre de formation n’étant pas libéralisée suffisamment, les admis n’ont pas d’autre choix que s’inscrire à temps pour éviter leur remplacement.</w:t>
      </w:r>
    </w:p>
    <w:p w14:paraId="1DFD7156" w14:textId="77777777" w:rsidR="00954F98" w:rsidRPr="008B7065" w:rsidRDefault="00954F98" w:rsidP="00954F98">
      <w:pPr>
        <w:pStyle w:val="ListParagraph"/>
        <w:numPr>
          <w:ilvl w:val="0"/>
          <w:numId w:val="15"/>
        </w:numPr>
        <w:spacing w:after="160" w:line="360" w:lineRule="auto"/>
        <w:ind w:left="0" w:firstLine="0"/>
        <w:jc w:val="both"/>
        <w:rPr>
          <w:b/>
          <w:i/>
        </w:rPr>
      </w:pPr>
      <w:r w:rsidRPr="008B7065">
        <w:rPr>
          <w:b/>
        </w:rPr>
        <w:lastRenderedPageBreak/>
        <w:t xml:space="preserve">Le taux de succès à l'examen final </w:t>
      </w:r>
    </w:p>
    <w:p w14:paraId="1EF1A033" w14:textId="77777777" w:rsidR="00954F98" w:rsidRPr="008B7065" w:rsidRDefault="00954F98" w:rsidP="00954F98">
      <w:pPr>
        <w:spacing w:line="360" w:lineRule="auto"/>
        <w:jc w:val="both"/>
      </w:pPr>
      <w:r w:rsidRPr="008B7065">
        <w:t>Le taux de succès à l’examen final est un indicateur de l’efficacité interne de la formation. Il renseigne sur la capacité des étudiants à finir avec succès leur formation. Le tableau suivant présente l’évolution de ce taux selon les formations sur la période d’étude.</w:t>
      </w:r>
    </w:p>
    <w:p w14:paraId="369B8198" w14:textId="77777777" w:rsidR="00954F98" w:rsidRPr="008B7065" w:rsidRDefault="00954F98" w:rsidP="00954F98">
      <w:pPr>
        <w:spacing w:line="360" w:lineRule="auto"/>
        <w:jc w:val="both"/>
      </w:pPr>
    </w:p>
    <w:p w14:paraId="06C77F7C" w14:textId="77777777" w:rsidR="00954F98" w:rsidRPr="008B7065" w:rsidRDefault="00954F98" w:rsidP="00954F98">
      <w:pPr>
        <w:spacing w:line="360" w:lineRule="auto"/>
        <w:jc w:val="both"/>
      </w:pPr>
    </w:p>
    <w:p w14:paraId="2E7274AA" w14:textId="77777777" w:rsidR="00954F98" w:rsidRPr="008B7065" w:rsidRDefault="00954F98" w:rsidP="00774012">
      <w:pPr>
        <w:pStyle w:val="Style1tableau"/>
      </w:pPr>
      <w:bookmarkStart w:id="43" w:name="_Toc1064293"/>
      <w:r w:rsidRPr="008B7065">
        <w:t xml:space="preserve">Tableau 10 : Taux de succès </w:t>
      </w:r>
      <w:r>
        <w:t>en dernière année</w:t>
      </w:r>
      <w:r w:rsidRPr="008B7065">
        <w:t xml:space="preserve"> des étudiants sur la période de 20</w:t>
      </w:r>
      <w:r>
        <w:t>12</w:t>
      </w:r>
      <w:r w:rsidRPr="008B7065">
        <w:t xml:space="preserve"> à 2017 par filière de formation</w:t>
      </w:r>
      <w:bookmarkEnd w:id="43"/>
    </w:p>
    <w:tbl>
      <w:tblPr>
        <w:tblW w:w="9782" w:type="dxa"/>
        <w:jc w:val="center"/>
        <w:tblLook w:val="04A0" w:firstRow="1" w:lastRow="0" w:firstColumn="1" w:lastColumn="0" w:noHBand="0" w:noVBand="1"/>
      </w:tblPr>
      <w:tblGrid>
        <w:gridCol w:w="2176"/>
        <w:gridCol w:w="1435"/>
        <w:gridCol w:w="1533"/>
        <w:gridCol w:w="1572"/>
        <w:gridCol w:w="1494"/>
        <w:gridCol w:w="1572"/>
      </w:tblGrid>
      <w:tr w:rsidR="00954F98" w:rsidRPr="008B7065" w14:paraId="7D9AA4EC" w14:textId="77777777" w:rsidTr="00A760AA">
        <w:trPr>
          <w:trHeight w:val="469"/>
          <w:jc w:val="center"/>
        </w:trPr>
        <w:tc>
          <w:tcPr>
            <w:tcW w:w="2176" w:type="dxa"/>
            <w:tcBorders>
              <w:top w:val="single" w:sz="4" w:space="0" w:color="auto"/>
              <w:bottom w:val="single" w:sz="4" w:space="0" w:color="auto"/>
            </w:tcBorders>
            <w:noWrap/>
            <w:hideMark/>
          </w:tcPr>
          <w:p w14:paraId="77F27592" w14:textId="77777777" w:rsidR="00954F98" w:rsidRPr="008B7065" w:rsidRDefault="00954F98" w:rsidP="00A760AA">
            <w:pPr>
              <w:spacing w:line="276" w:lineRule="auto"/>
              <w:rPr>
                <w:rFonts w:ascii="Bodoni MT" w:hAnsi="Bodoni MT"/>
              </w:rPr>
            </w:pPr>
            <w:r w:rsidRPr="008B7065">
              <w:rPr>
                <w:rFonts w:ascii="Bodoni MT" w:hAnsi="Bodoni MT"/>
              </w:rPr>
              <w:t>Filières/Années</w:t>
            </w:r>
          </w:p>
        </w:tc>
        <w:tc>
          <w:tcPr>
            <w:tcW w:w="1435" w:type="dxa"/>
            <w:tcBorders>
              <w:top w:val="single" w:sz="4" w:space="0" w:color="auto"/>
              <w:bottom w:val="single" w:sz="4" w:space="0" w:color="auto"/>
            </w:tcBorders>
            <w:noWrap/>
            <w:vAlign w:val="center"/>
            <w:hideMark/>
          </w:tcPr>
          <w:p w14:paraId="2B955DBF"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2012</w:t>
            </w:r>
          </w:p>
        </w:tc>
        <w:tc>
          <w:tcPr>
            <w:tcW w:w="1533" w:type="dxa"/>
            <w:tcBorders>
              <w:top w:val="single" w:sz="4" w:space="0" w:color="auto"/>
              <w:bottom w:val="single" w:sz="4" w:space="0" w:color="auto"/>
            </w:tcBorders>
            <w:noWrap/>
            <w:vAlign w:val="center"/>
            <w:hideMark/>
          </w:tcPr>
          <w:p w14:paraId="1C3A3E0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2013</w:t>
            </w:r>
          </w:p>
        </w:tc>
        <w:tc>
          <w:tcPr>
            <w:tcW w:w="1572" w:type="dxa"/>
            <w:tcBorders>
              <w:top w:val="single" w:sz="4" w:space="0" w:color="auto"/>
              <w:bottom w:val="single" w:sz="4" w:space="0" w:color="auto"/>
            </w:tcBorders>
            <w:noWrap/>
            <w:vAlign w:val="center"/>
            <w:hideMark/>
          </w:tcPr>
          <w:p w14:paraId="016A83FD"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2014</w:t>
            </w:r>
          </w:p>
        </w:tc>
        <w:tc>
          <w:tcPr>
            <w:tcW w:w="1494" w:type="dxa"/>
            <w:tcBorders>
              <w:top w:val="single" w:sz="4" w:space="0" w:color="auto"/>
              <w:bottom w:val="single" w:sz="4" w:space="0" w:color="auto"/>
            </w:tcBorders>
            <w:noWrap/>
            <w:vAlign w:val="center"/>
            <w:hideMark/>
          </w:tcPr>
          <w:p w14:paraId="6E56348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2015</w:t>
            </w:r>
          </w:p>
        </w:tc>
        <w:tc>
          <w:tcPr>
            <w:tcW w:w="1572" w:type="dxa"/>
            <w:tcBorders>
              <w:top w:val="single" w:sz="4" w:space="0" w:color="auto"/>
              <w:bottom w:val="single" w:sz="4" w:space="0" w:color="auto"/>
            </w:tcBorders>
            <w:noWrap/>
            <w:vAlign w:val="center"/>
            <w:hideMark/>
          </w:tcPr>
          <w:p w14:paraId="7C2A4B60"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2016</w:t>
            </w:r>
          </w:p>
        </w:tc>
      </w:tr>
      <w:tr w:rsidR="00954F98" w:rsidRPr="008B7065" w14:paraId="057812EE" w14:textId="77777777" w:rsidTr="00A760AA">
        <w:trPr>
          <w:trHeight w:val="567"/>
          <w:jc w:val="center"/>
        </w:trPr>
        <w:tc>
          <w:tcPr>
            <w:tcW w:w="2176" w:type="dxa"/>
            <w:tcBorders>
              <w:top w:val="single" w:sz="4" w:space="0" w:color="auto"/>
            </w:tcBorders>
            <w:noWrap/>
            <w:vAlign w:val="center"/>
            <w:hideMark/>
          </w:tcPr>
          <w:p w14:paraId="30B5E619"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Infirmerie</w:t>
            </w:r>
          </w:p>
        </w:tc>
        <w:tc>
          <w:tcPr>
            <w:tcW w:w="1435" w:type="dxa"/>
            <w:tcBorders>
              <w:top w:val="single" w:sz="4" w:space="0" w:color="auto"/>
            </w:tcBorders>
            <w:noWrap/>
            <w:vAlign w:val="center"/>
            <w:hideMark/>
          </w:tcPr>
          <w:p w14:paraId="4D492A5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w:t>
            </w:r>
          </w:p>
        </w:tc>
        <w:tc>
          <w:tcPr>
            <w:tcW w:w="1533" w:type="dxa"/>
            <w:tcBorders>
              <w:top w:val="single" w:sz="4" w:space="0" w:color="auto"/>
            </w:tcBorders>
            <w:noWrap/>
            <w:vAlign w:val="center"/>
            <w:hideMark/>
          </w:tcPr>
          <w:p w14:paraId="0AEB377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572" w:type="dxa"/>
            <w:tcBorders>
              <w:top w:val="single" w:sz="4" w:space="0" w:color="auto"/>
            </w:tcBorders>
            <w:noWrap/>
            <w:vAlign w:val="center"/>
            <w:hideMark/>
          </w:tcPr>
          <w:p w14:paraId="7CBB5F2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494" w:type="dxa"/>
            <w:tcBorders>
              <w:top w:val="single" w:sz="4" w:space="0" w:color="auto"/>
            </w:tcBorders>
            <w:noWrap/>
            <w:vAlign w:val="center"/>
            <w:hideMark/>
          </w:tcPr>
          <w:p w14:paraId="3B3DC78A"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572" w:type="dxa"/>
            <w:tcBorders>
              <w:top w:val="single" w:sz="4" w:space="0" w:color="auto"/>
            </w:tcBorders>
            <w:noWrap/>
            <w:vAlign w:val="center"/>
            <w:hideMark/>
          </w:tcPr>
          <w:p w14:paraId="4C1CBC7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r>
      <w:tr w:rsidR="00954F98" w:rsidRPr="008B7065" w14:paraId="10E13FAD" w14:textId="77777777" w:rsidTr="00A760AA">
        <w:trPr>
          <w:trHeight w:val="548"/>
          <w:jc w:val="center"/>
        </w:trPr>
        <w:tc>
          <w:tcPr>
            <w:tcW w:w="2176" w:type="dxa"/>
            <w:noWrap/>
            <w:vAlign w:val="center"/>
            <w:hideMark/>
          </w:tcPr>
          <w:p w14:paraId="6A7AF02D"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Sage-femme</w:t>
            </w:r>
          </w:p>
        </w:tc>
        <w:tc>
          <w:tcPr>
            <w:tcW w:w="1435" w:type="dxa"/>
            <w:noWrap/>
            <w:vAlign w:val="center"/>
            <w:hideMark/>
          </w:tcPr>
          <w:p w14:paraId="095CE5A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w:t>
            </w:r>
          </w:p>
        </w:tc>
        <w:tc>
          <w:tcPr>
            <w:tcW w:w="1533" w:type="dxa"/>
            <w:noWrap/>
            <w:vAlign w:val="center"/>
            <w:hideMark/>
          </w:tcPr>
          <w:p w14:paraId="4BE2584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572" w:type="dxa"/>
            <w:noWrap/>
            <w:vAlign w:val="center"/>
            <w:hideMark/>
          </w:tcPr>
          <w:p w14:paraId="4561B99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494" w:type="dxa"/>
            <w:noWrap/>
            <w:vAlign w:val="center"/>
            <w:hideMark/>
          </w:tcPr>
          <w:p w14:paraId="5119C43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572" w:type="dxa"/>
            <w:noWrap/>
            <w:vAlign w:val="center"/>
            <w:hideMark/>
          </w:tcPr>
          <w:p w14:paraId="6489ADE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r>
      <w:tr w:rsidR="00954F98" w:rsidRPr="008B7065" w14:paraId="5D61A8DA" w14:textId="77777777" w:rsidTr="00A760AA">
        <w:trPr>
          <w:trHeight w:val="548"/>
          <w:jc w:val="center"/>
        </w:trPr>
        <w:tc>
          <w:tcPr>
            <w:tcW w:w="2176" w:type="dxa"/>
            <w:noWrap/>
            <w:vAlign w:val="center"/>
          </w:tcPr>
          <w:p w14:paraId="2C5491A3"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Analyse biomédicale</w:t>
            </w:r>
          </w:p>
        </w:tc>
        <w:tc>
          <w:tcPr>
            <w:tcW w:w="1435" w:type="dxa"/>
            <w:noWrap/>
            <w:vAlign w:val="center"/>
          </w:tcPr>
          <w:p w14:paraId="4363E020"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93%</w:t>
            </w:r>
          </w:p>
        </w:tc>
        <w:tc>
          <w:tcPr>
            <w:tcW w:w="1533" w:type="dxa"/>
            <w:noWrap/>
            <w:vAlign w:val="center"/>
          </w:tcPr>
          <w:p w14:paraId="6999F12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96%</w:t>
            </w:r>
          </w:p>
        </w:tc>
        <w:tc>
          <w:tcPr>
            <w:tcW w:w="1572" w:type="dxa"/>
            <w:noWrap/>
            <w:vAlign w:val="center"/>
          </w:tcPr>
          <w:p w14:paraId="51C57AF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494" w:type="dxa"/>
            <w:noWrap/>
            <w:vAlign w:val="center"/>
          </w:tcPr>
          <w:p w14:paraId="200A99F1"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572" w:type="dxa"/>
            <w:noWrap/>
            <w:vAlign w:val="center"/>
          </w:tcPr>
          <w:p w14:paraId="51C067F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w:t>
            </w:r>
          </w:p>
        </w:tc>
      </w:tr>
      <w:tr w:rsidR="00954F98" w:rsidRPr="008B7065" w14:paraId="2DCE9894" w14:textId="77777777" w:rsidTr="00A760AA">
        <w:trPr>
          <w:trHeight w:val="548"/>
          <w:jc w:val="center"/>
        </w:trPr>
        <w:tc>
          <w:tcPr>
            <w:tcW w:w="2176" w:type="dxa"/>
            <w:tcBorders>
              <w:bottom w:val="single" w:sz="4" w:space="0" w:color="auto"/>
            </w:tcBorders>
            <w:noWrap/>
            <w:vAlign w:val="center"/>
          </w:tcPr>
          <w:p w14:paraId="06979488"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Imagerie médicale</w:t>
            </w:r>
          </w:p>
        </w:tc>
        <w:tc>
          <w:tcPr>
            <w:tcW w:w="1435" w:type="dxa"/>
            <w:tcBorders>
              <w:bottom w:val="single" w:sz="4" w:space="0" w:color="auto"/>
            </w:tcBorders>
            <w:noWrap/>
            <w:vAlign w:val="center"/>
          </w:tcPr>
          <w:p w14:paraId="0029D70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77%</w:t>
            </w:r>
          </w:p>
        </w:tc>
        <w:tc>
          <w:tcPr>
            <w:tcW w:w="1533" w:type="dxa"/>
            <w:tcBorders>
              <w:bottom w:val="single" w:sz="4" w:space="0" w:color="auto"/>
            </w:tcBorders>
            <w:noWrap/>
            <w:vAlign w:val="center"/>
          </w:tcPr>
          <w:p w14:paraId="602A4B01"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93%</w:t>
            </w:r>
          </w:p>
        </w:tc>
        <w:tc>
          <w:tcPr>
            <w:tcW w:w="1572" w:type="dxa"/>
            <w:tcBorders>
              <w:bottom w:val="single" w:sz="4" w:space="0" w:color="auto"/>
            </w:tcBorders>
            <w:noWrap/>
            <w:vAlign w:val="center"/>
          </w:tcPr>
          <w:p w14:paraId="518C590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84%</w:t>
            </w:r>
          </w:p>
        </w:tc>
        <w:tc>
          <w:tcPr>
            <w:tcW w:w="1494" w:type="dxa"/>
            <w:tcBorders>
              <w:bottom w:val="single" w:sz="4" w:space="0" w:color="auto"/>
            </w:tcBorders>
            <w:noWrap/>
            <w:vAlign w:val="center"/>
          </w:tcPr>
          <w:p w14:paraId="1041415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100%</w:t>
            </w:r>
          </w:p>
        </w:tc>
        <w:tc>
          <w:tcPr>
            <w:tcW w:w="1572" w:type="dxa"/>
            <w:tcBorders>
              <w:bottom w:val="single" w:sz="4" w:space="0" w:color="auto"/>
            </w:tcBorders>
            <w:noWrap/>
            <w:vAlign w:val="center"/>
          </w:tcPr>
          <w:p w14:paraId="32742C27"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w:t>
            </w:r>
          </w:p>
        </w:tc>
      </w:tr>
    </w:tbl>
    <w:p w14:paraId="69C03962" w14:textId="77777777" w:rsidR="00954F98" w:rsidRPr="008B7065" w:rsidRDefault="00954F98" w:rsidP="00954F98">
      <w:pPr>
        <w:spacing w:line="360" w:lineRule="auto"/>
        <w:jc w:val="both"/>
      </w:pPr>
      <w:r w:rsidRPr="008B7065">
        <w:t>Source : d’après données d’enquêtes aux près des institutions de formation.</w:t>
      </w:r>
    </w:p>
    <w:p w14:paraId="0E6659B8" w14:textId="77777777" w:rsidR="00954F98" w:rsidRPr="008B7065" w:rsidRDefault="00954F98" w:rsidP="00954F98">
      <w:pPr>
        <w:spacing w:line="360" w:lineRule="auto"/>
        <w:jc w:val="both"/>
      </w:pPr>
    </w:p>
    <w:p w14:paraId="078C97A7" w14:textId="77777777" w:rsidR="00954F98" w:rsidRPr="008B7065" w:rsidRDefault="00954F98" w:rsidP="00954F98">
      <w:pPr>
        <w:spacing w:line="360" w:lineRule="auto"/>
        <w:jc w:val="both"/>
      </w:pPr>
      <w:r w:rsidRPr="008B7065">
        <w:t xml:space="preserve">Au regard des données de ce tableau, on peut constater que le taux de succès à l’examen final est globalement très élevé dans les formations. Il est de 100% dans les formations des infirmiers et des sages-femmes, et même pour les formations en analyse biomédicale et imagerie médicale les dernières années. Ces chiffres dénotent d’une efficacité interne de la formation, montrant ainsi qu’au-delà des déperditions en cours de formation constatées plus haut, les étudiants qui parviennent en dernière année de formation </w:t>
      </w:r>
      <w:r>
        <w:t>f</w:t>
      </w:r>
      <w:r w:rsidRPr="008B7065">
        <w:t xml:space="preserve">ont généralement </w:t>
      </w:r>
      <w:r>
        <w:t>preuve d’abnégation et de performance, considérant la dernière année comme l’aboutissement du défi lancé dès le début</w:t>
      </w:r>
      <w:r w:rsidRPr="008B7065">
        <w:t>.</w:t>
      </w:r>
    </w:p>
    <w:p w14:paraId="37A290CC"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Rapport entre le nombre d'étudiants en 1ère année et celui de la dernière année</w:t>
      </w:r>
    </w:p>
    <w:p w14:paraId="7299C59D" w14:textId="77777777" w:rsidR="00954F98" w:rsidRPr="008B7065" w:rsidRDefault="00954F98" w:rsidP="00954F98">
      <w:pPr>
        <w:spacing w:line="360" w:lineRule="auto"/>
        <w:jc w:val="both"/>
      </w:pPr>
      <w:r w:rsidRPr="008B7065">
        <w:t>Le rapport entre le nombre d’étudiants en 1</w:t>
      </w:r>
      <w:r w:rsidRPr="008B7065">
        <w:rPr>
          <w:vertAlign w:val="superscript"/>
        </w:rPr>
        <w:t>ère</w:t>
      </w:r>
      <w:r w:rsidRPr="008B7065">
        <w:t xml:space="preserve"> année et celui de la dernière année est un indicateur qui renseigne sur la propension des étudiants inscrits en 1</w:t>
      </w:r>
      <w:r w:rsidRPr="008B7065">
        <w:rPr>
          <w:vertAlign w:val="superscript"/>
        </w:rPr>
        <w:t>ère</w:t>
      </w:r>
      <w:r w:rsidRPr="008B7065">
        <w:t xml:space="preserve"> année à parvenir en dernière année de formation. Son évolution est présentée dans le tableau suivant.</w:t>
      </w:r>
    </w:p>
    <w:p w14:paraId="103EFA45" w14:textId="77777777" w:rsidR="00954F98" w:rsidRPr="008B7065" w:rsidRDefault="00954F98" w:rsidP="00954F98">
      <w:pPr>
        <w:spacing w:line="360" w:lineRule="auto"/>
        <w:jc w:val="both"/>
      </w:pPr>
    </w:p>
    <w:p w14:paraId="5B13E1A3" w14:textId="77777777" w:rsidR="00954F98" w:rsidRPr="008B7065" w:rsidRDefault="00954F98" w:rsidP="00774012">
      <w:pPr>
        <w:pStyle w:val="Style1tableau"/>
      </w:pPr>
      <w:bookmarkStart w:id="44" w:name="_Toc1064294"/>
      <w:r w:rsidRPr="008B7065">
        <w:t>Tableau 11 : Rapport entre le nombre d'étudiants en 1ère année et celui de la dernière année sur la période de 20</w:t>
      </w:r>
      <w:r>
        <w:t>12</w:t>
      </w:r>
      <w:r w:rsidRPr="008B7065">
        <w:t xml:space="preserve"> à 201</w:t>
      </w:r>
      <w:r>
        <w:t>6</w:t>
      </w:r>
      <w:bookmarkEnd w:id="44"/>
      <w:r w:rsidRPr="008B7065">
        <w:t xml:space="preserve"> </w:t>
      </w:r>
    </w:p>
    <w:tbl>
      <w:tblPr>
        <w:tblW w:w="9782" w:type="dxa"/>
        <w:jc w:val="center"/>
        <w:tblLook w:val="04A0" w:firstRow="1" w:lastRow="0" w:firstColumn="1" w:lastColumn="0" w:noHBand="0" w:noVBand="1"/>
      </w:tblPr>
      <w:tblGrid>
        <w:gridCol w:w="2176"/>
        <w:gridCol w:w="1435"/>
        <w:gridCol w:w="1533"/>
        <w:gridCol w:w="1572"/>
        <w:gridCol w:w="1494"/>
        <w:gridCol w:w="1572"/>
      </w:tblGrid>
      <w:tr w:rsidR="00954F98" w:rsidRPr="008B7065" w14:paraId="6C4A1894" w14:textId="77777777" w:rsidTr="00A760AA">
        <w:trPr>
          <w:trHeight w:val="469"/>
          <w:jc w:val="center"/>
        </w:trPr>
        <w:tc>
          <w:tcPr>
            <w:tcW w:w="2176" w:type="dxa"/>
            <w:tcBorders>
              <w:top w:val="single" w:sz="4" w:space="0" w:color="auto"/>
              <w:bottom w:val="single" w:sz="4" w:space="0" w:color="auto"/>
            </w:tcBorders>
            <w:noWrap/>
            <w:hideMark/>
          </w:tcPr>
          <w:p w14:paraId="24C40960" w14:textId="77777777" w:rsidR="00954F98" w:rsidRPr="008B7065" w:rsidRDefault="00954F98" w:rsidP="00A760AA">
            <w:pPr>
              <w:spacing w:line="276" w:lineRule="auto"/>
              <w:rPr>
                <w:rFonts w:ascii="Bodoni MT" w:hAnsi="Bodoni MT"/>
              </w:rPr>
            </w:pPr>
            <w:r w:rsidRPr="008B7065">
              <w:rPr>
                <w:rFonts w:ascii="Bodoni MT" w:hAnsi="Bodoni MT"/>
              </w:rPr>
              <w:t>Filières/Années</w:t>
            </w:r>
          </w:p>
        </w:tc>
        <w:tc>
          <w:tcPr>
            <w:tcW w:w="1435" w:type="dxa"/>
            <w:tcBorders>
              <w:top w:val="single" w:sz="4" w:space="0" w:color="auto"/>
              <w:bottom w:val="single" w:sz="4" w:space="0" w:color="auto"/>
            </w:tcBorders>
            <w:noWrap/>
            <w:vAlign w:val="center"/>
            <w:hideMark/>
          </w:tcPr>
          <w:p w14:paraId="0FA87594"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2012</w:t>
            </w:r>
          </w:p>
        </w:tc>
        <w:tc>
          <w:tcPr>
            <w:tcW w:w="1533" w:type="dxa"/>
            <w:tcBorders>
              <w:top w:val="single" w:sz="4" w:space="0" w:color="auto"/>
              <w:bottom w:val="single" w:sz="4" w:space="0" w:color="auto"/>
            </w:tcBorders>
            <w:noWrap/>
            <w:vAlign w:val="center"/>
            <w:hideMark/>
          </w:tcPr>
          <w:p w14:paraId="4CB3701A"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2013</w:t>
            </w:r>
          </w:p>
        </w:tc>
        <w:tc>
          <w:tcPr>
            <w:tcW w:w="1572" w:type="dxa"/>
            <w:tcBorders>
              <w:top w:val="single" w:sz="4" w:space="0" w:color="auto"/>
              <w:bottom w:val="single" w:sz="4" w:space="0" w:color="auto"/>
            </w:tcBorders>
            <w:noWrap/>
            <w:vAlign w:val="center"/>
            <w:hideMark/>
          </w:tcPr>
          <w:p w14:paraId="1AE07E4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2014</w:t>
            </w:r>
          </w:p>
        </w:tc>
        <w:tc>
          <w:tcPr>
            <w:tcW w:w="1494" w:type="dxa"/>
            <w:tcBorders>
              <w:top w:val="single" w:sz="4" w:space="0" w:color="auto"/>
              <w:bottom w:val="single" w:sz="4" w:space="0" w:color="auto"/>
            </w:tcBorders>
            <w:noWrap/>
            <w:vAlign w:val="center"/>
            <w:hideMark/>
          </w:tcPr>
          <w:p w14:paraId="3158FB54"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2015</w:t>
            </w:r>
          </w:p>
        </w:tc>
        <w:tc>
          <w:tcPr>
            <w:tcW w:w="1572" w:type="dxa"/>
            <w:tcBorders>
              <w:top w:val="single" w:sz="4" w:space="0" w:color="auto"/>
              <w:bottom w:val="single" w:sz="4" w:space="0" w:color="auto"/>
            </w:tcBorders>
            <w:noWrap/>
            <w:vAlign w:val="center"/>
            <w:hideMark/>
          </w:tcPr>
          <w:p w14:paraId="3DAE8C5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2016</w:t>
            </w:r>
          </w:p>
        </w:tc>
      </w:tr>
      <w:tr w:rsidR="00954F98" w:rsidRPr="008B7065" w14:paraId="1DCFDE49" w14:textId="77777777" w:rsidTr="00A760AA">
        <w:trPr>
          <w:trHeight w:val="469"/>
          <w:jc w:val="center"/>
        </w:trPr>
        <w:tc>
          <w:tcPr>
            <w:tcW w:w="2176" w:type="dxa"/>
            <w:tcBorders>
              <w:top w:val="single" w:sz="4" w:space="0" w:color="auto"/>
            </w:tcBorders>
            <w:noWrap/>
            <w:vAlign w:val="center"/>
          </w:tcPr>
          <w:p w14:paraId="719DCA18" w14:textId="77777777" w:rsidR="00954F98" w:rsidRPr="008B7065" w:rsidRDefault="00954F98" w:rsidP="00A760AA">
            <w:pPr>
              <w:spacing w:line="276" w:lineRule="auto"/>
              <w:jc w:val="center"/>
              <w:rPr>
                <w:rFonts w:ascii="Bodoni MT" w:hAnsi="Bodoni MT"/>
              </w:rPr>
            </w:pPr>
            <w:r w:rsidRPr="008B7065">
              <w:rPr>
                <w:rFonts w:ascii="Bodoni MT" w:hAnsi="Bodoni MT"/>
                <w:b/>
                <w:i/>
                <w:color w:val="000000"/>
                <w:sz w:val="26"/>
                <w:szCs w:val="26"/>
              </w:rPr>
              <w:t>Médecine</w:t>
            </w:r>
          </w:p>
        </w:tc>
        <w:tc>
          <w:tcPr>
            <w:tcW w:w="1435" w:type="dxa"/>
            <w:tcBorders>
              <w:top w:val="single" w:sz="4" w:space="0" w:color="auto"/>
            </w:tcBorders>
            <w:noWrap/>
            <w:vAlign w:val="center"/>
          </w:tcPr>
          <w:p w14:paraId="4D5EDCF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5,53</w:t>
            </w:r>
          </w:p>
        </w:tc>
        <w:tc>
          <w:tcPr>
            <w:tcW w:w="1533" w:type="dxa"/>
            <w:tcBorders>
              <w:top w:val="single" w:sz="4" w:space="0" w:color="auto"/>
            </w:tcBorders>
            <w:noWrap/>
            <w:vAlign w:val="center"/>
          </w:tcPr>
          <w:p w14:paraId="4B4F353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3,80</w:t>
            </w:r>
          </w:p>
        </w:tc>
        <w:tc>
          <w:tcPr>
            <w:tcW w:w="1572" w:type="dxa"/>
            <w:tcBorders>
              <w:top w:val="single" w:sz="4" w:space="0" w:color="auto"/>
            </w:tcBorders>
            <w:noWrap/>
            <w:vAlign w:val="center"/>
          </w:tcPr>
          <w:p w14:paraId="38B937C7"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3,22</w:t>
            </w:r>
          </w:p>
        </w:tc>
        <w:tc>
          <w:tcPr>
            <w:tcW w:w="1494" w:type="dxa"/>
            <w:tcBorders>
              <w:top w:val="single" w:sz="4" w:space="0" w:color="auto"/>
            </w:tcBorders>
            <w:noWrap/>
            <w:vAlign w:val="center"/>
          </w:tcPr>
          <w:p w14:paraId="349D9AFF"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3,40</w:t>
            </w:r>
          </w:p>
        </w:tc>
        <w:tc>
          <w:tcPr>
            <w:tcW w:w="1572" w:type="dxa"/>
            <w:tcBorders>
              <w:top w:val="single" w:sz="4" w:space="0" w:color="auto"/>
            </w:tcBorders>
            <w:noWrap/>
            <w:vAlign w:val="center"/>
          </w:tcPr>
          <w:p w14:paraId="1D4FE9FA"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4,30</w:t>
            </w:r>
          </w:p>
        </w:tc>
      </w:tr>
      <w:tr w:rsidR="00954F98" w:rsidRPr="008B7065" w14:paraId="63397B00" w14:textId="77777777" w:rsidTr="00A760AA">
        <w:trPr>
          <w:trHeight w:val="567"/>
          <w:jc w:val="center"/>
        </w:trPr>
        <w:tc>
          <w:tcPr>
            <w:tcW w:w="2176" w:type="dxa"/>
            <w:noWrap/>
            <w:vAlign w:val="center"/>
            <w:hideMark/>
          </w:tcPr>
          <w:p w14:paraId="4A8F4E6A"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lastRenderedPageBreak/>
              <w:t>Infirmerie</w:t>
            </w:r>
          </w:p>
        </w:tc>
        <w:tc>
          <w:tcPr>
            <w:tcW w:w="1435" w:type="dxa"/>
            <w:noWrap/>
            <w:vAlign w:val="center"/>
            <w:hideMark/>
          </w:tcPr>
          <w:p w14:paraId="76C025AD"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w:t>
            </w:r>
          </w:p>
        </w:tc>
        <w:tc>
          <w:tcPr>
            <w:tcW w:w="1533" w:type="dxa"/>
            <w:noWrap/>
            <w:vAlign w:val="center"/>
            <w:hideMark/>
          </w:tcPr>
          <w:p w14:paraId="447250A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1,61</w:t>
            </w:r>
          </w:p>
        </w:tc>
        <w:tc>
          <w:tcPr>
            <w:tcW w:w="1572" w:type="dxa"/>
            <w:noWrap/>
            <w:vAlign w:val="center"/>
            <w:hideMark/>
          </w:tcPr>
          <w:p w14:paraId="708C618B"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1,28</w:t>
            </w:r>
          </w:p>
        </w:tc>
        <w:tc>
          <w:tcPr>
            <w:tcW w:w="1494" w:type="dxa"/>
            <w:noWrap/>
            <w:vAlign w:val="center"/>
            <w:hideMark/>
          </w:tcPr>
          <w:p w14:paraId="5486F3A7"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1,73</w:t>
            </w:r>
          </w:p>
        </w:tc>
        <w:tc>
          <w:tcPr>
            <w:tcW w:w="1572" w:type="dxa"/>
            <w:noWrap/>
            <w:vAlign w:val="center"/>
            <w:hideMark/>
          </w:tcPr>
          <w:p w14:paraId="583E25B5"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1 ,65</w:t>
            </w:r>
          </w:p>
        </w:tc>
      </w:tr>
      <w:tr w:rsidR="00954F98" w:rsidRPr="008B7065" w14:paraId="01867C22" w14:textId="77777777" w:rsidTr="00A760AA">
        <w:trPr>
          <w:trHeight w:val="548"/>
          <w:jc w:val="center"/>
        </w:trPr>
        <w:tc>
          <w:tcPr>
            <w:tcW w:w="2176" w:type="dxa"/>
            <w:noWrap/>
            <w:vAlign w:val="center"/>
            <w:hideMark/>
          </w:tcPr>
          <w:p w14:paraId="2F309E92"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Sage-femme</w:t>
            </w:r>
          </w:p>
        </w:tc>
        <w:tc>
          <w:tcPr>
            <w:tcW w:w="1435" w:type="dxa"/>
            <w:noWrap/>
            <w:vAlign w:val="center"/>
            <w:hideMark/>
          </w:tcPr>
          <w:p w14:paraId="77400C45"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w:t>
            </w:r>
          </w:p>
        </w:tc>
        <w:tc>
          <w:tcPr>
            <w:tcW w:w="1533" w:type="dxa"/>
            <w:noWrap/>
            <w:vAlign w:val="center"/>
            <w:hideMark/>
          </w:tcPr>
          <w:p w14:paraId="6F23ACF9"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w:t>
            </w:r>
          </w:p>
        </w:tc>
        <w:tc>
          <w:tcPr>
            <w:tcW w:w="1572" w:type="dxa"/>
            <w:noWrap/>
            <w:vAlign w:val="center"/>
            <w:hideMark/>
          </w:tcPr>
          <w:p w14:paraId="46AFBAAD"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1,17</w:t>
            </w:r>
          </w:p>
        </w:tc>
        <w:tc>
          <w:tcPr>
            <w:tcW w:w="1494" w:type="dxa"/>
            <w:noWrap/>
            <w:vAlign w:val="center"/>
            <w:hideMark/>
          </w:tcPr>
          <w:p w14:paraId="5E99602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2,125</w:t>
            </w:r>
          </w:p>
        </w:tc>
        <w:tc>
          <w:tcPr>
            <w:tcW w:w="1572" w:type="dxa"/>
            <w:noWrap/>
            <w:vAlign w:val="center"/>
            <w:hideMark/>
          </w:tcPr>
          <w:p w14:paraId="3D0B9CAD"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1,43</w:t>
            </w:r>
          </w:p>
        </w:tc>
      </w:tr>
      <w:tr w:rsidR="00954F98" w:rsidRPr="008B7065" w14:paraId="21A75A3E" w14:textId="77777777" w:rsidTr="00A760AA">
        <w:trPr>
          <w:trHeight w:val="548"/>
          <w:jc w:val="center"/>
        </w:trPr>
        <w:tc>
          <w:tcPr>
            <w:tcW w:w="2176" w:type="dxa"/>
            <w:noWrap/>
            <w:vAlign w:val="center"/>
          </w:tcPr>
          <w:p w14:paraId="1F54CB51"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Analyse biomédicale</w:t>
            </w:r>
          </w:p>
        </w:tc>
        <w:tc>
          <w:tcPr>
            <w:tcW w:w="1435" w:type="dxa"/>
            <w:noWrap/>
            <w:vAlign w:val="center"/>
          </w:tcPr>
          <w:p w14:paraId="1308A74A"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1,96</w:t>
            </w:r>
          </w:p>
        </w:tc>
        <w:tc>
          <w:tcPr>
            <w:tcW w:w="1533" w:type="dxa"/>
            <w:noWrap/>
            <w:vAlign w:val="center"/>
          </w:tcPr>
          <w:p w14:paraId="4E067E1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2,62</w:t>
            </w:r>
          </w:p>
        </w:tc>
        <w:tc>
          <w:tcPr>
            <w:tcW w:w="1572" w:type="dxa"/>
            <w:noWrap/>
            <w:vAlign w:val="center"/>
          </w:tcPr>
          <w:p w14:paraId="6A1FFD06"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2,47</w:t>
            </w:r>
          </w:p>
        </w:tc>
        <w:tc>
          <w:tcPr>
            <w:tcW w:w="1494" w:type="dxa"/>
            <w:noWrap/>
            <w:vAlign w:val="center"/>
          </w:tcPr>
          <w:p w14:paraId="683ACE6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4,35</w:t>
            </w:r>
          </w:p>
        </w:tc>
        <w:tc>
          <w:tcPr>
            <w:tcW w:w="1572" w:type="dxa"/>
            <w:noWrap/>
            <w:vAlign w:val="center"/>
          </w:tcPr>
          <w:p w14:paraId="330D55F5"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2,68</w:t>
            </w:r>
          </w:p>
        </w:tc>
      </w:tr>
      <w:tr w:rsidR="00954F98" w:rsidRPr="008B7065" w14:paraId="70846558" w14:textId="77777777" w:rsidTr="00A760AA">
        <w:trPr>
          <w:trHeight w:val="548"/>
          <w:jc w:val="center"/>
        </w:trPr>
        <w:tc>
          <w:tcPr>
            <w:tcW w:w="2176" w:type="dxa"/>
            <w:noWrap/>
            <w:vAlign w:val="center"/>
          </w:tcPr>
          <w:p w14:paraId="2C3DC5E1"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Imagerie médicale</w:t>
            </w:r>
          </w:p>
        </w:tc>
        <w:tc>
          <w:tcPr>
            <w:tcW w:w="1435" w:type="dxa"/>
            <w:noWrap/>
            <w:vAlign w:val="center"/>
          </w:tcPr>
          <w:p w14:paraId="58DD1BE8"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1,87</w:t>
            </w:r>
          </w:p>
        </w:tc>
        <w:tc>
          <w:tcPr>
            <w:tcW w:w="1533" w:type="dxa"/>
            <w:noWrap/>
            <w:vAlign w:val="center"/>
          </w:tcPr>
          <w:p w14:paraId="358484F3"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1,97</w:t>
            </w:r>
          </w:p>
        </w:tc>
        <w:tc>
          <w:tcPr>
            <w:tcW w:w="1572" w:type="dxa"/>
            <w:noWrap/>
            <w:vAlign w:val="center"/>
          </w:tcPr>
          <w:p w14:paraId="37ED26CF"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2,33</w:t>
            </w:r>
          </w:p>
        </w:tc>
        <w:tc>
          <w:tcPr>
            <w:tcW w:w="1494" w:type="dxa"/>
            <w:noWrap/>
            <w:vAlign w:val="center"/>
          </w:tcPr>
          <w:p w14:paraId="1FF6A672"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1,70</w:t>
            </w:r>
          </w:p>
        </w:tc>
        <w:tc>
          <w:tcPr>
            <w:tcW w:w="1572" w:type="dxa"/>
            <w:noWrap/>
            <w:vAlign w:val="center"/>
          </w:tcPr>
          <w:p w14:paraId="545C35AF"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2,72</w:t>
            </w:r>
          </w:p>
        </w:tc>
      </w:tr>
      <w:tr w:rsidR="00954F98" w:rsidRPr="008B7065" w14:paraId="5DAE78B9" w14:textId="77777777" w:rsidTr="00A760AA">
        <w:trPr>
          <w:trHeight w:val="548"/>
          <w:jc w:val="center"/>
        </w:trPr>
        <w:tc>
          <w:tcPr>
            <w:tcW w:w="2176" w:type="dxa"/>
            <w:tcBorders>
              <w:bottom w:val="single" w:sz="4" w:space="0" w:color="auto"/>
            </w:tcBorders>
            <w:noWrap/>
            <w:vAlign w:val="center"/>
          </w:tcPr>
          <w:p w14:paraId="2230DAF4" w14:textId="77777777" w:rsidR="00954F98" w:rsidRPr="008B7065" w:rsidRDefault="00954F98" w:rsidP="00A760AA">
            <w:pPr>
              <w:spacing w:line="276" w:lineRule="auto"/>
              <w:jc w:val="center"/>
              <w:rPr>
                <w:rFonts w:ascii="Bodoni MT" w:hAnsi="Bodoni MT"/>
                <w:b/>
                <w:i/>
                <w:color w:val="000000"/>
                <w:sz w:val="26"/>
                <w:szCs w:val="26"/>
              </w:rPr>
            </w:pPr>
            <w:r w:rsidRPr="008B7065">
              <w:rPr>
                <w:rFonts w:ascii="Bodoni MT" w:hAnsi="Bodoni MT"/>
                <w:b/>
                <w:i/>
                <w:color w:val="000000"/>
                <w:sz w:val="26"/>
                <w:szCs w:val="26"/>
              </w:rPr>
              <w:t>Aide-soignant</w:t>
            </w:r>
          </w:p>
        </w:tc>
        <w:tc>
          <w:tcPr>
            <w:tcW w:w="1435" w:type="dxa"/>
            <w:tcBorders>
              <w:bottom w:val="single" w:sz="4" w:space="0" w:color="auto"/>
            </w:tcBorders>
            <w:noWrap/>
            <w:vAlign w:val="center"/>
          </w:tcPr>
          <w:p w14:paraId="474C9164"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3</w:t>
            </w:r>
          </w:p>
        </w:tc>
        <w:tc>
          <w:tcPr>
            <w:tcW w:w="1533" w:type="dxa"/>
            <w:tcBorders>
              <w:bottom w:val="single" w:sz="4" w:space="0" w:color="auto"/>
            </w:tcBorders>
            <w:noWrap/>
            <w:vAlign w:val="center"/>
          </w:tcPr>
          <w:p w14:paraId="5F727F7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3,63</w:t>
            </w:r>
          </w:p>
        </w:tc>
        <w:tc>
          <w:tcPr>
            <w:tcW w:w="1572" w:type="dxa"/>
            <w:tcBorders>
              <w:bottom w:val="single" w:sz="4" w:space="0" w:color="auto"/>
            </w:tcBorders>
            <w:noWrap/>
            <w:vAlign w:val="center"/>
          </w:tcPr>
          <w:p w14:paraId="469200A1"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1,67</w:t>
            </w:r>
          </w:p>
        </w:tc>
        <w:tc>
          <w:tcPr>
            <w:tcW w:w="1494" w:type="dxa"/>
            <w:tcBorders>
              <w:bottom w:val="single" w:sz="4" w:space="0" w:color="auto"/>
            </w:tcBorders>
            <w:noWrap/>
            <w:vAlign w:val="center"/>
          </w:tcPr>
          <w:p w14:paraId="6A2F03FE"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1,37</w:t>
            </w:r>
          </w:p>
        </w:tc>
        <w:tc>
          <w:tcPr>
            <w:tcW w:w="1572" w:type="dxa"/>
            <w:tcBorders>
              <w:bottom w:val="single" w:sz="4" w:space="0" w:color="auto"/>
            </w:tcBorders>
            <w:noWrap/>
            <w:vAlign w:val="center"/>
          </w:tcPr>
          <w:p w14:paraId="28B90982" w14:textId="77777777" w:rsidR="00954F98" w:rsidRPr="008B7065" w:rsidRDefault="00954F98" w:rsidP="00A760AA">
            <w:pPr>
              <w:spacing w:line="276" w:lineRule="auto"/>
              <w:jc w:val="center"/>
              <w:rPr>
                <w:rFonts w:ascii="Bodoni MT" w:hAnsi="Bodoni MT"/>
                <w:color w:val="000000"/>
              </w:rPr>
            </w:pPr>
            <w:r w:rsidRPr="008B7065">
              <w:rPr>
                <w:rFonts w:ascii="Bodoni MT" w:hAnsi="Bodoni MT"/>
                <w:color w:val="000000"/>
              </w:rPr>
              <w:t>2,97</w:t>
            </w:r>
          </w:p>
        </w:tc>
      </w:tr>
    </w:tbl>
    <w:p w14:paraId="095A2967" w14:textId="77777777" w:rsidR="00954F98" w:rsidRPr="008B7065" w:rsidRDefault="00954F98" w:rsidP="00954F98">
      <w:pPr>
        <w:spacing w:line="360" w:lineRule="auto"/>
        <w:jc w:val="both"/>
      </w:pPr>
      <w:r w:rsidRPr="008B7065">
        <w:t>Source : d’après données d’enquêtes aux près des institutions de formation.</w:t>
      </w:r>
    </w:p>
    <w:p w14:paraId="62F2FFE0" w14:textId="77777777" w:rsidR="00954F98" w:rsidRDefault="00954F98" w:rsidP="00954F98">
      <w:pPr>
        <w:spacing w:line="360" w:lineRule="auto"/>
        <w:jc w:val="both"/>
      </w:pPr>
    </w:p>
    <w:p w14:paraId="1F4F1BB4" w14:textId="77777777" w:rsidR="00954F98" w:rsidRPr="008B7065" w:rsidRDefault="00954F98" w:rsidP="00954F98">
      <w:pPr>
        <w:spacing w:line="360" w:lineRule="auto"/>
        <w:jc w:val="both"/>
      </w:pPr>
      <w:r w:rsidRPr="008B7065">
        <w:t xml:space="preserve">Ce rapport est le plus élevé dans la formation des médecins, montrant ainsi que la médecine est l’une des formations dans lesquels un grand nombre d’étudiants échoue sur le parcours de la formation. </w:t>
      </w:r>
    </w:p>
    <w:p w14:paraId="38E68E60" w14:textId="77777777" w:rsidR="00954F98" w:rsidRPr="008B7065" w:rsidRDefault="00954F98" w:rsidP="00954F98">
      <w:pPr>
        <w:spacing w:line="360" w:lineRule="auto"/>
        <w:jc w:val="both"/>
      </w:pPr>
    </w:p>
    <w:p w14:paraId="7FF0C560" w14:textId="77777777" w:rsidR="00954F98" w:rsidRPr="008B7065" w:rsidRDefault="00954F98" w:rsidP="00954F98">
      <w:pPr>
        <w:spacing w:line="360" w:lineRule="auto"/>
        <w:jc w:val="both"/>
      </w:pPr>
    </w:p>
    <w:p w14:paraId="52D0DF2C" w14:textId="77777777" w:rsidR="00954F98" w:rsidRPr="007363D7" w:rsidRDefault="00954F98" w:rsidP="00954F98">
      <w:pPr>
        <w:spacing w:line="360" w:lineRule="auto"/>
        <w:jc w:val="both"/>
        <w:rPr>
          <w:i/>
        </w:rPr>
      </w:pPr>
      <w:r w:rsidRPr="007363D7">
        <w:rPr>
          <w:i/>
        </w:rPr>
        <w:t>Afin d’apprécier la progression des étudiants d’une même cohorte à l’entrée de la formation, examinons la tendance de l’effectif des étudiants de chacune des cohortes d’infirmiers, de sages-femmes, et de médecins entrant en formation la même année. Conformément à la méthodologie, la cohorte d’étudiants en infirmerie et celle d’étudiantes en formation de sage-femme sont celles qui sont entrées en formation en 2012-2013. Celle des étudiants en médecine est celle entrée en formation en 2008-2009. Ainsi, toutes ces promotions finissent leur formation en 2015.</w:t>
      </w:r>
    </w:p>
    <w:p w14:paraId="320E7905"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Evolution de la cohorte entrant en formation d’infirmiers à l’INM</w:t>
      </w:r>
      <w:r>
        <w:rPr>
          <w:b/>
        </w:rPr>
        <w:t>e</w:t>
      </w:r>
      <w:r w:rsidRPr="008B7065">
        <w:rPr>
          <w:b/>
        </w:rPr>
        <w:t>S Cotonou en 2012-2013</w:t>
      </w:r>
    </w:p>
    <w:p w14:paraId="70458D14" w14:textId="77777777" w:rsidR="00954F98" w:rsidRDefault="00954F98" w:rsidP="00954F98">
      <w:pPr>
        <w:spacing w:line="360" w:lineRule="auto"/>
        <w:jc w:val="both"/>
      </w:pPr>
      <w:r w:rsidRPr="008B7065">
        <w:t>Entrant dans la formation d’infirmiers en 2012-2013, l’effectif des étudiants de la formation décroit au fil des années de formation du fait des redoublements et des abandons. Le graphique suivant présente l’évolution de l’effectif de la cohorte d’année en année.</w:t>
      </w:r>
    </w:p>
    <w:p w14:paraId="3742376B" w14:textId="77777777" w:rsidR="00954F98" w:rsidRPr="008B7065" w:rsidRDefault="00954F98" w:rsidP="00954F98">
      <w:pPr>
        <w:spacing w:line="360" w:lineRule="auto"/>
        <w:jc w:val="both"/>
      </w:pPr>
    </w:p>
    <w:p w14:paraId="0254E728" w14:textId="00C260C5" w:rsidR="00954F98" w:rsidRPr="008B7065" w:rsidRDefault="00954F98" w:rsidP="00774012">
      <w:pPr>
        <w:pStyle w:val="Style1graphiq"/>
      </w:pPr>
      <w:bookmarkStart w:id="45" w:name="_Toc1064424"/>
      <w:r w:rsidRPr="008B7065">
        <w:t xml:space="preserve">Graphique </w:t>
      </w:r>
      <w:r w:rsidRPr="008B7065">
        <w:fldChar w:fldCharType="begin"/>
      </w:r>
      <w:r w:rsidRPr="008B7065">
        <w:instrText xml:space="preserve"> SEQ Graphique \* ARABIC </w:instrText>
      </w:r>
      <w:r w:rsidRPr="008B7065">
        <w:fldChar w:fldCharType="separate"/>
      </w:r>
      <w:r>
        <w:t>15</w:t>
      </w:r>
      <w:r w:rsidRPr="008B7065">
        <w:fldChar w:fldCharType="end"/>
      </w:r>
      <w:r w:rsidRPr="008B7065">
        <w:t xml:space="preserve"> : </w:t>
      </w:r>
      <w:r>
        <w:t>Evolution</w:t>
      </w:r>
      <w:r w:rsidRPr="008B7065">
        <w:t xml:space="preserve"> de la cohorte entrant en formation d’infirmiers à l’INM</w:t>
      </w:r>
      <w:r>
        <w:t>e</w:t>
      </w:r>
      <w:r w:rsidRPr="008B7065">
        <w:t>S Cotonou en 2012-2013</w:t>
      </w:r>
      <w:bookmarkEnd w:id="45"/>
    </w:p>
    <w:p w14:paraId="0E34907F" w14:textId="77777777" w:rsidR="00954F98" w:rsidRDefault="00954F98" w:rsidP="00954F98">
      <w:pPr>
        <w:spacing w:line="360" w:lineRule="auto"/>
        <w:jc w:val="both"/>
        <w:rPr>
          <w:b/>
        </w:rPr>
      </w:pPr>
    </w:p>
    <w:p w14:paraId="11981D00" w14:textId="77777777" w:rsidR="00954F98" w:rsidRPr="008B7065" w:rsidRDefault="00954F98" w:rsidP="00954F98">
      <w:pPr>
        <w:spacing w:line="360" w:lineRule="auto"/>
        <w:jc w:val="both"/>
      </w:pPr>
    </w:p>
    <w:p w14:paraId="139D50B6" w14:textId="77777777" w:rsidR="00954F98" w:rsidRPr="008B7065" w:rsidRDefault="00954F98" w:rsidP="00954F98">
      <w:pPr>
        <w:spacing w:line="360" w:lineRule="auto"/>
        <w:jc w:val="center"/>
      </w:pPr>
      <w:r w:rsidRPr="008B7065">
        <w:rPr>
          <w:noProof/>
        </w:rPr>
        <w:lastRenderedPageBreak/>
        <w:drawing>
          <wp:inline distT="0" distB="0" distL="0" distR="0" wp14:anchorId="3D9F1546" wp14:editId="1AFFF679">
            <wp:extent cx="4600575" cy="2232025"/>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19009" r="-486"/>
                    <a:stretch/>
                  </pic:blipFill>
                  <pic:spPr bwMode="auto">
                    <a:xfrm>
                      <a:off x="0" y="0"/>
                      <a:ext cx="4600575" cy="2232025"/>
                    </a:xfrm>
                    <a:prstGeom prst="rect">
                      <a:avLst/>
                    </a:prstGeom>
                    <a:noFill/>
                    <a:ln>
                      <a:noFill/>
                    </a:ln>
                    <a:extLst>
                      <a:ext uri="{53640926-AAD7-44D8-BBD7-CCE9431645EC}">
                        <a14:shadowObscured xmlns:a14="http://schemas.microsoft.com/office/drawing/2010/main"/>
                      </a:ext>
                    </a:extLst>
                  </pic:spPr>
                </pic:pic>
              </a:graphicData>
            </a:graphic>
          </wp:inline>
        </w:drawing>
      </w:r>
    </w:p>
    <w:p w14:paraId="152E0314" w14:textId="77777777" w:rsidR="00954F98" w:rsidRPr="008B7065" w:rsidRDefault="00954F98" w:rsidP="00954F98">
      <w:pPr>
        <w:spacing w:line="360" w:lineRule="auto"/>
        <w:jc w:val="both"/>
      </w:pPr>
      <w:r w:rsidRPr="008B7065">
        <w:t>Source : d’après données d’enquêtes aux près des institutions de formation.</w:t>
      </w:r>
    </w:p>
    <w:p w14:paraId="2138C925" w14:textId="77777777" w:rsidR="00954F98" w:rsidRPr="008B7065" w:rsidRDefault="00954F98" w:rsidP="00954F98">
      <w:pPr>
        <w:spacing w:line="360" w:lineRule="auto"/>
        <w:jc w:val="both"/>
      </w:pPr>
    </w:p>
    <w:p w14:paraId="1A8950BC" w14:textId="77777777" w:rsidR="00954F98" w:rsidRPr="008B7065" w:rsidRDefault="00954F98" w:rsidP="00954F98">
      <w:pPr>
        <w:spacing w:line="360" w:lineRule="auto"/>
        <w:jc w:val="both"/>
      </w:pPr>
      <w:r w:rsidRPr="008B7065">
        <w:t xml:space="preserve">On constate au regard des informations de ce graphique, que sur les 50 étudiants (dont 22 filles) entrant dans la formation, seuls 24 (dont 5 filles) sont parvenus à la fin de la formation en temps règlementaire, ce qui dénote d’un fort taux de déperdition au sein de la cohorte. Ce taux de déperdition est encore plus fort au niveau des filles où seulement 5 sur 22 parviennent à la fin de la formation en temps réglementaire (3 ans de formation). </w:t>
      </w:r>
      <w:r>
        <w:t>Cette analyse n’occulte pas le fait que cette déperdition n’est pas seulement due à des abandons directs, mais surtout à la reprise des années pour faible performance. A ce niveau, il reste beaucoup d’efforts à fournir dans la formation des apprenants afin de les amener tous au niveau de performance souhaitée, étant donné que leur recrutement en tant qu’apprenant était déjà trop serré et limitatif. Une analyse des disparités entre les effectifs évolutifs des filles et des garçons au fil des années mérite d’être faite. Plusieurs abandons sont dus à des causes de grossesses ou de mariage en cours de formation. Ainsi, à âge égal, les filles sont plus exposées au mariage en cours de formation que les garçons. Et une grossesse en milieu académique affecte plus la fille que le garçon ou l’auteur de la grossesse (qu’il soit étudiant ou non). On note donc un déficit d’information et de maîtrise des jeunes étudiants sur les compétences de vie en matière de santé sexuelle et de la reproduction. Les programmes académiques ne doivent donc pas occulter cet aspect qui fragilise l’évolution académique de la fille.</w:t>
      </w:r>
    </w:p>
    <w:p w14:paraId="20EAE9EE" w14:textId="77777777" w:rsidR="00954F98" w:rsidRPr="008B7065" w:rsidRDefault="00954F98" w:rsidP="00954F98">
      <w:pPr>
        <w:spacing w:line="360" w:lineRule="auto"/>
        <w:jc w:val="both"/>
      </w:pPr>
    </w:p>
    <w:p w14:paraId="6F1D1AB0"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Evolution de la cohorte entrant en formation de sage-femme  à l’INM</w:t>
      </w:r>
      <w:r>
        <w:rPr>
          <w:b/>
        </w:rPr>
        <w:t>e</w:t>
      </w:r>
      <w:r w:rsidRPr="008B7065">
        <w:rPr>
          <w:b/>
        </w:rPr>
        <w:t>S Cotonou en 2012-2013</w:t>
      </w:r>
    </w:p>
    <w:p w14:paraId="4A95B9DD" w14:textId="77777777" w:rsidR="00954F98" w:rsidRPr="008B7065" w:rsidRDefault="00954F98" w:rsidP="00954F98">
      <w:pPr>
        <w:spacing w:line="360" w:lineRule="auto"/>
        <w:jc w:val="both"/>
      </w:pPr>
      <w:r w:rsidRPr="008B7065">
        <w:t>Le graphique suivant présente l’évolution de l’effectif de la cohorte entrant en formation de sage-femme  à l’INMES Cotonou en 2012-2013 d’année en année.</w:t>
      </w:r>
    </w:p>
    <w:p w14:paraId="6D082AB9" w14:textId="77777777" w:rsidR="00954F98" w:rsidRPr="008B7065" w:rsidRDefault="00954F98" w:rsidP="00954F98">
      <w:pPr>
        <w:spacing w:line="360" w:lineRule="auto"/>
        <w:jc w:val="both"/>
      </w:pPr>
    </w:p>
    <w:p w14:paraId="6D5BFA6F" w14:textId="77777777" w:rsidR="00954F98" w:rsidRPr="008B7065" w:rsidRDefault="00954F98" w:rsidP="00954F98">
      <w:pPr>
        <w:spacing w:line="360" w:lineRule="auto"/>
        <w:jc w:val="both"/>
      </w:pPr>
    </w:p>
    <w:p w14:paraId="7CA35EA5" w14:textId="13377236" w:rsidR="00954F98" w:rsidRPr="008B7065" w:rsidRDefault="00954F98" w:rsidP="00774012">
      <w:pPr>
        <w:pStyle w:val="Style1graphiq"/>
      </w:pPr>
      <w:bookmarkStart w:id="46" w:name="_Toc1064425"/>
      <w:r w:rsidRPr="008B7065">
        <w:t xml:space="preserve">Graphique </w:t>
      </w:r>
      <w:r w:rsidRPr="008B7065">
        <w:fldChar w:fldCharType="begin"/>
      </w:r>
      <w:r w:rsidRPr="008B7065">
        <w:instrText xml:space="preserve"> SEQ Graphique \* ARABIC </w:instrText>
      </w:r>
      <w:r w:rsidRPr="008B7065">
        <w:fldChar w:fldCharType="separate"/>
      </w:r>
      <w:r>
        <w:t>16</w:t>
      </w:r>
      <w:r w:rsidRPr="008B7065">
        <w:fldChar w:fldCharType="end"/>
      </w:r>
      <w:r w:rsidRPr="008B7065">
        <w:t xml:space="preserve"> : </w:t>
      </w:r>
      <w:r>
        <w:t>Evolution</w:t>
      </w:r>
      <w:r w:rsidRPr="008B7065">
        <w:t xml:space="preserve"> de la cohorte entrant en formation de sage-femme  à l’INM</w:t>
      </w:r>
      <w:r>
        <w:t>e</w:t>
      </w:r>
      <w:r w:rsidRPr="008B7065">
        <w:t>S Cotonou en 2012-2013</w:t>
      </w:r>
      <w:bookmarkEnd w:id="46"/>
    </w:p>
    <w:p w14:paraId="02EAC8CB" w14:textId="77777777" w:rsidR="00954F98" w:rsidRPr="008B7065" w:rsidRDefault="00954F98" w:rsidP="00954F98">
      <w:pPr>
        <w:spacing w:line="360" w:lineRule="auto"/>
        <w:jc w:val="both"/>
        <w:rPr>
          <w:b/>
        </w:rPr>
      </w:pPr>
    </w:p>
    <w:p w14:paraId="0425D443" w14:textId="77777777" w:rsidR="00954F98" w:rsidRPr="008B7065" w:rsidRDefault="00954F98" w:rsidP="00954F98">
      <w:pPr>
        <w:spacing w:line="360" w:lineRule="auto"/>
        <w:jc w:val="both"/>
      </w:pPr>
      <w:r w:rsidRPr="008B7065">
        <w:rPr>
          <w:noProof/>
        </w:rPr>
        <w:drawing>
          <wp:inline distT="0" distB="0" distL="0" distR="0" wp14:anchorId="689F43D7" wp14:editId="40FA7EAD">
            <wp:extent cx="4572000" cy="2095500"/>
            <wp:effectExtent l="0" t="0" r="0" b="0"/>
            <wp:docPr id="37" name="Graphique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A4CD0E1" w14:textId="77777777" w:rsidR="00954F98" w:rsidRPr="008B7065" w:rsidRDefault="00954F98" w:rsidP="00954F98">
      <w:pPr>
        <w:spacing w:line="360" w:lineRule="auto"/>
        <w:jc w:val="both"/>
      </w:pPr>
      <w:r w:rsidRPr="008B7065">
        <w:t>Source : d’après données d’enquêtes aux près des institutions de formation.</w:t>
      </w:r>
    </w:p>
    <w:p w14:paraId="2FF61D99" w14:textId="77777777" w:rsidR="00954F98" w:rsidRPr="008B7065" w:rsidRDefault="00954F98" w:rsidP="00954F98">
      <w:pPr>
        <w:spacing w:line="360" w:lineRule="auto"/>
        <w:jc w:val="both"/>
      </w:pPr>
      <w:r w:rsidRPr="008B7065">
        <w:t>On constate au regard des informations de ce graphique, que sur les 50 étudiantes  entrant dans la formation, seuls 24 sont parvenues à la fin de la formation en temps règlementaire, ce qui dénote aussi d’un fort taux de déperdition au sein de la cohorte.</w:t>
      </w:r>
      <w:r>
        <w:t xml:space="preserve"> Les mêmes analyses sur l’évolution de la cohorte des infirmiers sont valables ici, étant donné que les tendances sont identiques. Un paquet particulier mérite d’être développé pour adapter la formation académique à la condition de la fille.</w:t>
      </w:r>
    </w:p>
    <w:p w14:paraId="0FDA4748" w14:textId="77777777" w:rsidR="00954F98" w:rsidRPr="008B7065" w:rsidRDefault="00954F98" w:rsidP="00954F98">
      <w:pPr>
        <w:spacing w:line="360" w:lineRule="auto"/>
        <w:jc w:val="both"/>
      </w:pPr>
      <w:r w:rsidRPr="008B7065">
        <w:t xml:space="preserve">  </w:t>
      </w:r>
    </w:p>
    <w:p w14:paraId="43ED60AF"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Evolution de la cohorte entrant en formation d’étudiants en formation de médecine  à la FSS Parakou en 2008-2009</w:t>
      </w:r>
    </w:p>
    <w:p w14:paraId="04A2F704" w14:textId="77777777" w:rsidR="00954F98" w:rsidRPr="008B7065" w:rsidRDefault="00954F98" w:rsidP="00954F98">
      <w:pPr>
        <w:spacing w:line="360" w:lineRule="auto"/>
        <w:jc w:val="both"/>
      </w:pPr>
      <w:r w:rsidRPr="008B7065">
        <w:t>Le graphique suivant présente l’évolution de l’effectif de la cohorte entrant en formation de médecine à la FSS Parakou en 2008-2009 d’année en année.</w:t>
      </w:r>
    </w:p>
    <w:p w14:paraId="22C4C7DB" w14:textId="77584790" w:rsidR="00954F98" w:rsidRDefault="00954F98" w:rsidP="00954F98">
      <w:pPr>
        <w:spacing w:line="360" w:lineRule="auto"/>
        <w:jc w:val="both"/>
      </w:pPr>
    </w:p>
    <w:p w14:paraId="10BE5806" w14:textId="7143A9A1" w:rsidR="00774012" w:rsidRDefault="00774012" w:rsidP="00954F98">
      <w:pPr>
        <w:spacing w:line="360" w:lineRule="auto"/>
        <w:jc w:val="both"/>
      </w:pPr>
    </w:p>
    <w:p w14:paraId="4BCF8252" w14:textId="72C74EF0" w:rsidR="00774012" w:rsidRDefault="00774012" w:rsidP="00954F98">
      <w:pPr>
        <w:spacing w:line="360" w:lineRule="auto"/>
        <w:jc w:val="both"/>
      </w:pPr>
    </w:p>
    <w:p w14:paraId="632C5482" w14:textId="36B2DADD" w:rsidR="00774012" w:rsidRDefault="00774012" w:rsidP="00954F98">
      <w:pPr>
        <w:spacing w:line="360" w:lineRule="auto"/>
        <w:jc w:val="both"/>
      </w:pPr>
    </w:p>
    <w:p w14:paraId="06832FBF" w14:textId="71CB7598" w:rsidR="00774012" w:rsidRDefault="00774012" w:rsidP="00954F98">
      <w:pPr>
        <w:spacing w:line="360" w:lineRule="auto"/>
        <w:jc w:val="both"/>
      </w:pPr>
    </w:p>
    <w:p w14:paraId="256B45CD" w14:textId="1F618D6F" w:rsidR="00774012" w:rsidRDefault="00774012" w:rsidP="00954F98">
      <w:pPr>
        <w:spacing w:line="360" w:lineRule="auto"/>
        <w:jc w:val="both"/>
      </w:pPr>
    </w:p>
    <w:p w14:paraId="7C7BAB7E" w14:textId="2F6F0E9D" w:rsidR="00774012" w:rsidRDefault="00774012" w:rsidP="00954F98">
      <w:pPr>
        <w:spacing w:line="360" w:lineRule="auto"/>
        <w:jc w:val="both"/>
      </w:pPr>
    </w:p>
    <w:p w14:paraId="52907107" w14:textId="0A4D0B23" w:rsidR="00774012" w:rsidRDefault="00774012" w:rsidP="00954F98">
      <w:pPr>
        <w:spacing w:line="360" w:lineRule="auto"/>
        <w:jc w:val="both"/>
      </w:pPr>
    </w:p>
    <w:p w14:paraId="48B0FF47" w14:textId="493E1E29" w:rsidR="00774012" w:rsidRDefault="00774012" w:rsidP="00954F98">
      <w:pPr>
        <w:spacing w:line="360" w:lineRule="auto"/>
        <w:jc w:val="both"/>
      </w:pPr>
    </w:p>
    <w:p w14:paraId="6F17DCCA" w14:textId="77777777" w:rsidR="00774012" w:rsidRPr="008B7065" w:rsidRDefault="00774012" w:rsidP="00954F98">
      <w:pPr>
        <w:spacing w:line="360" w:lineRule="auto"/>
        <w:jc w:val="both"/>
      </w:pPr>
    </w:p>
    <w:p w14:paraId="7233D67A" w14:textId="36FF617F" w:rsidR="00954F98" w:rsidRPr="008B7065" w:rsidRDefault="00954F98" w:rsidP="00774012">
      <w:pPr>
        <w:pStyle w:val="Style1graphiq"/>
      </w:pPr>
      <w:bookmarkStart w:id="47" w:name="_Toc1064426"/>
      <w:r w:rsidRPr="008B7065">
        <w:lastRenderedPageBreak/>
        <w:t xml:space="preserve">Graphique </w:t>
      </w:r>
      <w:r w:rsidRPr="008B7065">
        <w:fldChar w:fldCharType="begin"/>
      </w:r>
      <w:r w:rsidRPr="008B7065">
        <w:instrText xml:space="preserve"> SEQ Graphique \* ARABIC </w:instrText>
      </w:r>
      <w:r w:rsidRPr="008B7065">
        <w:fldChar w:fldCharType="separate"/>
      </w:r>
      <w:r>
        <w:t>17</w:t>
      </w:r>
      <w:r w:rsidRPr="008B7065">
        <w:fldChar w:fldCharType="end"/>
      </w:r>
      <w:r w:rsidRPr="008B7065">
        <w:t> : Evolution de la cohorte entrant en formation d’étudiants en formation de médecine  à la FSS Parakou en 2008-2009</w:t>
      </w:r>
      <w:bookmarkEnd w:id="47"/>
      <w:r>
        <w:t xml:space="preserve"> </w:t>
      </w:r>
    </w:p>
    <w:p w14:paraId="49B7EFD2" w14:textId="77777777" w:rsidR="00954F98" w:rsidRPr="008B7065" w:rsidRDefault="00954F98" w:rsidP="00954F98">
      <w:pPr>
        <w:spacing w:line="360" w:lineRule="auto"/>
        <w:jc w:val="both"/>
        <w:rPr>
          <w:i/>
        </w:rPr>
      </w:pPr>
      <w:r w:rsidRPr="008B7065">
        <w:rPr>
          <w:noProof/>
        </w:rPr>
        <w:drawing>
          <wp:inline distT="0" distB="0" distL="0" distR="0" wp14:anchorId="64DA7814" wp14:editId="2C3D912D">
            <wp:extent cx="4572000" cy="2743200"/>
            <wp:effectExtent l="0" t="0" r="0" b="0"/>
            <wp:docPr id="18" name="Graphique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0781B8A" w14:textId="77777777" w:rsidR="00954F98" w:rsidRPr="008B7065" w:rsidRDefault="00954F98" w:rsidP="00954F98">
      <w:pPr>
        <w:spacing w:line="360" w:lineRule="auto"/>
        <w:jc w:val="both"/>
      </w:pPr>
      <w:r w:rsidRPr="008B7065">
        <w:t>Source : d’après données d’enquêtes aux près des institutions de formation.</w:t>
      </w:r>
    </w:p>
    <w:p w14:paraId="0AC54538" w14:textId="77777777" w:rsidR="00954F98" w:rsidRPr="008B7065" w:rsidRDefault="00954F98" w:rsidP="00954F98">
      <w:pPr>
        <w:spacing w:line="360" w:lineRule="auto"/>
        <w:jc w:val="both"/>
      </w:pPr>
    </w:p>
    <w:p w14:paraId="4CFD1EC7" w14:textId="77777777" w:rsidR="00954F98" w:rsidRPr="008B7065" w:rsidRDefault="00954F98" w:rsidP="00954F98">
      <w:pPr>
        <w:spacing w:line="360" w:lineRule="auto"/>
        <w:jc w:val="both"/>
      </w:pPr>
      <w:r w:rsidRPr="008B7065">
        <w:t xml:space="preserve">Comme on peut le constater, sur les 243 étudiants (dont 102 filles) entrant en formation de médecine en 2008-2009 à la FSS Parakou, seuls 73 dont 30 filles sont parvenus à terminer leur formation en 7 ans, ce qui dénote d’un fort taux de déperdition d’environ 70% aussi bien au niveau global qu’au niveau genre. </w:t>
      </w:r>
    </w:p>
    <w:p w14:paraId="2592A34B" w14:textId="77777777" w:rsidR="00954F98" w:rsidRPr="008B7065" w:rsidRDefault="00954F98" w:rsidP="00954F98">
      <w:pPr>
        <w:spacing w:line="360" w:lineRule="auto"/>
        <w:jc w:val="both"/>
      </w:pPr>
      <w:r w:rsidRPr="008B7065">
        <w:t xml:space="preserve">On peut retenir que le taux de déperdition est généralement élevé dans les différentes formations, ce qui constitue une perte énorme pour la société dans la mesure où non seulement les dépenses engagées aussi bien par l’Etat que par les parents sur les étudiants ayant abandonné ou échoué en cours de formation auraient pu avoir des usages alternatifs. </w:t>
      </w:r>
      <w:r>
        <w:t>Prenant par exemple le cas des médecins, avec une déperdition totale de 170 apprenants au cours de la formation, et en considérant un coût public moyen annuel de formation estimé à 963 458 FCFA</w:t>
      </w:r>
      <w:r>
        <w:rPr>
          <w:rStyle w:val="FootnoteReference"/>
        </w:rPr>
        <w:footnoteReference w:id="5"/>
      </w:r>
      <w:r>
        <w:t xml:space="preserve"> , on se retrouve en moyenne à une perte d’environ 163 787 860 FCFA pour les finances publiques sur la promotion, montant qui aurait pu servir à d’autres investissements dans le secteur ou dans d’autres secteurs sociaux. </w:t>
      </w:r>
      <w:r w:rsidRPr="008B7065">
        <w:t xml:space="preserve">Ces résultats qui dénotent d’une faible efficacité interne de la formation montrent qu’il est nécessaire de mettre en place des politiques visant à retenir davantage les étudiants </w:t>
      </w:r>
      <w:r>
        <w:t xml:space="preserve">(accent particulier sur les filles) </w:t>
      </w:r>
      <w:r w:rsidRPr="008B7065">
        <w:t>dans la formation.</w:t>
      </w:r>
    </w:p>
    <w:p w14:paraId="058F3669" w14:textId="77777777" w:rsidR="00954F98" w:rsidRDefault="00954F98" w:rsidP="00954F98">
      <w:pPr>
        <w:spacing w:line="360" w:lineRule="auto"/>
        <w:jc w:val="both"/>
      </w:pPr>
      <w:r w:rsidRPr="008B7065">
        <w:t xml:space="preserve">Au regard des analyses qui viennent d’être faites sur l’efficacité interne de la formation, on peut se rendre à l’évidence que la production des ressources humaines en santé au Bénin possède un ensemble de forces, mais aussi des faiblesses. </w:t>
      </w:r>
    </w:p>
    <w:p w14:paraId="62271C87" w14:textId="77777777" w:rsidR="00954F98" w:rsidRDefault="00954F98" w:rsidP="00954F98">
      <w:pPr>
        <w:spacing w:line="360" w:lineRule="auto"/>
        <w:jc w:val="both"/>
      </w:pPr>
      <w:r>
        <w:lastRenderedPageBreak/>
        <w:t xml:space="preserve">On peut noter en général que la production des RHS au Bénin souffre globalement d’une inefficacité interne, inefficacité due notamment aux problèmes de capacité d’accueil, de coût de formation élevé, et surtout de forte déperdition au cours de la formation. Il urge donc de jouer sur ces différents leviers pour améliorer l’efficacité interne de la production des RHS, </w:t>
      </w:r>
    </w:p>
    <w:p w14:paraId="117E64B3" w14:textId="77777777" w:rsidR="00954F98" w:rsidRPr="008B7065" w:rsidRDefault="00954F98" w:rsidP="00954F98">
      <w:pPr>
        <w:spacing w:line="360" w:lineRule="auto"/>
        <w:jc w:val="both"/>
      </w:pPr>
      <w:r w:rsidRPr="008B7065">
        <w:t>Au-delà de l’efficacité interne, la question de l’efficacité externe est primordiale. En effet, l’un des objectifs de la formation étant d’assurer non seulement une meilleure insertion professionnelle des diplômés du système, mais aussi une meilleure adéquation entre les compétences des diplômés et les besoins du marché, il est tout à fait justifié d’analyser l’efficacité externe de la production des ressources humaines en santé. La section suivante est consacrée à cette analyse.</w:t>
      </w:r>
    </w:p>
    <w:p w14:paraId="38E9F1F5" w14:textId="77777777" w:rsidR="00954F98" w:rsidRPr="008B7065" w:rsidRDefault="00954F98" w:rsidP="00954F98">
      <w:pPr>
        <w:pStyle w:val="Heading3"/>
        <w:ind w:left="0" w:firstLine="0"/>
      </w:pPr>
      <w:r w:rsidRPr="008B7065">
        <w:t xml:space="preserve"> </w:t>
      </w:r>
      <w:bookmarkStart w:id="48" w:name="_Toc1054339"/>
      <w:r w:rsidRPr="008B7065">
        <w:t>Efficacité externe de la production des ressources humaines en santé</w:t>
      </w:r>
      <w:bookmarkEnd w:id="48"/>
    </w:p>
    <w:p w14:paraId="01F4100F" w14:textId="77777777" w:rsidR="00954F98" w:rsidRPr="008B7065" w:rsidRDefault="00954F98" w:rsidP="00954F98">
      <w:pPr>
        <w:pStyle w:val="Heading4"/>
        <w:ind w:left="0" w:firstLine="0"/>
      </w:pPr>
      <w:r w:rsidRPr="008B7065">
        <w:t xml:space="preserve"> L'absorption des diplômés par le marché</w:t>
      </w:r>
    </w:p>
    <w:p w14:paraId="0B18D0F1" w14:textId="77777777" w:rsidR="00954F98" w:rsidRPr="008B7065" w:rsidRDefault="00954F98" w:rsidP="00954F98">
      <w:pPr>
        <w:rPr>
          <w:lang w:eastAsia="en-US"/>
        </w:rPr>
      </w:pPr>
    </w:p>
    <w:p w14:paraId="52145796"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Evolution des taux d’absorption potentiels des diplômés en santé</w:t>
      </w:r>
    </w:p>
    <w:p w14:paraId="71710280" w14:textId="77777777" w:rsidR="00954F98" w:rsidRPr="008B7065" w:rsidRDefault="00954F98" w:rsidP="00954F98">
      <w:pPr>
        <w:spacing w:line="360" w:lineRule="auto"/>
        <w:jc w:val="both"/>
      </w:pPr>
      <w:r w:rsidRPr="008B7065">
        <w:t>Le taux d’absorption potentiel des diplômés d’une formation représente le rapport entre le nombre de postes ouverts à recrutement pour les diplômés de la formation et le nombre de diplômés dans la formation à sortir l’année suivante. Il renseigne sur la capacité du marché à recruter dans un délai d’un an, les diplômés sortant des institutions de formation. Tel que calculé, cet indicateur fait l’hypothèse que le marché du travail est en situation de plein emploi au point où le chômage des diplômés ne dure pas plus d’un an. Cette hypothèse est cependant très simplificatrice dans la mesure où le fonctionnement des marchés du travail respecte très rarement cette condition. Une autre limite de cet indicateur réside dans le fait que l’information sur le nombre de postes ouverts à recrutement est généralement difficile à renseigner dans les pays en développement où les statistiques du secteur privé sont rarement disponibles et à jour.  Cependant, pour des besoins d’analyse, on calcule cet indicateur dans le but d’apprécier la vitesse à laquelle les diplômés sont absorbés par le marché, en utilisant les données disponibles dans les statistiques des recrutements ouverts par la fonction publique.</w:t>
      </w:r>
    </w:p>
    <w:p w14:paraId="1779E46F" w14:textId="77777777" w:rsidR="00954F98" w:rsidRPr="008B7065" w:rsidRDefault="00954F98" w:rsidP="00954F98">
      <w:pPr>
        <w:spacing w:line="360" w:lineRule="auto"/>
        <w:jc w:val="both"/>
      </w:pPr>
      <w:r w:rsidRPr="008B7065">
        <w:t>Le graphique suivant présente l’évolution de ce taux pour les différentes formations en santé.</w:t>
      </w:r>
    </w:p>
    <w:p w14:paraId="3A3D3A96" w14:textId="77777777" w:rsidR="00954F98" w:rsidRPr="008B7065" w:rsidRDefault="00954F98" w:rsidP="00954F98">
      <w:pPr>
        <w:spacing w:line="360" w:lineRule="auto"/>
        <w:jc w:val="both"/>
      </w:pPr>
    </w:p>
    <w:p w14:paraId="59FD522D" w14:textId="2343E2F8" w:rsidR="00954F98" w:rsidRDefault="00954F98" w:rsidP="00954F98">
      <w:pPr>
        <w:spacing w:line="360" w:lineRule="auto"/>
        <w:jc w:val="both"/>
      </w:pPr>
    </w:p>
    <w:p w14:paraId="7E66FE29" w14:textId="50316254" w:rsidR="008553F2" w:rsidRDefault="008553F2" w:rsidP="00954F98">
      <w:pPr>
        <w:spacing w:line="360" w:lineRule="auto"/>
        <w:jc w:val="both"/>
      </w:pPr>
    </w:p>
    <w:p w14:paraId="11961F0A" w14:textId="47317309" w:rsidR="008553F2" w:rsidRDefault="008553F2" w:rsidP="00954F98">
      <w:pPr>
        <w:spacing w:line="360" w:lineRule="auto"/>
        <w:jc w:val="both"/>
      </w:pPr>
    </w:p>
    <w:p w14:paraId="4F170725" w14:textId="4179FF57" w:rsidR="008553F2" w:rsidRDefault="008553F2" w:rsidP="00954F98">
      <w:pPr>
        <w:spacing w:line="360" w:lineRule="auto"/>
        <w:jc w:val="both"/>
      </w:pPr>
    </w:p>
    <w:p w14:paraId="004591D6" w14:textId="07F8816F" w:rsidR="008553F2" w:rsidRDefault="008553F2" w:rsidP="00954F98">
      <w:pPr>
        <w:spacing w:line="360" w:lineRule="auto"/>
        <w:jc w:val="both"/>
      </w:pPr>
    </w:p>
    <w:p w14:paraId="638A25C3" w14:textId="77777777" w:rsidR="008553F2" w:rsidRPr="008B7065" w:rsidRDefault="008553F2" w:rsidP="00954F98">
      <w:pPr>
        <w:spacing w:line="360" w:lineRule="auto"/>
        <w:jc w:val="both"/>
      </w:pPr>
    </w:p>
    <w:p w14:paraId="66465F56" w14:textId="77777777" w:rsidR="00954F98" w:rsidRPr="008B7065" w:rsidRDefault="00954F98" w:rsidP="00954F98">
      <w:pPr>
        <w:spacing w:line="360" w:lineRule="auto"/>
        <w:jc w:val="both"/>
      </w:pPr>
    </w:p>
    <w:p w14:paraId="34C46206" w14:textId="483D9B9B" w:rsidR="00954F98" w:rsidRPr="008B7065" w:rsidRDefault="00954F98" w:rsidP="00774012">
      <w:pPr>
        <w:pStyle w:val="Style1graphiq"/>
      </w:pPr>
      <w:bookmarkStart w:id="49" w:name="_Toc1064427"/>
      <w:r w:rsidRPr="008B7065">
        <w:t xml:space="preserve">Graphique </w:t>
      </w:r>
      <w:r w:rsidRPr="008B7065">
        <w:fldChar w:fldCharType="begin"/>
      </w:r>
      <w:r w:rsidRPr="008B7065">
        <w:instrText xml:space="preserve"> SEQ Graphique \* ARABIC </w:instrText>
      </w:r>
      <w:r w:rsidRPr="008B7065">
        <w:fldChar w:fldCharType="separate"/>
      </w:r>
      <w:r>
        <w:t>18</w:t>
      </w:r>
      <w:r w:rsidRPr="008B7065">
        <w:fldChar w:fldCharType="end"/>
      </w:r>
      <w:r w:rsidRPr="008B7065">
        <w:t> : Taux d’absorption potentiel des diplômés par filière de formation en santé de 2013 à 2016</w:t>
      </w:r>
      <w:bookmarkEnd w:id="49"/>
    </w:p>
    <w:p w14:paraId="6CF15CB7" w14:textId="77777777" w:rsidR="00954F98" w:rsidRPr="008B7065" w:rsidRDefault="00954F98" w:rsidP="00954F98">
      <w:pPr>
        <w:spacing w:line="360" w:lineRule="auto"/>
        <w:jc w:val="both"/>
      </w:pPr>
    </w:p>
    <w:p w14:paraId="027EBED6" w14:textId="77777777" w:rsidR="00954F98" w:rsidRPr="008B7065" w:rsidRDefault="00954F98" w:rsidP="00954F98">
      <w:pPr>
        <w:spacing w:line="360" w:lineRule="auto"/>
        <w:jc w:val="both"/>
        <w:rPr>
          <w:b/>
        </w:rPr>
      </w:pPr>
      <w:r w:rsidRPr="008B7065">
        <w:rPr>
          <w:noProof/>
        </w:rPr>
        <w:drawing>
          <wp:inline distT="0" distB="0" distL="0" distR="0" wp14:anchorId="50F73321" wp14:editId="36715347">
            <wp:extent cx="5349240" cy="4029075"/>
            <wp:effectExtent l="0" t="0" r="3810" b="9525"/>
            <wp:docPr id="14" name="Graphique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36BD003" w14:textId="77777777" w:rsidR="00954F98" w:rsidRPr="008B7065" w:rsidRDefault="00954F98" w:rsidP="00954F98">
      <w:pPr>
        <w:spacing w:line="360" w:lineRule="auto"/>
        <w:jc w:val="both"/>
      </w:pPr>
      <w:r w:rsidRPr="008B7065">
        <w:t>Source : d’après données d’enquêtes aux près des institutions de formation et du M</w:t>
      </w:r>
      <w:r>
        <w:t>T</w:t>
      </w:r>
      <w:r w:rsidRPr="008B7065">
        <w:t>FP.</w:t>
      </w:r>
    </w:p>
    <w:p w14:paraId="6A17ECBD" w14:textId="77777777" w:rsidR="00954F98" w:rsidRPr="008B7065" w:rsidRDefault="00954F98" w:rsidP="00954F98">
      <w:pPr>
        <w:spacing w:line="360" w:lineRule="auto"/>
        <w:jc w:val="both"/>
      </w:pPr>
    </w:p>
    <w:p w14:paraId="32E203D9" w14:textId="00769594" w:rsidR="00954F98" w:rsidRPr="008B7065" w:rsidRDefault="00954F98" w:rsidP="00954F98">
      <w:pPr>
        <w:spacing w:line="360" w:lineRule="auto"/>
        <w:jc w:val="both"/>
      </w:pPr>
      <w:r w:rsidRPr="008B7065">
        <w:t xml:space="preserve">Ce graphique montre que les plus grands taux d’absorption potentiel sont observés dans les formations en </w:t>
      </w:r>
      <w:r w:rsidR="00EB1AE0">
        <w:t xml:space="preserve">sciences infirmières </w:t>
      </w:r>
      <w:r w:rsidRPr="008B7065">
        <w:t>o</w:t>
      </w:r>
      <w:r>
        <w:t>ù</w:t>
      </w:r>
      <w:r w:rsidRPr="008B7065">
        <w:t xml:space="preserve"> on note parfois jusqu’au-delà de 15% d’embauche à la fin de la formation. Viennent ensuite la formation des médecins et celle des sages-femmes. Cependant, il est important de constater que le taux d’absorption potentiel est dans l’ensemble très faible, ce qui ne rassure pas les diplômés et les futurs candidats. Si l’on suppose même que cela ne concerne que les recrutements ouverts à la fonction publique, on a de raison de s’inquiéter sur la capacité du marché à absorber les diplômés en santé au Bénin, alors que les besoins existent énormément. </w:t>
      </w:r>
      <w:r>
        <w:t>Cependant, avec un bon assainissement du secteur privé, ce dernier est aussi un gros consommateur des ressources humaines en santé. En ajoutant les besoins de ce secteur, les taux d’absorption potentiel s’amélioreront conséquemment. Une étude sur la gestion de ressources humaines en santé dans le secteur privé formel pourrait aider à mieux renseigner ce taux.</w:t>
      </w:r>
    </w:p>
    <w:p w14:paraId="23BA78F8" w14:textId="77777777" w:rsidR="00954F98" w:rsidRPr="008B7065" w:rsidRDefault="00954F98" w:rsidP="00954F98">
      <w:pPr>
        <w:spacing w:line="360" w:lineRule="auto"/>
        <w:jc w:val="both"/>
        <w:rPr>
          <w:i/>
          <w:u w:val="single"/>
        </w:rPr>
      </w:pPr>
    </w:p>
    <w:p w14:paraId="43BF9377" w14:textId="77777777" w:rsidR="00954F98" w:rsidRPr="008B7065" w:rsidRDefault="00954F98" w:rsidP="00954F98">
      <w:pPr>
        <w:pStyle w:val="Heading4"/>
        <w:ind w:left="0" w:firstLine="0"/>
      </w:pPr>
      <w:r w:rsidRPr="008B7065">
        <w:t xml:space="preserve"> La déperdition de diplômés en santé</w:t>
      </w:r>
    </w:p>
    <w:p w14:paraId="2789201D" w14:textId="77777777" w:rsidR="00954F98" w:rsidRPr="008B7065" w:rsidRDefault="00954F98" w:rsidP="00954F98">
      <w:pPr>
        <w:pStyle w:val="ListParagraph"/>
        <w:spacing w:line="360" w:lineRule="auto"/>
        <w:ind w:left="0"/>
        <w:jc w:val="both"/>
        <w:rPr>
          <w:b/>
        </w:rPr>
      </w:pPr>
    </w:p>
    <w:p w14:paraId="52A1B0E1" w14:textId="77777777" w:rsidR="00954F98" w:rsidRPr="008B7065" w:rsidRDefault="00954F98" w:rsidP="00954F98">
      <w:pPr>
        <w:pStyle w:val="Heading5"/>
        <w:numPr>
          <w:ilvl w:val="4"/>
          <w:numId w:val="1"/>
        </w:numPr>
        <w:ind w:left="0" w:firstLine="0"/>
      </w:pPr>
      <w:r w:rsidRPr="008B7065">
        <w:t>Ampleur et formes de la déperdition</w:t>
      </w:r>
    </w:p>
    <w:p w14:paraId="200B985C" w14:textId="77777777" w:rsidR="00954F98" w:rsidRPr="008B7065" w:rsidRDefault="00954F98" w:rsidP="00954F98"/>
    <w:p w14:paraId="77E0B51F" w14:textId="77777777" w:rsidR="00954F98" w:rsidRPr="00FB24C1" w:rsidRDefault="00954F98" w:rsidP="00954F98">
      <w:pPr>
        <w:pStyle w:val="ListParagraph"/>
        <w:numPr>
          <w:ilvl w:val="0"/>
          <w:numId w:val="15"/>
        </w:numPr>
        <w:spacing w:line="360" w:lineRule="auto"/>
        <w:ind w:left="0" w:firstLine="0"/>
        <w:jc w:val="both"/>
        <w:rPr>
          <w:b/>
        </w:rPr>
      </w:pPr>
      <w:r w:rsidRPr="00FB24C1">
        <w:rPr>
          <w:b/>
        </w:rPr>
        <w:t>Taux de sortie du secteur sanitaire selon le genre et la filière de formation</w:t>
      </w:r>
    </w:p>
    <w:p w14:paraId="02914CD8" w14:textId="77777777" w:rsidR="00954F98" w:rsidRPr="008B7065" w:rsidRDefault="00954F98" w:rsidP="00954F98">
      <w:pPr>
        <w:spacing w:line="360" w:lineRule="auto"/>
        <w:jc w:val="both"/>
      </w:pPr>
      <w:r w:rsidRPr="008B7065">
        <w:t>Le taux de sortie du secteur sanitaire renseigne sur la part des diplômés du secteur sanitaire exerçant dans un secteur autre que le secteur sanitaire. C’est un indicateur qui renseigne sur la capacité du secteur sanitaire à offrir un emploi aux diplômés et à les retenir durablement dans le secteur sur le graphique suivant, on peut observer ce taux selon différentes filières et selon le genre.</w:t>
      </w:r>
    </w:p>
    <w:p w14:paraId="1B3DA136" w14:textId="77777777" w:rsidR="00954F98" w:rsidRPr="008B7065" w:rsidRDefault="00954F98" w:rsidP="00774012">
      <w:pPr>
        <w:pStyle w:val="Style1graphiq"/>
      </w:pPr>
      <w:bookmarkStart w:id="50" w:name="_Toc1064428"/>
      <w:r w:rsidRPr="008B7065">
        <w:t>Graphique 20 : Taux de sortie du secteur sanitaire suivant le genre et la filière de formation</w:t>
      </w:r>
      <w:bookmarkEnd w:id="50"/>
    </w:p>
    <w:p w14:paraId="265E4493" w14:textId="77777777" w:rsidR="00954F98" w:rsidRPr="008B7065" w:rsidRDefault="00954F98" w:rsidP="00954F98">
      <w:pPr>
        <w:spacing w:after="160" w:line="360" w:lineRule="auto"/>
      </w:pPr>
      <w:r w:rsidRPr="008B7065">
        <w:rPr>
          <w:noProof/>
        </w:rPr>
        <w:drawing>
          <wp:inline distT="0" distB="0" distL="0" distR="0" wp14:anchorId="34949FEA" wp14:editId="44C794AC">
            <wp:extent cx="2971800" cy="2328863"/>
            <wp:effectExtent l="0" t="0" r="0" b="14605"/>
            <wp:docPr id="26" name="Graphique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sidRPr="008B7065">
        <w:rPr>
          <w:noProof/>
        </w:rPr>
        <w:drawing>
          <wp:inline distT="0" distB="0" distL="0" distR="0" wp14:anchorId="379F5AF5" wp14:editId="777145FD">
            <wp:extent cx="2714625" cy="2333625"/>
            <wp:effectExtent l="0" t="0" r="9525" b="9525"/>
            <wp:docPr id="27" name="Graphique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sidRPr="008B7065">
        <w:t>Source : d’après données d’enquêtes auprès des diplômés des filières de formations en santé</w:t>
      </w:r>
    </w:p>
    <w:p w14:paraId="09798F7A" w14:textId="77777777" w:rsidR="00954F98" w:rsidRPr="008B7065" w:rsidRDefault="00954F98" w:rsidP="00954F98">
      <w:pPr>
        <w:spacing w:after="160" w:line="360" w:lineRule="auto"/>
        <w:jc w:val="both"/>
      </w:pPr>
      <w:r w:rsidRPr="008B7065">
        <w:t>Le graphique montre que les plus forts taux de sortie du secteur sont observés chez les infirmiers  et chez les aides-soignants. En désagrégeant selon le genre, on peut constater que dans l’ensemble, les hommes sortent du secteur sanitaire après leur formation</w:t>
      </w:r>
      <w:r>
        <w:t xml:space="preserve"> plus</w:t>
      </w:r>
      <w:r w:rsidRPr="008B7065">
        <w:t xml:space="preserve"> que les femmes. </w:t>
      </w:r>
      <w:r>
        <w:t xml:space="preserve">En général, les personnes qui sortent du secteur d’activité exercent dans des domaines tels que le commerce, l’enseignement dans le secteur privé,  </w:t>
      </w:r>
      <w:r w:rsidRPr="008B7065">
        <w:t>Si l’on considère les ressources financières mobilisées pour la formation de ces agents de santé, on peut imaginer la perte que constitue cette sortie du secteur des diplômés en santé.</w:t>
      </w:r>
      <w:r>
        <w:t xml:space="preserve"> Cependant, l’analyse doit aussi s’intéresser aux raisons qui font que certains diplômés ne restent pas longtemps au poste. Des entretiens en focus group avec des gestionnaires de santé dans les départements, on peut retenir que le système public de santé au Bénin souffre d’attractivité surtout dans les milieux défavorisés. Cette attractivité à plusieurs pans à savoir : l’attractivité financière avec les traitements salariaux jugés maigres pour les débutants, l’attractivité matérielle en raison de la désuétude du </w:t>
      </w:r>
      <w:r>
        <w:lastRenderedPageBreak/>
        <w:t>plateau technique, les mauvaises conditions de travail qui contrastent avec les rêves nourris avant d’être recruté, l’attractivité d’ordre géographique qui font changer de but en blanc aux diplômés les cadre de vie, le climat et les habitudes mondaines des grandes villes. Ces gestionnaires de la santé estiment ainsi que de bonnes conditions de travail et la valorisation du travail en milieu rural ou enclavés pourraient réduire l’ampleur du taux de sortie du secteur sanitaire par les diplômés.</w:t>
      </w:r>
    </w:p>
    <w:p w14:paraId="1781E728"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 xml:space="preserve">Taux d’émigration des diplômés des écoles de santé </w:t>
      </w:r>
    </w:p>
    <w:p w14:paraId="6D8DA6F8" w14:textId="77777777" w:rsidR="00954F98" w:rsidRPr="00920417" w:rsidRDefault="00954F98" w:rsidP="00954F98">
      <w:pPr>
        <w:spacing w:line="360" w:lineRule="auto"/>
        <w:jc w:val="both"/>
      </w:pPr>
      <w:r w:rsidRPr="00920417">
        <w:t xml:space="preserve">Les données relatives à la migration des diplômés des écoles de santé ne sont pas à ce jour disponibles, ce qui, ne favorise pas une analyse de l’émigration des RHS issues des institutions de formation.  </w:t>
      </w:r>
      <w:r>
        <w:t xml:space="preserve">Cependant, selon les données de l’OCDE (2017), on dénombre 200 médecins béninois dans toute la France, et 0,07% des médecins en Ile de France sont béninois.  </w:t>
      </w:r>
    </w:p>
    <w:p w14:paraId="6E4B7632" w14:textId="77777777" w:rsidR="00954F98" w:rsidRPr="008B7065" w:rsidRDefault="00954F98" w:rsidP="00954F98">
      <w:pPr>
        <w:pStyle w:val="ListParagraph"/>
        <w:spacing w:line="360" w:lineRule="auto"/>
        <w:ind w:left="0"/>
        <w:jc w:val="both"/>
      </w:pPr>
    </w:p>
    <w:p w14:paraId="600250FA" w14:textId="77777777" w:rsidR="00954F98" w:rsidRPr="008B7065" w:rsidRDefault="00954F98" w:rsidP="00954F98">
      <w:pPr>
        <w:pStyle w:val="Heading5"/>
        <w:numPr>
          <w:ilvl w:val="4"/>
          <w:numId w:val="1"/>
        </w:numPr>
        <w:ind w:left="0" w:firstLine="0"/>
      </w:pPr>
      <w:r w:rsidRPr="008B7065">
        <w:t>Déterminants de la déperdition</w:t>
      </w:r>
    </w:p>
    <w:p w14:paraId="53E9678D" w14:textId="77777777" w:rsidR="00954F98" w:rsidRPr="008B7065" w:rsidRDefault="00954F98" w:rsidP="00954F98"/>
    <w:p w14:paraId="3C36792B" w14:textId="77777777" w:rsidR="00954F98" w:rsidRPr="008B7065" w:rsidRDefault="00954F98" w:rsidP="00954F98">
      <w:pPr>
        <w:pStyle w:val="ListParagraph"/>
        <w:numPr>
          <w:ilvl w:val="0"/>
          <w:numId w:val="15"/>
        </w:numPr>
        <w:spacing w:after="160" w:line="360" w:lineRule="auto"/>
        <w:ind w:left="0" w:firstLine="0"/>
        <w:jc w:val="both"/>
        <w:rPr>
          <w:b/>
        </w:rPr>
      </w:pPr>
      <w:r w:rsidRPr="008B7065">
        <w:rPr>
          <w:b/>
        </w:rPr>
        <w:t xml:space="preserve">Relation entre l’exercice dans un autre secteur d’activité et les caractéristiques du diplômé </w:t>
      </w:r>
    </w:p>
    <w:p w14:paraId="10D34482" w14:textId="77777777" w:rsidR="00954F98" w:rsidRPr="008B7065" w:rsidRDefault="00954F98" w:rsidP="00954F98">
      <w:pPr>
        <w:spacing w:line="360" w:lineRule="auto"/>
        <w:jc w:val="both"/>
      </w:pPr>
      <w:r w:rsidRPr="008B7065">
        <w:t>Selon les données collectées sur le</w:t>
      </w:r>
      <w:r>
        <w:t>s</w:t>
      </w:r>
      <w:r w:rsidRPr="008B7065">
        <w:t xml:space="preserve"> diplômés en santé, 3,7% des diplômés exercent une activité en dehors du secteur sanitaire. Cela </w:t>
      </w:r>
      <w:r>
        <w:t>témoigne</w:t>
      </w:r>
      <w:r w:rsidRPr="008B7065">
        <w:t xml:space="preserve"> de la faible ampleur de la déperdition au sein des diplômés du secteur. Le tableau suivant donne les liens entre le secteur d’exercice (secteur sanitaire ou autre secteur) et les caractéristiques des diplômés.</w:t>
      </w:r>
    </w:p>
    <w:p w14:paraId="13F7F98F" w14:textId="77777777" w:rsidR="00954F98" w:rsidRPr="008B7065" w:rsidRDefault="00954F98" w:rsidP="00774012">
      <w:pPr>
        <w:pStyle w:val="Style1tableau"/>
      </w:pPr>
      <w:bookmarkStart w:id="51" w:name="_Toc1064295"/>
      <w:r w:rsidRPr="008B7065">
        <w:t>Tableau 12 : Statistique de Khi-Deux entre le facteur Exercice dans un autre secteur et les caractéristiques du diplômé</w:t>
      </w:r>
      <w:bookmarkEnd w:id="51"/>
    </w:p>
    <w:tbl>
      <w:tblPr>
        <w:tblW w:w="5000" w:type="pct"/>
        <w:tblCellMar>
          <w:left w:w="70" w:type="dxa"/>
          <w:right w:w="70" w:type="dxa"/>
        </w:tblCellMar>
        <w:tblLook w:val="04A0" w:firstRow="1" w:lastRow="0" w:firstColumn="1" w:lastColumn="0" w:noHBand="0" w:noVBand="1"/>
      </w:tblPr>
      <w:tblGrid>
        <w:gridCol w:w="1704"/>
        <w:gridCol w:w="2450"/>
        <w:gridCol w:w="1224"/>
        <w:gridCol w:w="1224"/>
        <w:gridCol w:w="1224"/>
        <w:gridCol w:w="1244"/>
      </w:tblGrid>
      <w:tr w:rsidR="00954F98" w:rsidRPr="008B7065" w14:paraId="62775AEE" w14:textId="77777777" w:rsidTr="00A760AA">
        <w:trPr>
          <w:trHeight w:val="703"/>
          <w:tblHeader/>
        </w:trPr>
        <w:tc>
          <w:tcPr>
            <w:tcW w:w="939" w:type="pct"/>
            <w:vMerge w:val="restart"/>
            <w:tcBorders>
              <w:top w:val="single" w:sz="8" w:space="0" w:color="auto"/>
              <w:left w:val="nil"/>
              <w:bottom w:val="single" w:sz="8" w:space="0" w:color="000000"/>
              <w:right w:val="nil"/>
            </w:tcBorders>
            <w:shd w:val="clear" w:color="auto" w:fill="auto"/>
            <w:vAlign w:val="center"/>
            <w:hideMark/>
          </w:tcPr>
          <w:p w14:paraId="2B2D9D9F"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Variables</w:t>
            </w:r>
          </w:p>
        </w:tc>
        <w:tc>
          <w:tcPr>
            <w:tcW w:w="2025" w:type="pct"/>
            <w:gridSpan w:val="2"/>
            <w:tcBorders>
              <w:top w:val="single" w:sz="8" w:space="0" w:color="auto"/>
              <w:left w:val="nil"/>
              <w:bottom w:val="single" w:sz="8" w:space="0" w:color="auto"/>
              <w:right w:val="nil"/>
            </w:tcBorders>
            <w:shd w:val="clear" w:color="auto" w:fill="auto"/>
            <w:vAlign w:val="center"/>
            <w:hideMark/>
          </w:tcPr>
          <w:p w14:paraId="100498DC"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Exercice dans un secteur non sanitaire</w:t>
            </w:r>
          </w:p>
        </w:tc>
        <w:tc>
          <w:tcPr>
            <w:tcW w:w="675" w:type="pct"/>
            <w:vMerge w:val="restart"/>
            <w:tcBorders>
              <w:top w:val="single" w:sz="8" w:space="0" w:color="auto"/>
              <w:left w:val="nil"/>
              <w:bottom w:val="single" w:sz="8" w:space="0" w:color="000000"/>
              <w:right w:val="nil"/>
            </w:tcBorders>
            <w:shd w:val="clear" w:color="auto" w:fill="auto"/>
            <w:vAlign w:val="center"/>
            <w:hideMark/>
          </w:tcPr>
          <w:p w14:paraId="1B68D6F6"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Ensemble</w:t>
            </w:r>
          </w:p>
        </w:tc>
        <w:tc>
          <w:tcPr>
            <w:tcW w:w="675" w:type="pct"/>
            <w:vMerge w:val="restart"/>
            <w:tcBorders>
              <w:top w:val="single" w:sz="8" w:space="0" w:color="auto"/>
              <w:left w:val="nil"/>
              <w:bottom w:val="single" w:sz="8" w:space="0" w:color="000000"/>
              <w:right w:val="nil"/>
            </w:tcBorders>
            <w:shd w:val="clear" w:color="auto" w:fill="auto"/>
            <w:vAlign w:val="center"/>
            <w:hideMark/>
          </w:tcPr>
          <w:p w14:paraId="200B6732"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Effectifs</w:t>
            </w:r>
          </w:p>
        </w:tc>
        <w:tc>
          <w:tcPr>
            <w:tcW w:w="686" w:type="pct"/>
            <w:vMerge w:val="restart"/>
            <w:tcBorders>
              <w:top w:val="single" w:sz="8" w:space="0" w:color="auto"/>
              <w:left w:val="nil"/>
              <w:bottom w:val="single" w:sz="8" w:space="0" w:color="000000"/>
              <w:right w:val="nil"/>
            </w:tcBorders>
            <w:shd w:val="clear" w:color="auto" w:fill="auto"/>
            <w:vAlign w:val="center"/>
            <w:hideMark/>
          </w:tcPr>
          <w:p w14:paraId="7082BC1B"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Probabilité du Khi deux</w:t>
            </w:r>
          </w:p>
        </w:tc>
      </w:tr>
      <w:tr w:rsidR="00954F98" w:rsidRPr="008B7065" w14:paraId="23F02AF7" w14:textId="77777777" w:rsidTr="00A760AA">
        <w:trPr>
          <w:trHeight w:val="345"/>
          <w:tblHeader/>
        </w:trPr>
        <w:tc>
          <w:tcPr>
            <w:tcW w:w="939" w:type="pct"/>
            <w:vMerge/>
            <w:tcBorders>
              <w:top w:val="single" w:sz="8" w:space="0" w:color="auto"/>
              <w:left w:val="nil"/>
              <w:bottom w:val="single" w:sz="8" w:space="0" w:color="000000"/>
              <w:right w:val="nil"/>
            </w:tcBorders>
            <w:vAlign w:val="center"/>
            <w:hideMark/>
          </w:tcPr>
          <w:p w14:paraId="17E857DF" w14:textId="77777777" w:rsidR="00954F98" w:rsidRPr="008B7065" w:rsidRDefault="00954F98" w:rsidP="00A760AA">
            <w:pPr>
              <w:jc w:val="center"/>
              <w:rPr>
                <w:rFonts w:ascii="Bodoni MT" w:hAnsi="Bodoni MT"/>
                <w:b/>
                <w:bCs/>
                <w:color w:val="000000"/>
              </w:rPr>
            </w:pPr>
          </w:p>
        </w:tc>
        <w:tc>
          <w:tcPr>
            <w:tcW w:w="1350" w:type="pct"/>
            <w:tcBorders>
              <w:top w:val="nil"/>
              <w:left w:val="nil"/>
              <w:bottom w:val="single" w:sz="8" w:space="0" w:color="auto"/>
              <w:right w:val="nil"/>
            </w:tcBorders>
            <w:shd w:val="clear" w:color="auto" w:fill="auto"/>
            <w:vAlign w:val="center"/>
            <w:hideMark/>
          </w:tcPr>
          <w:p w14:paraId="477FBFB5"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Oui</w:t>
            </w:r>
          </w:p>
        </w:tc>
        <w:tc>
          <w:tcPr>
            <w:tcW w:w="675" w:type="pct"/>
            <w:tcBorders>
              <w:top w:val="nil"/>
              <w:left w:val="nil"/>
              <w:bottom w:val="single" w:sz="8" w:space="0" w:color="auto"/>
              <w:right w:val="nil"/>
            </w:tcBorders>
            <w:shd w:val="clear" w:color="auto" w:fill="auto"/>
            <w:vAlign w:val="center"/>
            <w:hideMark/>
          </w:tcPr>
          <w:p w14:paraId="0AEA575A"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Non</w:t>
            </w:r>
          </w:p>
        </w:tc>
        <w:tc>
          <w:tcPr>
            <w:tcW w:w="675" w:type="pct"/>
            <w:vMerge/>
            <w:tcBorders>
              <w:top w:val="single" w:sz="8" w:space="0" w:color="auto"/>
              <w:left w:val="nil"/>
              <w:bottom w:val="single" w:sz="8" w:space="0" w:color="000000"/>
              <w:right w:val="nil"/>
            </w:tcBorders>
            <w:vAlign w:val="center"/>
            <w:hideMark/>
          </w:tcPr>
          <w:p w14:paraId="5B25CDF1" w14:textId="77777777" w:rsidR="00954F98" w:rsidRPr="008B7065" w:rsidRDefault="00954F98" w:rsidP="00A760AA">
            <w:pPr>
              <w:jc w:val="center"/>
              <w:rPr>
                <w:rFonts w:ascii="Bodoni MT" w:hAnsi="Bodoni MT"/>
                <w:b/>
                <w:bCs/>
                <w:color w:val="000000"/>
              </w:rPr>
            </w:pPr>
          </w:p>
        </w:tc>
        <w:tc>
          <w:tcPr>
            <w:tcW w:w="675" w:type="pct"/>
            <w:vMerge/>
            <w:tcBorders>
              <w:top w:val="single" w:sz="8" w:space="0" w:color="auto"/>
              <w:left w:val="nil"/>
              <w:bottom w:val="single" w:sz="8" w:space="0" w:color="000000"/>
              <w:right w:val="nil"/>
            </w:tcBorders>
            <w:vAlign w:val="center"/>
            <w:hideMark/>
          </w:tcPr>
          <w:p w14:paraId="545A83DF" w14:textId="77777777" w:rsidR="00954F98" w:rsidRPr="008B7065" w:rsidRDefault="00954F98" w:rsidP="00A760AA">
            <w:pPr>
              <w:jc w:val="center"/>
              <w:rPr>
                <w:rFonts w:ascii="Bodoni MT" w:hAnsi="Bodoni MT"/>
                <w:b/>
                <w:bCs/>
                <w:color w:val="000000"/>
              </w:rPr>
            </w:pPr>
          </w:p>
        </w:tc>
        <w:tc>
          <w:tcPr>
            <w:tcW w:w="686" w:type="pct"/>
            <w:vMerge/>
            <w:tcBorders>
              <w:top w:val="single" w:sz="8" w:space="0" w:color="auto"/>
              <w:left w:val="nil"/>
              <w:bottom w:val="single" w:sz="8" w:space="0" w:color="000000"/>
              <w:right w:val="nil"/>
            </w:tcBorders>
            <w:vAlign w:val="center"/>
            <w:hideMark/>
          </w:tcPr>
          <w:p w14:paraId="2F81DC60" w14:textId="77777777" w:rsidR="00954F98" w:rsidRPr="008B7065" w:rsidRDefault="00954F98" w:rsidP="00A760AA">
            <w:pPr>
              <w:jc w:val="center"/>
              <w:rPr>
                <w:rFonts w:ascii="Bodoni MT" w:hAnsi="Bodoni MT"/>
                <w:b/>
                <w:bCs/>
                <w:color w:val="000000"/>
              </w:rPr>
            </w:pPr>
          </w:p>
        </w:tc>
      </w:tr>
      <w:tr w:rsidR="00954F98" w:rsidRPr="008B7065" w14:paraId="36DD36C0" w14:textId="77777777" w:rsidTr="00A760AA">
        <w:trPr>
          <w:trHeight w:val="330"/>
        </w:trPr>
        <w:tc>
          <w:tcPr>
            <w:tcW w:w="2289" w:type="pct"/>
            <w:gridSpan w:val="2"/>
            <w:tcBorders>
              <w:top w:val="nil"/>
              <w:left w:val="nil"/>
              <w:bottom w:val="nil"/>
              <w:right w:val="nil"/>
            </w:tcBorders>
            <w:shd w:val="clear" w:color="auto" w:fill="auto"/>
            <w:noWrap/>
            <w:vAlign w:val="center"/>
            <w:hideMark/>
          </w:tcPr>
          <w:p w14:paraId="4FAD0246" w14:textId="77777777" w:rsidR="00954F98" w:rsidRPr="008B7065" w:rsidRDefault="00954F98" w:rsidP="00A760AA">
            <w:pPr>
              <w:jc w:val="center"/>
              <w:rPr>
                <w:rFonts w:ascii="Bodoni MT" w:hAnsi="Bodoni MT"/>
                <w:color w:val="000000"/>
              </w:rPr>
            </w:pPr>
            <w:r w:rsidRPr="008B7065">
              <w:rPr>
                <w:rFonts w:ascii="Bodoni MT" w:hAnsi="Bodoni MT"/>
                <w:color w:val="000000"/>
              </w:rPr>
              <w:t>Sexe du diplômé</w:t>
            </w:r>
          </w:p>
        </w:tc>
        <w:tc>
          <w:tcPr>
            <w:tcW w:w="675" w:type="pct"/>
            <w:tcBorders>
              <w:top w:val="nil"/>
              <w:left w:val="nil"/>
              <w:bottom w:val="nil"/>
              <w:right w:val="nil"/>
            </w:tcBorders>
            <w:shd w:val="clear" w:color="auto" w:fill="auto"/>
            <w:noWrap/>
            <w:vAlign w:val="center"/>
            <w:hideMark/>
          </w:tcPr>
          <w:p w14:paraId="3B3D0847" w14:textId="77777777" w:rsidR="00954F98" w:rsidRPr="008B7065" w:rsidRDefault="00954F98" w:rsidP="00A760AA">
            <w:pPr>
              <w:jc w:val="center"/>
              <w:rPr>
                <w:rFonts w:ascii="Bodoni MT" w:hAnsi="Bodoni MT"/>
                <w:color w:val="000000"/>
              </w:rPr>
            </w:pPr>
          </w:p>
        </w:tc>
        <w:tc>
          <w:tcPr>
            <w:tcW w:w="675" w:type="pct"/>
            <w:tcBorders>
              <w:top w:val="nil"/>
              <w:left w:val="nil"/>
              <w:bottom w:val="nil"/>
              <w:right w:val="nil"/>
            </w:tcBorders>
            <w:shd w:val="clear" w:color="auto" w:fill="auto"/>
            <w:noWrap/>
            <w:vAlign w:val="center"/>
            <w:hideMark/>
          </w:tcPr>
          <w:p w14:paraId="2F736542" w14:textId="77777777" w:rsidR="00954F98" w:rsidRPr="008B7065" w:rsidRDefault="00954F98" w:rsidP="00A760AA">
            <w:pPr>
              <w:jc w:val="center"/>
              <w:rPr>
                <w:sz w:val="20"/>
                <w:szCs w:val="20"/>
              </w:rPr>
            </w:pPr>
          </w:p>
        </w:tc>
        <w:tc>
          <w:tcPr>
            <w:tcW w:w="675" w:type="pct"/>
            <w:tcBorders>
              <w:top w:val="nil"/>
              <w:left w:val="nil"/>
              <w:bottom w:val="nil"/>
              <w:right w:val="nil"/>
            </w:tcBorders>
            <w:shd w:val="clear" w:color="auto" w:fill="auto"/>
            <w:noWrap/>
            <w:vAlign w:val="center"/>
            <w:hideMark/>
          </w:tcPr>
          <w:p w14:paraId="79006A2B" w14:textId="77777777" w:rsidR="00954F98" w:rsidRPr="008B7065" w:rsidRDefault="00954F98" w:rsidP="00A760AA">
            <w:pPr>
              <w:jc w:val="center"/>
              <w:rPr>
                <w:sz w:val="20"/>
                <w:szCs w:val="20"/>
              </w:rPr>
            </w:pPr>
          </w:p>
        </w:tc>
        <w:tc>
          <w:tcPr>
            <w:tcW w:w="686" w:type="pct"/>
            <w:tcBorders>
              <w:top w:val="nil"/>
              <w:left w:val="nil"/>
              <w:bottom w:val="nil"/>
              <w:right w:val="nil"/>
            </w:tcBorders>
            <w:shd w:val="clear" w:color="auto" w:fill="auto"/>
            <w:noWrap/>
            <w:vAlign w:val="center"/>
            <w:hideMark/>
          </w:tcPr>
          <w:p w14:paraId="1FF5E19E"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0,886</w:t>
            </w:r>
          </w:p>
        </w:tc>
      </w:tr>
      <w:tr w:rsidR="00954F98" w:rsidRPr="008B7065" w14:paraId="3EA00340" w14:textId="77777777" w:rsidTr="00A760AA">
        <w:trPr>
          <w:trHeight w:val="330"/>
        </w:trPr>
        <w:tc>
          <w:tcPr>
            <w:tcW w:w="939" w:type="pct"/>
            <w:tcBorders>
              <w:top w:val="nil"/>
              <w:left w:val="nil"/>
              <w:bottom w:val="nil"/>
              <w:right w:val="nil"/>
            </w:tcBorders>
            <w:shd w:val="clear" w:color="auto" w:fill="auto"/>
            <w:noWrap/>
            <w:vAlign w:val="center"/>
            <w:hideMark/>
          </w:tcPr>
          <w:p w14:paraId="5F8A411C" w14:textId="77777777" w:rsidR="00954F98" w:rsidRPr="008B7065" w:rsidRDefault="00954F98" w:rsidP="00A760AA">
            <w:pPr>
              <w:jc w:val="center"/>
              <w:rPr>
                <w:rFonts w:ascii="Bodoni MT" w:hAnsi="Bodoni MT"/>
                <w:color w:val="000000"/>
              </w:rPr>
            </w:pPr>
            <w:r w:rsidRPr="008B7065">
              <w:rPr>
                <w:rFonts w:ascii="Bodoni MT" w:hAnsi="Bodoni MT"/>
                <w:color w:val="000000"/>
              </w:rPr>
              <w:t>Masculin</w:t>
            </w:r>
          </w:p>
        </w:tc>
        <w:tc>
          <w:tcPr>
            <w:tcW w:w="1350" w:type="pct"/>
            <w:tcBorders>
              <w:top w:val="nil"/>
              <w:left w:val="nil"/>
              <w:bottom w:val="nil"/>
              <w:right w:val="nil"/>
            </w:tcBorders>
            <w:shd w:val="clear" w:color="auto" w:fill="auto"/>
            <w:noWrap/>
            <w:vAlign w:val="center"/>
            <w:hideMark/>
          </w:tcPr>
          <w:p w14:paraId="55F0B573"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3,88</w:t>
            </w:r>
          </w:p>
        </w:tc>
        <w:tc>
          <w:tcPr>
            <w:tcW w:w="675" w:type="pct"/>
            <w:tcBorders>
              <w:top w:val="nil"/>
              <w:left w:val="nil"/>
              <w:bottom w:val="nil"/>
              <w:right w:val="nil"/>
            </w:tcBorders>
            <w:shd w:val="clear" w:color="auto" w:fill="auto"/>
            <w:noWrap/>
            <w:vAlign w:val="center"/>
            <w:hideMark/>
          </w:tcPr>
          <w:p w14:paraId="0E6DD44C"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96,12</w:t>
            </w:r>
          </w:p>
        </w:tc>
        <w:tc>
          <w:tcPr>
            <w:tcW w:w="675" w:type="pct"/>
            <w:tcBorders>
              <w:top w:val="nil"/>
              <w:left w:val="nil"/>
              <w:bottom w:val="nil"/>
              <w:right w:val="nil"/>
            </w:tcBorders>
            <w:shd w:val="clear" w:color="auto" w:fill="auto"/>
            <w:noWrap/>
            <w:vAlign w:val="center"/>
            <w:hideMark/>
          </w:tcPr>
          <w:p w14:paraId="2676211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1CDFE25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103</w:t>
            </w:r>
          </w:p>
        </w:tc>
        <w:tc>
          <w:tcPr>
            <w:tcW w:w="686" w:type="pct"/>
            <w:tcBorders>
              <w:top w:val="nil"/>
              <w:left w:val="nil"/>
              <w:bottom w:val="nil"/>
              <w:right w:val="nil"/>
            </w:tcBorders>
            <w:shd w:val="clear" w:color="auto" w:fill="auto"/>
            <w:noWrap/>
            <w:vAlign w:val="center"/>
            <w:hideMark/>
          </w:tcPr>
          <w:p w14:paraId="53FA2666" w14:textId="77777777" w:rsidR="00954F98" w:rsidRPr="008B7065" w:rsidRDefault="00954F98" w:rsidP="00A760AA">
            <w:pPr>
              <w:jc w:val="center"/>
              <w:rPr>
                <w:rFonts w:ascii="Garamond" w:hAnsi="Garamond"/>
                <w:color w:val="000000"/>
                <w:sz w:val="26"/>
                <w:szCs w:val="26"/>
              </w:rPr>
            </w:pPr>
          </w:p>
        </w:tc>
      </w:tr>
      <w:tr w:rsidR="00954F98" w:rsidRPr="008B7065" w14:paraId="4DE8F94C" w14:textId="77777777" w:rsidTr="00A760AA">
        <w:trPr>
          <w:trHeight w:val="345"/>
        </w:trPr>
        <w:tc>
          <w:tcPr>
            <w:tcW w:w="939" w:type="pct"/>
            <w:tcBorders>
              <w:top w:val="nil"/>
              <w:left w:val="nil"/>
              <w:bottom w:val="nil"/>
              <w:right w:val="nil"/>
            </w:tcBorders>
            <w:shd w:val="clear" w:color="auto" w:fill="auto"/>
            <w:noWrap/>
            <w:vAlign w:val="center"/>
            <w:hideMark/>
          </w:tcPr>
          <w:p w14:paraId="1BA9932E" w14:textId="77777777" w:rsidR="00954F98" w:rsidRPr="008B7065" w:rsidRDefault="00954F98" w:rsidP="00A760AA">
            <w:pPr>
              <w:jc w:val="center"/>
              <w:rPr>
                <w:rFonts w:ascii="Bodoni MT" w:hAnsi="Bodoni MT"/>
                <w:color w:val="000000"/>
              </w:rPr>
            </w:pPr>
            <w:r w:rsidRPr="008B7065">
              <w:rPr>
                <w:rFonts w:ascii="Bodoni MT" w:hAnsi="Bodoni MT"/>
                <w:color w:val="000000"/>
              </w:rPr>
              <w:t>Féminin</w:t>
            </w:r>
          </w:p>
        </w:tc>
        <w:tc>
          <w:tcPr>
            <w:tcW w:w="1350" w:type="pct"/>
            <w:tcBorders>
              <w:top w:val="nil"/>
              <w:left w:val="nil"/>
              <w:bottom w:val="nil"/>
              <w:right w:val="nil"/>
            </w:tcBorders>
            <w:shd w:val="clear" w:color="auto" w:fill="auto"/>
            <w:noWrap/>
            <w:vAlign w:val="center"/>
            <w:hideMark/>
          </w:tcPr>
          <w:p w14:paraId="538018E3"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3,49</w:t>
            </w:r>
          </w:p>
        </w:tc>
        <w:tc>
          <w:tcPr>
            <w:tcW w:w="675" w:type="pct"/>
            <w:tcBorders>
              <w:top w:val="nil"/>
              <w:left w:val="nil"/>
              <w:bottom w:val="nil"/>
              <w:right w:val="nil"/>
            </w:tcBorders>
            <w:shd w:val="clear" w:color="auto" w:fill="auto"/>
            <w:noWrap/>
            <w:vAlign w:val="center"/>
            <w:hideMark/>
          </w:tcPr>
          <w:p w14:paraId="744799BF"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96,51</w:t>
            </w:r>
          </w:p>
        </w:tc>
        <w:tc>
          <w:tcPr>
            <w:tcW w:w="675" w:type="pct"/>
            <w:tcBorders>
              <w:top w:val="nil"/>
              <w:left w:val="nil"/>
              <w:bottom w:val="nil"/>
              <w:right w:val="nil"/>
            </w:tcBorders>
            <w:shd w:val="clear" w:color="auto" w:fill="auto"/>
            <w:noWrap/>
            <w:vAlign w:val="center"/>
            <w:hideMark/>
          </w:tcPr>
          <w:p w14:paraId="79E23A0E"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76DA2D1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86</w:t>
            </w:r>
          </w:p>
        </w:tc>
        <w:tc>
          <w:tcPr>
            <w:tcW w:w="686" w:type="pct"/>
            <w:tcBorders>
              <w:top w:val="nil"/>
              <w:left w:val="nil"/>
              <w:bottom w:val="nil"/>
              <w:right w:val="nil"/>
            </w:tcBorders>
            <w:shd w:val="clear" w:color="auto" w:fill="auto"/>
            <w:noWrap/>
            <w:vAlign w:val="center"/>
            <w:hideMark/>
          </w:tcPr>
          <w:p w14:paraId="2B008487" w14:textId="77777777" w:rsidR="00954F98" w:rsidRPr="008B7065" w:rsidRDefault="00954F98" w:rsidP="00A760AA">
            <w:pPr>
              <w:jc w:val="center"/>
              <w:rPr>
                <w:rFonts w:ascii="Garamond" w:hAnsi="Garamond"/>
                <w:color w:val="000000"/>
                <w:sz w:val="26"/>
                <w:szCs w:val="26"/>
              </w:rPr>
            </w:pPr>
          </w:p>
        </w:tc>
      </w:tr>
      <w:tr w:rsidR="00954F98" w:rsidRPr="008B7065" w14:paraId="44ED2048" w14:textId="77777777" w:rsidTr="00A760AA">
        <w:trPr>
          <w:trHeight w:val="330"/>
        </w:trPr>
        <w:tc>
          <w:tcPr>
            <w:tcW w:w="2289" w:type="pct"/>
            <w:gridSpan w:val="2"/>
            <w:tcBorders>
              <w:top w:val="single" w:sz="8" w:space="0" w:color="auto"/>
              <w:left w:val="nil"/>
              <w:bottom w:val="nil"/>
              <w:right w:val="nil"/>
            </w:tcBorders>
            <w:shd w:val="clear" w:color="auto" w:fill="auto"/>
            <w:noWrap/>
            <w:vAlign w:val="center"/>
            <w:hideMark/>
          </w:tcPr>
          <w:p w14:paraId="7DB0B2AB" w14:textId="77777777" w:rsidR="00954F98" w:rsidRPr="008B7065" w:rsidRDefault="00954F98" w:rsidP="00A760AA">
            <w:pPr>
              <w:jc w:val="center"/>
              <w:rPr>
                <w:rFonts w:ascii="Bodoni MT" w:hAnsi="Bodoni MT"/>
                <w:color w:val="000000"/>
              </w:rPr>
            </w:pPr>
            <w:r w:rsidRPr="008B7065">
              <w:rPr>
                <w:rFonts w:ascii="Bodoni MT" w:hAnsi="Bodoni MT"/>
                <w:color w:val="000000"/>
              </w:rPr>
              <w:t>Age du diplômé</w:t>
            </w:r>
          </w:p>
        </w:tc>
        <w:tc>
          <w:tcPr>
            <w:tcW w:w="675" w:type="pct"/>
            <w:tcBorders>
              <w:top w:val="single" w:sz="8" w:space="0" w:color="auto"/>
              <w:left w:val="nil"/>
              <w:bottom w:val="nil"/>
              <w:right w:val="nil"/>
            </w:tcBorders>
            <w:shd w:val="clear" w:color="auto" w:fill="auto"/>
            <w:noWrap/>
            <w:vAlign w:val="center"/>
            <w:hideMark/>
          </w:tcPr>
          <w:p w14:paraId="7EC3570F"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26EFCDEA"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58BB6066"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276E137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0,818</w:t>
            </w:r>
          </w:p>
        </w:tc>
      </w:tr>
      <w:tr w:rsidR="00954F98" w:rsidRPr="008B7065" w14:paraId="517B2FC3" w14:textId="77777777" w:rsidTr="00A760AA">
        <w:trPr>
          <w:trHeight w:val="330"/>
        </w:trPr>
        <w:tc>
          <w:tcPr>
            <w:tcW w:w="939" w:type="pct"/>
            <w:tcBorders>
              <w:top w:val="nil"/>
              <w:left w:val="nil"/>
              <w:bottom w:val="nil"/>
              <w:right w:val="nil"/>
            </w:tcBorders>
            <w:shd w:val="clear" w:color="auto" w:fill="auto"/>
            <w:noWrap/>
            <w:vAlign w:val="center"/>
            <w:hideMark/>
          </w:tcPr>
          <w:p w14:paraId="57FC4D83" w14:textId="77777777" w:rsidR="00954F98" w:rsidRPr="008B7065" w:rsidRDefault="00954F98" w:rsidP="00A760AA">
            <w:pPr>
              <w:jc w:val="center"/>
              <w:rPr>
                <w:rFonts w:ascii="Bodoni MT" w:hAnsi="Bodoni MT"/>
                <w:color w:val="000000"/>
              </w:rPr>
            </w:pPr>
            <w:r w:rsidRPr="008B7065">
              <w:rPr>
                <w:rFonts w:ascii="Bodoni MT" w:hAnsi="Bodoni MT"/>
                <w:color w:val="000000"/>
              </w:rPr>
              <w:t>20-24 ans</w:t>
            </w:r>
          </w:p>
        </w:tc>
        <w:tc>
          <w:tcPr>
            <w:tcW w:w="1350" w:type="pct"/>
            <w:tcBorders>
              <w:top w:val="nil"/>
              <w:left w:val="nil"/>
              <w:bottom w:val="nil"/>
              <w:right w:val="nil"/>
            </w:tcBorders>
            <w:shd w:val="clear" w:color="auto" w:fill="auto"/>
            <w:noWrap/>
            <w:vAlign w:val="center"/>
            <w:hideMark/>
          </w:tcPr>
          <w:p w14:paraId="05366EE3"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4,08</w:t>
            </w:r>
          </w:p>
        </w:tc>
        <w:tc>
          <w:tcPr>
            <w:tcW w:w="675" w:type="pct"/>
            <w:tcBorders>
              <w:top w:val="nil"/>
              <w:left w:val="nil"/>
              <w:bottom w:val="nil"/>
              <w:right w:val="nil"/>
            </w:tcBorders>
            <w:shd w:val="clear" w:color="auto" w:fill="auto"/>
            <w:noWrap/>
            <w:vAlign w:val="center"/>
            <w:hideMark/>
          </w:tcPr>
          <w:p w14:paraId="1448BB3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95,92</w:t>
            </w:r>
          </w:p>
        </w:tc>
        <w:tc>
          <w:tcPr>
            <w:tcW w:w="675" w:type="pct"/>
            <w:tcBorders>
              <w:top w:val="nil"/>
              <w:left w:val="nil"/>
              <w:bottom w:val="nil"/>
              <w:right w:val="nil"/>
            </w:tcBorders>
            <w:shd w:val="clear" w:color="auto" w:fill="auto"/>
            <w:noWrap/>
            <w:vAlign w:val="center"/>
            <w:hideMark/>
          </w:tcPr>
          <w:p w14:paraId="4542915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25CE42BF"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49</w:t>
            </w:r>
          </w:p>
        </w:tc>
        <w:tc>
          <w:tcPr>
            <w:tcW w:w="686" w:type="pct"/>
            <w:tcBorders>
              <w:top w:val="nil"/>
              <w:left w:val="nil"/>
              <w:bottom w:val="nil"/>
              <w:right w:val="nil"/>
            </w:tcBorders>
            <w:shd w:val="clear" w:color="auto" w:fill="auto"/>
            <w:noWrap/>
            <w:vAlign w:val="center"/>
            <w:hideMark/>
          </w:tcPr>
          <w:p w14:paraId="74E35D32" w14:textId="77777777" w:rsidR="00954F98" w:rsidRPr="008B7065" w:rsidRDefault="00954F98" w:rsidP="00A760AA">
            <w:pPr>
              <w:jc w:val="center"/>
              <w:rPr>
                <w:rFonts w:ascii="Garamond" w:hAnsi="Garamond"/>
                <w:color w:val="000000"/>
                <w:sz w:val="26"/>
                <w:szCs w:val="26"/>
              </w:rPr>
            </w:pPr>
          </w:p>
        </w:tc>
      </w:tr>
      <w:tr w:rsidR="00954F98" w:rsidRPr="008B7065" w14:paraId="020B0929" w14:textId="77777777" w:rsidTr="00A760AA">
        <w:trPr>
          <w:trHeight w:val="330"/>
        </w:trPr>
        <w:tc>
          <w:tcPr>
            <w:tcW w:w="939" w:type="pct"/>
            <w:tcBorders>
              <w:top w:val="nil"/>
              <w:left w:val="nil"/>
              <w:bottom w:val="nil"/>
              <w:right w:val="nil"/>
            </w:tcBorders>
            <w:shd w:val="clear" w:color="auto" w:fill="auto"/>
            <w:noWrap/>
            <w:vAlign w:val="center"/>
            <w:hideMark/>
          </w:tcPr>
          <w:p w14:paraId="7DE43B8E" w14:textId="77777777" w:rsidR="00954F98" w:rsidRPr="008B7065" w:rsidRDefault="00954F98" w:rsidP="00A760AA">
            <w:pPr>
              <w:jc w:val="center"/>
              <w:rPr>
                <w:rFonts w:ascii="Bodoni MT" w:hAnsi="Bodoni MT"/>
                <w:color w:val="000000"/>
              </w:rPr>
            </w:pPr>
            <w:r w:rsidRPr="008B7065">
              <w:rPr>
                <w:rFonts w:ascii="Bodoni MT" w:hAnsi="Bodoni MT"/>
                <w:color w:val="000000"/>
              </w:rPr>
              <w:t>25-29 ans</w:t>
            </w:r>
          </w:p>
        </w:tc>
        <w:tc>
          <w:tcPr>
            <w:tcW w:w="1350" w:type="pct"/>
            <w:tcBorders>
              <w:top w:val="nil"/>
              <w:left w:val="nil"/>
              <w:bottom w:val="nil"/>
              <w:right w:val="nil"/>
            </w:tcBorders>
            <w:shd w:val="clear" w:color="auto" w:fill="auto"/>
            <w:noWrap/>
            <w:vAlign w:val="center"/>
            <w:hideMark/>
          </w:tcPr>
          <w:p w14:paraId="37CDB01F"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4,26</w:t>
            </w:r>
          </w:p>
        </w:tc>
        <w:tc>
          <w:tcPr>
            <w:tcW w:w="675" w:type="pct"/>
            <w:tcBorders>
              <w:top w:val="nil"/>
              <w:left w:val="nil"/>
              <w:bottom w:val="nil"/>
              <w:right w:val="nil"/>
            </w:tcBorders>
            <w:shd w:val="clear" w:color="auto" w:fill="auto"/>
            <w:noWrap/>
            <w:vAlign w:val="center"/>
            <w:hideMark/>
          </w:tcPr>
          <w:p w14:paraId="68EA60B6"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95,74</w:t>
            </w:r>
          </w:p>
        </w:tc>
        <w:tc>
          <w:tcPr>
            <w:tcW w:w="675" w:type="pct"/>
            <w:tcBorders>
              <w:top w:val="nil"/>
              <w:left w:val="nil"/>
              <w:bottom w:val="nil"/>
              <w:right w:val="nil"/>
            </w:tcBorders>
            <w:shd w:val="clear" w:color="auto" w:fill="auto"/>
            <w:noWrap/>
            <w:vAlign w:val="center"/>
            <w:hideMark/>
          </w:tcPr>
          <w:p w14:paraId="028D22F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7B828F47"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94</w:t>
            </w:r>
          </w:p>
        </w:tc>
        <w:tc>
          <w:tcPr>
            <w:tcW w:w="686" w:type="pct"/>
            <w:tcBorders>
              <w:top w:val="nil"/>
              <w:left w:val="nil"/>
              <w:bottom w:val="nil"/>
              <w:right w:val="nil"/>
            </w:tcBorders>
            <w:shd w:val="clear" w:color="auto" w:fill="auto"/>
            <w:noWrap/>
            <w:vAlign w:val="center"/>
            <w:hideMark/>
          </w:tcPr>
          <w:p w14:paraId="5ABF902E" w14:textId="77777777" w:rsidR="00954F98" w:rsidRPr="008B7065" w:rsidRDefault="00954F98" w:rsidP="00A760AA">
            <w:pPr>
              <w:jc w:val="center"/>
              <w:rPr>
                <w:rFonts w:ascii="Garamond" w:hAnsi="Garamond"/>
                <w:color w:val="000000"/>
                <w:sz w:val="26"/>
                <w:szCs w:val="26"/>
              </w:rPr>
            </w:pPr>
          </w:p>
        </w:tc>
      </w:tr>
      <w:tr w:rsidR="00954F98" w:rsidRPr="008B7065" w14:paraId="204F85CB" w14:textId="77777777" w:rsidTr="00A760AA">
        <w:trPr>
          <w:trHeight w:val="345"/>
        </w:trPr>
        <w:tc>
          <w:tcPr>
            <w:tcW w:w="939" w:type="pct"/>
            <w:tcBorders>
              <w:top w:val="nil"/>
              <w:left w:val="nil"/>
              <w:bottom w:val="nil"/>
              <w:right w:val="nil"/>
            </w:tcBorders>
            <w:shd w:val="clear" w:color="auto" w:fill="auto"/>
            <w:noWrap/>
            <w:vAlign w:val="center"/>
            <w:hideMark/>
          </w:tcPr>
          <w:p w14:paraId="7C6B1234" w14:textId="77777777" w:rsidR="00954F98" w:rsidRPr="008B7065" w:rsidRDefault="00954F98" w:rsidP="00A760AA">
            <w:pPr>
              <w:jc w:val="center"/>
              <w:rPr>
                <w:rFonts w:ascii="Bodoni MT" w:hAnsi="Bodoni MT"/>
                <w:color w:val="000000"/>
              </w:rPr>
            </w:pPr>
            <w:r w:rsidRPr="008B7065">
              <w:rPr>
                <w:rFonts w:ascii="Bodoni MT" w:hAnsi="Bodoni MT"/>
                <w:color w:val="000000"/>
              </w:rPr>
              <w:t>30 ans et plus</w:t>
            </w:r>
          </w:p>
        </w:tc>
        <w:tc>
          <w:tcPr>
            <w:tcW w:w="1350" w:type="pct"/>
            <w:tcBorders>
              <w:top w:val="nil"/>
              <w:left w:val="nil"/>
              <w:bottom w:val="nil"/>
              <w:right w:val="nil"/>
            </w:tcBorders>
            <w:shd w:val="clear" w:color="auto" w:fill="auto"/>
            <w:noWrap/>
            <w:vAlign w:val="center"/>
            <w:hideMark/>
          </w:tcPr>
          <w:p w14:paraId="32A64A7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2,17</w:t>
            </w:r>
          </w:p>
        </w:tc>
        <w:tc>
          <w:tcPr>
            <w:tcW w:w="675" w:type="pct"/>
            <w:tcBorders>
              <w:top w:val="nil"/>
              <w:left w:val="nil"/>
              <w:bottom w:val="nil"/>
              <w:right w:val="nil"/>
            </w:tcBorders>
            <w:shd w:val="clear" w:color="auto" w:fill="auto"/>
            <w:noWrap/>
            <w:vAlign w:val="center"/>
            <w:hideMark/>
          </w:tcPr>
          <w:p w14:paraId="308334C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97,83</w:t>
            </w:r>
          </w:p>
        </w:tc>
        <w:tc>
          <w:tcPr>
            <w:tcW w:w="675" w:type="pct"/>
            <w:tcBorders>
              <w:top w:val="nil"/>
              <w:left w:val="nil"/>
              <w:bottom w:val="nil"/>
              <w:right w:val="nil"/>
            </w:tcBorders>
            <w:shd w:val="clear" w:color="auto" w:fill="auto"/>
            <w:noWrap/>
            <w:vAlign w:val="center"/>
            <w:hideMark/>
          </w:tcPr>
          <w:p w14:paraId="348BD08B"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72CC24B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46</w:t>
            </w:r>
          </w:p>
        </w:tc>
        <w:tc>
          <w:tcPr>
            <w:tcW w:w="686" w:type="pct"/>
            <w:tcBorders>
              <w:top w:val="nil"/>
              <w:left w:val="nil"/>
              <w:bottom w:val="nil"/>
              <w:right w:val="nil"/>
            </w:tcBorders>
            <w:shd w:val="clear" w:color="auto" w:fill="auto"/>
            <w:noWrap/>
            <w:vAlign w:val="center"/>
            <w:hideMark/>
          </w:tcPr>
          <w:p w14:paraId="1CA92725" w14:textId="77777777" w:rsidR="00954F98" w:rsidRPr="008B7065" w:rsidRDefault="00954F98" w:rsidP="00A760AA">
            <w:pPr>
              <w:jc w:val="center"/>
              <w:rPr>
                <w:rFonts w:ascii="Garamond" w:hAnsi="Garamond"/>
                <w:color w:val="000000"/>
                <w:sz w:val="26"/>
                <w:szCs w:val="26"/>
              </w:rPr>
            </w:pPr>
          </w:p>
        </w:tc>
      </w:tr>
      <w:tr w:rsidR="00954F98" w:rsidRPr="008B7065" w14:paraId="75FCD0C2" w14:textId="77777777" w:rsidTr="00A760AA">
        <w:trPr>
          <w:trHeight w:val="330"/>
        </w:trPr>
        <w:tc>
          <w:tcPr>
            <w:tcW w:w="2964" w:type="pct"/>
            <w:gridSpan w:val="3"/>
            <w:tcBorders>
              <w:top w:val="single" w:sz="8" w:space="0" w:color="auto"/>
              <w:left w:val="nil"/>
              <w:bottom w:val="nil"/>
              <w:right w:val="nil"/>
            </w:tcBorders>
            <w:shd w:val="clear" w:color="auto" w:fill="auto"/>
            <w:noWrap/>
            <w:vAlign w:val="center"/>
            <w:hideMark/>
          </w:tcPr>
          <w:p w14:paraId="25CC7DF0" w14:textId="77777777" w:rsidR="00954F98" w:rsidRPr="008B7065" w:rsidRDefault="00954F98" w:rsidP="00A760AA">
            <w:pPr>
              <w:jc w:val="center"/>
              <w:rPr>
                <w:rFonts w:ascii="Bodoni MT" w:hAnsi="Bodoni MT"/>
                <w:color w:val="000000"/>
              </w:rPr>
            </w:pPr>
            <w:r w:rsidRPr="008B7065">
              <w:rPr>
                <w:rFonts w:ascii="Bodoni MT" w:hAnsi="Bodoni MT"/>
                <w:color w:val="000000"/>
              </w:rPr>
              <w:t>Statut matrimonial du diplômé</w:t>
            </w:r>
          </w:p>
        </w:tc>
        <w:tc>
          <w:tcPr>
            <w:tcW w:w="675" w:type="pct"/>
            <w:tcBorders>
              <w:top w:val="single" w:sz="8" w:space="0" w:color="auto"/>
              <w:left w:val="nil"/>
              <w:bottom w:val="nil"/>
              <w:right w:val="nil"/>
            </w:tcBorders>
            <w:shd w:val="clear" w:color="auto" w:fill="auto"/>
            <w:noWrap/>
            <w:vAlign w:val="center"/>
            <w:hideMark/>
          </w:tcPr>
          <w:p w14:paraId="310814B7"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1E0F709F"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516049D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0,84</w:t>
            </w:r>
          </w:p>
        </w:tc>
      </w:tr>
      <w:tr w:rsidR="00954F98" w:rsidRPr="008B7065" w14:paraId="4A6691CB" w14:textId="77777777" w:rsidTr="00A760AA">
        <w:trPr>
          <w:trHeight w:val="330"/>
        </w:trPr>
        <w:tc>
          <w:tcPr>
            <w:tcW w:w="939" w:type="pct"/>
            <w:tcBorders>
              <w:top w:val="nil"/>
              <w:left w:val="nil"/>
              <w:bottom w:val="nil"/>
              <w:right w:val="nil"/>
            </w:tcBorders>
            <w:shd w:val="clear" w:color="auto" w:fill="auto"/>
            <w:noWrap/>
            <w:vAlign w:val="center"/>
            <w:hideMark/>
          </w:tcPr>
          <w:p w14:paraId="7EE189A6" w14:textId="77777777" w:rsidR="00954F98" w:rsidRPr="008B7065" w:rsidRDefault="00954F98" w:rsidP="00A760AA">
            <w:pPr>
              <w:jc w:val="center"/>
              <w:rPr>
                <w:rFonts w:ascii="Bodoni MT" w:hAnsi="Bodoni MT"/>
                <w:color w:val="000000"/>
              </w:rPr>
            </w:pPr>
            <w:r w:rsidRPr="008B7065">
              <w:rPr>
                <w:rFonts w:ascii="Bodoni MT" w:hAnsi="Bodoni MT"/>
                <w:color w:val="000000"/>
              </w:rPr>
              <w:t>Célibataire</w:t>
            </w:r>
          </w:p>
        </w:tc>
        <w:tc>
          <w:tcPr>
            <w:tcW w:w="1350" w:type="pct"/>
            <w:tcBorders>
              <w:top w:val="nil"/>
              <w:left w:val="nil"/>
              <w:bottom w:val="nil"/>
              <w:right w:val="nil"/>
            </w:tcBorders>
            <w:shd w:val="clear" w:color="auto" w:fill="auto"/>
            <w:noWrap/>
            <w:vAlign w:val="center"/>
            <w:hideMark/>
          </w:tcPr>
          <w:p w14:paraId="2D6AAA27"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3,54</w:t>
            </w:r>
          </w:p>
        </w:tc>
        <w:tc>
          <w:tcPr>
            <w:tcW w:w="675" w:type="pct"/>
            <w:tcBorders>
              <w:top w:val="nil"/>
              <w:left w:val="nil"/>
              <w:bottom w:val="nil"/>
              <w:right w:val="nil"/>
            </w:tcBorders>
            <w:shd w:val="clear" w:color="auto" w:fill="auto"/>
            <w:noWrap/>
            <w:vAlign w:val="center"/>
            <w:hideMark/>
          </w:tcPr>
          <w:p w14:paraId="700E75F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96,46</w:t>
            </w:r>
          </w:p>
        </w:tc>
        <w:tc>
          <w:tcPr>
            <w:tcW w:w="675" w:type="pct"/>
            <w:tcBorders>
              <w:top w:val="nil"/>
              <w:left w:val="nil"/>
              <w:bottom w:val="nil"/>
              <w:right w:val="nil"/>
            </w:tcBorders>
            <w:shd w:val="clear" w:color="auto" w:fill="auto"/>
            <w:noWrap/>
            <w:vAlign w:val="center"/>
            <w:hideMark/>
          </w:tcPr>
          <w:p w14:paraId="75CFFF08"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4777DD9A"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113</w:t>
            </w:r>
          </w:p>
        </w:tc>
        <w:tc>
          <w:tcPr>
            <w:tcW w:w="686" w:type="pct"/>
            <w:tcBorders>
              <w:top w:val="nil"/>
              <w:left w:val="nil"/>
              <w:bottom w:val="nil"/>
              <w:right w:val="nil"/>
            </w:tcBorders>
            <w:shd w:val="clear" w:color="auto" w:fill="auto"/>
            <w:noWrap/>
            <w:vAlign w:val="center"/>
            <w:hideMark/>
          </w:tcPr>
          <w:p w14:paraId="5C7D34FC" w14:textId="77777777" w:rsidR="00954F98" w:rsidRPr="008B7065" w:rsidRDefault="00954F98" w:rsidP="00A760AA">
            <w:pPr>
              <w:jc w:val="center"/>
              <w:rPr>
                <w:rFonts w:ascii="Garamond" w:hAnsi="Garamond"/>
                <w:color w:val="000000"/>
                <w:sz w:val="26"/>
                <w:szCs w:val="26"/>
              </w:rPr>
            </w:pPr>
          </w:p>
        </w:tc>
      </w:tr>
      <w:tr w:rsidR="00954F98" w:rsidRPr="008B7065" w14:paraId="35BEF957" w14:textId="77777777" w:rsidTr="00A760AA">
        <w:trPr>
          <w:trHeight w:val="330"/>
        </w:trPr>
        <w:tc>
          <w:tcPr>
            <w:tcW w:w="939" w:type="pct"/>
            <w:tcBorders>
              <w:top w:val="nil"/>
              <w:left w:val="nil"/>
              <w:bottom w:val="nil"/>
              <w:right w:val="nil"/>
            </w:tcBorders>
            <w:shd w:val="clear" w:color="auto" w:fill="auto"/>
            <w:noWrap/>
            <w:vAlign w:val="center"/>
            <w:hideMark/>
          </w:tcPr>
          <w:p w14:paraId="5BF40850" w14:textId="77777777" w:rsidR="00954F98" w:rsidRPr="008B7065" w:rsidRDefault="00954F98" w:rsidP="00A760AA">
            <w:pPr>
              <w:jc w:val="center"/>
              <w:rPr>
                <w:rFonts w:ascii="Bodoni MT" w:hAnsi="Bodoni MT"/>
                <w:color w:val="000000"/>
              </w:rPr>
            </w:pPr>
            <w:r w:rsidRPr="008B7065">
              <w:rPr>
                <w:rFonts w:ascii="Bodoni MT" w:hAnsi="Bodoni MT"/>
                <w:color w:val="000000"/>
              </w:rPr>
              <w:t>Marié</w:t>
            </w:r>
          </w:p>
        </w:tc>
        <w:tc>
          <w:tcPr>
            <w:tcW w:w="1350" w:type="pct"/>
            <w:tcBorders>
              <w:top w:val="nil"/>
              <w:left w:val="nil"/>
              <w:bottom w:val="nil"/>
              <w:right w:val="nil"/>
            </w:tcBorders>
            <w:shd w:val="clear" w:color="auto" w:fill="auto"/>
            <w:noWrap/>
            <w:vAlign w:val="center"/>
            <w:hideMark/>
          </w:tcPr>
          <w:p w14:paraId="3BEFD0A9"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4,92</w:t>
            </w:r>
          </w:p>
        </w:tc>
        <w:tc>
          <w:tcPr>
            <w:tcW w:w="675" w:type="pct"/>
            <w:tcBorders>
              <w:top w:val="nil"/>
              <w:left w:val="nil"/>
              <w:bottom w:val="nil"/>
              <w:right w:val="nil"/>
            </w:tcBorders>
            <w:shd w:val="clear" w:color="auto" w:fill="auto"/>
            <w:noWrap/>
            <w:vAlign w:val="center"/>
            <w:hideMark/>
          </w:tcPr>
          <w:p w14:paraId="7A24B6F0"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95,08</w:t>
            </w:r>
          </w:p>
        </w:tc>
        <w:tc>
          <w:tcPr>
            <w:tcW w:w="675" w:type="pct"/>
            <w:tcBorders>
              <w:top w:val="nil"/>
              <w:left w:val="nil"/>
              <w:bottom w:val="nil"/>
              <w:right w:val="nil"/>
            </w:tcBorders>
            <w:shd w:val="clear" w:color="auto" w:fill="auto"/>
            <w:noWrap/>
            <w:vAlign w:val="center"/>
            <w:hideMark/>
          </w:tcPr>
          <w:p w14:paraId="6D8B035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090BAE5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61</w:t>
            </w:r>
          </w:p>
        </w:tc>
        <w:tc>
          <w:tcPr>
            <w:tcW w:w="686" w:type="pct"/>
            <w:tcBorders>
              <w:top w:val="nil"/>
              <w:left w:val="nil"/>
              <w:bottom w:val="nil"/>
              <w:right w:val="nil"/>
            </w:tcBorders>
            <w:shd w:val="clear" w:color="auto" w:fill="auto"/>
            <w:noWrap/>
            <w:vAlign w:val="center"/>
            <w:hideMark/>
          </w:tcPr>
          <w:p w14:paraId="202B3C8F" w14:textId="77777777" w:rsidR="00954F98" w:rsidRPr="008B7065" w:rsidRDefault="00954F98" w:rsidP="00A760AA">
            <w:pPr>
              <w:jc w:val="center"/>
              <w:rPr>
                <w:rFonts w:ascii="Garamond" w:hAnsi="Garamond"/>
                <w:color w:val="000000"/>
                <w:sz w:val="26"/>
                <w:szCs w:val="26"/>
              </w:rPr>
            </w:pPr>
          </w:p>
        </w:tc>
      </w:tr>
      <w:tr w:rsidR="00954F98" w:rsidRPr="008B7065" w14:paraId="781AB11E" w14:textId="77777777" w:rsidTr="00A760AA">
        <w:trPr>
          <w:trHeight w:val="330"/>
        </w:trPr>
        <w:tc>
          <w:tcPr>
            <w:tcW w:w="939" w:type="pct"/>
            <w:tcBorders>
              <w:top w:val="nil"/>
              <w:left w:val="nil"/>
              <w:bottom w:val="nil"/>
              <w:right w:val="nil"/>
            </w:tcBorders>
            <w:shd w:val="clear" w:color="auto" w:fill="auto"/>
            <w:noWrap/>
            <w:vAlign w:val="center"/>
            <w:hideMark/>
          </w:tcPr>
          <w:p w14:paraId="7A704BB4" w14:textId="77777777" w:rsidR="00954F98" w:rsidRPr="008B7065" w:rsidRDefault="00954F98" w:rsidP="00A760AA">
            <w:pPr>
              <w:jc w:val="center"/>
              <w:rPr>
                <w:rFonts w:ascii="Bodoni MT" w:hAnsi="Bodoni MT"/>
                <w:color w:val="000000"/>
              </w:rPr>
            </w:pPr>
            <w:r w:rsidRPr="008B7065">
              <w:rPr>
                <w:rFonts w:ascii="Bodoni MT" w:hAnsi="Bodoni MT"/>
                <w:color w:val="000000"/>
              </w:rPr>
              <w:t>Séparé/Divorcé</w:t>
            </w:r>
          </w:p>
        </w:tc>
        <w:tc>
          <w:tcPr>
            <w:tcW w:w="1350" w:type="pct"/>
            <w:tcBorders>
              <w:top w:val="nil"/>
              <w:left w:val="nil"/>
              <w:bottom w:val="nil"/>
              <w:right w:val="nil"/>
            </w:tcBorders>
            <w:shd w:val="clear" w:color="auto" w:fill="auto"/>
            <w:noWrap/>
            <w:vAlign w:val="center"/>
            <w:hideMark/>
          </w:tcPr>
          <w:p w14:paraId="4115351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w:t>
            </w:r>
          </w:p>
        </w:tc>
        <w:tc>
          <w:tcPr>
            <w:tcW w:w="675" w:type="pct"/>
            <w:tcBorders>
              <w:top w:val="nil"/>
              <w:left w:val="nil"/>
              <w:bottom w:val="nil"/>
              <w:right w:val="nil"/>
            </w:tcBorders>
            <w:shd w:val="clear" w:color="auto" w:fill="auto"/>
            <w:noWrap/>
            <w:vAlign w:val="center"/>
            <w:hideMark/>
          </w:tcPr>
          <w:p w14:paraId="65A1D6F8"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0CC0C35C"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5A135D0A"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w:t>
            </w:r>
          </w:p>
        </w:tc>
        <w:tc>
          <w:tcPr>
            <w:tcW w:w="686" w:type="pct"/>
            <w:tcBorders>
              <w:top w:val="nil"/>
              <w:left w:val="nil"/>
              <w:bottom w:val="nil"/>
              <w:right w:val="nil"/>
            </w:tcBorders>
            <w:shd w:val="clear" w:color="auto" w:fill="auto"/>
            <w:noWrap/>
            <w:vAlign w:val="center"/>
            <w:hideMark/>
          </w:tcPr>
          <w:p w14:paraId="33E52073" w14:textId="77777777" w:rsidR="00954F98" w:rsidRPr="008B7065" w:rsidRDefault="00954F98" w:rsidP="00A760AA">
            <w:pPr>
              <w:jc w:val="center"/>
              <w:rPr>
                <w:rFonts w:ascii="Garamond" w:hAnsi="Garamond"/>
                <w:color w:val="000000"/>
                <w:sz w:val="26"/>
                <w:szCs w:val="26"/>
              </w:rPr>
            </w:pPr>
          </w:p>
        </w:tc>
      </w:tr>
      <w:tr w:rsidR="00954F98" w:rsidRPr="008B7065" w14:paraId="084CD3CC" w14:textId="77777777" w:rsidTr="00A760AA">
        <w:trPr>
          <w:trHeight w:val="345"/>
        </w:trPr>
        <w:tc>
          <w:tcPr>
            <w:tcW w:w="939" w:type="pct"/>
            <w:tcBorders>
              <w:top w:val="nil"/>
              <w:left w:val="nil"/>
              <w:bottom w:val="nil"/>
              <w:right w:val="nil"/>
            </w:tcBorders>
            <w:shd w:val="clear" w:color="auto" w:fill="auto"/>
            <w:noWrap/>
            <w:vAlign w:val="center"/>
            <w:hideMark/>
          </w:tcPr>
          <w:p w14:paraId="3309C7D5" w14:textId="77777777" w:rsidR="00954F98" w:rsidRPr="008B7065" w:rsidRDefault="00954F98" w:rsidP="00A760AA">
            <w:pPr>
              <w:jc w:val="center"/>
              <w:rPr>
                <w:rFonts w:ascii="Bodoni MT" w:hAnsi="Bodoni MT"/>
                <w:color w:val="000000"/>
              </w:rPr>
            </w:pPr>
            <w:r w:rsidRPr="008B7065">
              <w:rPr>
                <w:rFonts w:ascii="Bodoni MT" w:hAnsi="Bodoni MT"/>
                <w:color w:val="000000"/>
              </w:rPr>
              <w:lastRenderedPageBreak/>
              <w:t>Concubinage</w:t>
            </w:r>
          </w:p>
        </w:tc>
        <w:tc>
          <w:tcPr>
            <w:tcW w:w="1350" w:type="pct"/>
            <w:tcBorders>
              <w:top w:val="nil"/>
              <w:left w:val="nil"/>
              <w:bottom w:val="nil"/>
              <w:right w:val="nil"/>
            </w:tcBorders>
            <w:shd w:val="clear" w:color="auto" w:fill="auto"/>
            <w:noWrap/>
            <w:vAlign w:val="center"/>
            <w:hideMark/>
          </w:tcPr>
          <w:p w14:paraId="1943FAA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w:t>
            </w:r>
          </w:p>
        </w:tc>
        <w:tc>
          <w:tcPr>
            <w:tcW w:w="675" w:type="pct"/>
            <w:tcBorders>
              <w:top w:val="nil"/>
              <w:left w:val="nil"/>
              <w:bottom w:val="nil"/>
              <w:right w:val="nil"/>
            </w:tcBorders>
            <w:shd w:val="clear" w:color="auto" w:fill="auto"/>
            <w:noWrap/>
            <w:vAlign w:val="center"/>
            <w:hideMark/>
          </w:tcPr>
          <w:p w14:paraId="5FF32B43"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0ECF8056"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497B124C"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12</w:t>
            </w:r>
          </w:p>
        </w:tc>
        <w:tc>
          <w:tcPr>
            <w:tcW w:w="686" w:type="pct"/>
            <w:tcBorders>
              <w:top w:val="nil"/>
              <w:left w:val="nil"/>
              <w:bottom w:val="nil"/>
              <w:right w:val="nil"/>
            </w:tcBorders>
            <w:shd w:val="clear" w:color="auto" w:fill="auto"/>
            <w:noWrap/>
            <w:vAlign w:val="center"/>
            <w:hideMark/>
          </w:tcPr>
          <w:p w14:paraId="1179CA26" w14:textId="77777777" w:rsidR="00954F98" w:rsidRPr="008B7065" w:rsidRDefault="00954F98" w:rsidP="00A760AA">
            <w:pPr>
              <w:jc w:val="center"/>
              <w:rPr>
                <w:rFonts w:ascii="Garamond" w:hAnsi="Garamond"/>
                <w:color w:val="000000"/>
                <w:sz w:val="26"/>
                <w:szCs w:val="26"/>
              </w:rPr>
            </w:pPr>
          </w:p>
        </w:tc>
      </w:tr>
      <w:tr w:rsidR="00954F98" w:rsidRPr="008B7065" w14:paraId="646EF809" w14:textId="77777777" w:rsidTr="00A760AA">
        <w:trPr>
          <w:trHeight w:val="330"/>
        </w:trPr>
        <w:tc>
          <w:tcPr>
            <w:tcW w:w="2964" w:type="pct"/>
            <w:gridSpan w:val="3"/>
            <w:tcBorders>
              <w:top w:val="single" w:sz="8" w:space="0" w:color="auto"/>
              <w:left w:val="nil"/>
              <w:bottom w:val="nil"/>
              <w:right w:val="nil"/>
            </w:tcBorders>
            <w:shd w:val="clear" w:color="auto" w:fill="auto"/>
            <w:noWrap/>
            <w:vAlign w:val="center"/>
            <w:hideMark/>
          </w:tcPr>
          <w:p w14:paraId="0665F13C" w14:textId="77777777" w:rsidR="00954F98" w:rsidRPr="008B7065" w:rsidRDefault="00954F98" w:rsidP="00A760AA">
            <w:pPr>
              <w:jc w:val="center"/>
              <w:rPr>
                <w:rFonts w:ascii="Bodoni MT" w:hAnsi="Bodoni MT"/>
                <w:color w:val="000000"/>
              </w:rPr>
            </w:pPr>
            <w:r w:rsidRPr="008B7065">
              <w:rPr>
                <w:rFonts w:ascii="Bodoni MT" w:hAnsi="Bodoni MT"/>
                <w:color w:val="000000"/>
              </w:rPr>
              <w:t>Milieu de résidence du diplômé</w:t>
            </w:r>
          </w:p>
        </w:tc>
        <w:tc>
          <w:tcPr>
            <w:tcW w:w="675" w:type="pct"/>
            <w:tcBorders>
              <w:top w:val="single" w:sz="8" w:space="0" w:color="auto"/>
              <w:left w:val="nil"/>
              <w:bottom w:val="nil"/>
              <w:right w:val="nil"/>
            </w:tcBorders>
            <w:shd w:val="clear" w:color="auto" w:fill="auto"/>
            <w:noWrap/>
            <w:vAlign w:val="center"/>
            <w:hideMark/>
          </w:tcPr>
          <w:p w14:paraId="0FE44026"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427DB1DE"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6B1D7719"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0,597</w:t>
            </w:r>
          </w:p>
        </w:tc>
      </w:tr>
      <w:tr w:rsidR="00954F98" w:rsidRPr="008B7065" w14:paraId="5B05B8DB" w14:textId="77777777" w:rsidTr="00A760AA">
        <w:trPr>
          <w:trHeight w:val="330"/>
        </w:trPr>
        <w:tc>
          <w:tcPr>
            <w:tcW w:w="939" w:type="pct"/>
            <w:tcBorders>
              <w:top w:val="nil"/>
              <w:left w:val="nil"/>
              <w:bottom w:val="nil"/>
              <w:right w:val="nil"/>
            </w:tcBorders>
            <w:shd w:val="clear" w:color="auto" w:fill="auto"/>
            <w:noWrap/>
            <w:vAlign w:val="center"/>
            <w:hideMark/>
          </w:tcPr>
          <w:p w14:paraId="102E5826" w14:textId="77777777" w:rsidR="00954F98" w:rsidRPr="008B7065" w:rsidRDefault="00954F98" w:rsidP="00A760AA">
            <w:pPr>
              <w:jc w:val="center"/>
              <w:rPr>
                <w:rFonts w:ascii="Bodoni MT" w:hAnsi="Bodoni MT"/>
                <w:color w:val="000000"/>
              </w:rPr>
            </w:pPr>
            <w:r w:rsidRPr="008B7065">
              <w:rPr>
                <w:rFonts w:ascii="Bodoni MT" w:hAnsi="Bodoni MT"/>
                <w:color w:val="000000"/>
              </w:rPr>
              <w:t>Urbain</w:t>
            </w:r>
          </w:p>
        </w:tc>
        <w:tc>
          <w:tcPr>
            <w:tcW w:w="1350" w:type="pct"/>
            <w:tcBorders>
              <w:top w:val="nil"/>
              <w:left w:val="nil"/>
              <w:bottom w:val="nil"/>
              <w:right w:val="nil"/>
            </w:tcBorders>
            <w:shd w:val="clear" w:color="auto" w:fill="auto"/>
            <w:noWrap/>
            <w:vAlign w:val="center"/>
            <w:hideMark/>
          </w:tcPr>
          <w:p w14:paraId="5CF86C57"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3,33</w:t>
            </w:r>
          </w:p>
        </w:tc>
        <w:tc>
          <w:tcPr>
            <w:tcW w:w="675" w:type="pct"/>
            <w:tcBorders>
              <w:top w:val="nil"/>
              <w:left w:val="nil"/>
              <w:bottom w:val="nil"/>
              <w:right w:val="nil"/>
            </w:tcBorders>
            <w:shd w:val="clear" w:color="auto" w:fill="auto"/>
            <w:noWrap/>
            <w:vAlign w:val="center"/>
            <w:hideMark/>
          </w:tcPr>
          <w:p w14:paraId="41612AD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96,67</w:t>
            </w:r>
          </w:p>
        </w:tc>
        <w:tc>
          <w:tcPr>
            <w:tcW w:w="675" w:type="pct"/>
            <w:tcBorders>
              <w:top w:val="nil"/>
              <w:left w:val="nil"/>
              <w:bottom w:val="nil"/>
              <w:right w:val="nil"/>
            </w:tcBorders>
            <w:shd w:val="clear" w:color="auto" w:fill="auto"/>
            <w:noWrap/>
            <w:vAlign w:val="center"/>
            <w:hideMark/>
          </w:tcPr>
          <w:p w14:paraId="47B5166E"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092A46C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150</w:t>
            </w:r>
          </w:p>
        </w:tc>
        <w:tc>
          <w:tcPr>
            <w:tcW w:w="686" w:type="pct"/>
            <w:tcBorders>
              <w:top w:val="nil"/>
              <w:left w:val="nil"/>
              <w:bottom w:val="nil"/>
              <w:right w:val="nil"/>
            </w:tcBorders>
            <w:shd w:val="clear" w:color="auto" w:fill="auto"/>
            <w:noWrap/>
            <w:vAlign w:val="center"/>
            <w:hideMark/>
          </w:tcPr>
          <w:p w14:paraId="35E987A6" w14:textId="77777777" w:rsidR="00954F98" w:rsidRPr="008B7065" w:rsidRDefault="00954F98" w:rsidP="00A760AA">
            <w:pPr>
              <w:jc w:val="center"/>
              <w:rPr>
                <w:rFonts w:ascii="Garamond" w:hAnsi="Garamond"/>
                <w:color w:val="000000"/>
                <w:sz w:val="26"/>
                <w:szCs w:val="26"/>
              </w:rPr>
            </w:pPr>
          </w:p>
        </w:tc>
      </w:tr>
      <w:tr w:rsidR="00954F98" w:rsidRPr="008B7065" w14:paraId="02B4FD0E" w14:textId="77777777" w:rsidTr="00A760AA">
        <w:trPr>
          <w:trHeight w:val="345"/>
        </w:trPr>
        <w:tc>
          <w:tcPr>
            <w:tcW w:w="939" w:type="pct"/>
            <w:tcBorders>
              <w:top w:val="nil"/>
              <w:left w:val="nil"/>
              <w:bottom w:val="nil"/>
              <w:right w:val="nil"/>
            </w:tcBorders>
            <w:shd w:val="clear" w:color="auto" w:fill="auto"/>
            <w:noWrap/>
            <w:vAlign w:val="center"/>
            <w:hideMark/>
          </w:tcPr>
          <w:p w14:paraId="05918354" w14:textId="77777777" w:rsidR="00954F98" w:rsidRPr="008B7065" w:rsidRDefault="00954F98" w:rsidP="00A760AA">
            <w:pPr>
              <w:jc w:val="center"/>
              <w:rPr>
                <w:rFonts w:ascii="Bodoni MT" w:hAnsi="Bodoni MT"/>
                <w:color w:val="000000"/>
              </w:rPr>
            </w:pPr>
            <w:r w:rsidRPr="008B7065">
              <w:rPr>
                <w:rFonts w:ascii="Bodoni MT" w:hAnsi="Bodoni MT"/>
                <w:color w:val="000000"/>
              </w:rPr>
              <w:t>Rural</w:t>
            </w:r>
          </w:p>
        </w:tc>
        <w:tc>
          <w:tcPr>
            <w:tcW w:w="1350" w:type="pct"/>
            <w:tcBorders>
              <w:top w:val="nil"/>
              <w:left w:val="nil"/>
              <w:bottom w:val="nil"/>
              <w:right w:val="nil"/>
            </w:tcBorders>
            <w:shd w:val="clear" w:color="auto" w:fill="auto"/>
            <w:noWrap/>
            <w:vAlign w:val="center"/>
            <w:hideMark/>
          </w:tcPr>
          <w:p w14:paraId="3A67D1DB"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5,13</w:t>
            </w:r>
          </w:p>
        </w:tc>
        <w:tc>
          <w:tcPr>
            <w:tcW w:w="675" w:type="pct"/>
            <w:tcBorders>
              <w:top w:val="nil"/>
              <w:left w:val="nil"/>
              <w:bottom w:val="nil"/>
              <w:right w:val="nil"/>
            </w:tcBorders>
            <w:shd w:val="clear" w:color="auto" w:fill="auto"/>
            <w:noWrap/>
            <w:vAlign w:val="center"/>
            <w:hideMark/>
          </w:tcPr>
          <w:p w14:paraId="3BEA9C1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94,87</w:t>
            </w:r>
          </w:p>
        </w:tc>
        <w:tc>
          <w:tcPr>
            <w:tcW w:w="675" w:type="pct"/>
            <w:tcBorders>
              <w:top w:val="nil"/>
              <w:left w:val="nil"/>
              <w:bottom w:val="nil"/>
              <w:right w:val="nil"/>
            </w:tcBorders>
            <w:shd w:val="clear" w:color="auto" w:fill="auto"/>
            <w:noWrap/>
            <w:vAlign w:val="center"/>
            <w:hideMark/>
          </w:tcPr>
          <w:p w14:paraId="32722C6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611DC79A"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39</w:t>
            </w:r>
          </w:p>
        </w:tc>
        <w:tc>
          <w:tcPr>
            <w:tcW w:w="686" w:type="pct"/>
            <w:tcBorders>
              <w:top w:val="nil"/>
              <w:left w:val="nil"/>
              <w:bottom w:val="nil"/>
              <w:right w:val="nil"/>
            </w:tcBorders>
            <w:shd w:val="clear" w:color="auto" w:fill="auto"/>
            <w:noWrap/>
            <w:vAlign w:val="center"/>
            <w:hideMark/>
          </w:tcPr>
          <w:p w14:paraId="4E7F3F87" w14:textId="77777777" w:rsidR="00954F98" w:rsidRPr="008B7065" w:rsidRDefault="00954F98" w:rsidP="00A760AA">
            <w:pPr>
              <w:jc w:val="center"/>
              <w:rPr>
                <w:rFonts w:ascii="Garamond" w:hAnsi="Garamond"/>
                <w:color w:val="000000"/>
                <w:sz w:val="26"/>
                <w:szCs w:val="26"/>
              </w:rPr>
            </w:pPr>
          </w:p>
        </w:tc>
      </w:tr>
      <w:tr w:rsidR="00954F98" w:rsidRPr="008B7065" w14:paraId="7DB9266C" w14:textId="77777777" w:rsidTr="00A760AA">
        <w:trPr>
          <w:trHeight w:val="330"/>
        </w:trPr>
        <w:tc>
          <w:tcPr>
            <w:tcW w:w="2289" w:type="pct"/>
            <w:gridSpan w:val="2"/>
            <w:tcBorders>
              <w:top w:val="single" w:sz="8" w:space="0" w:color="auto"/>
              <w:left w:val="nil"/>
              <w:bottom w:val="nil"/>
              <w:right w:val="nil"/>
            </w:tcBorders>
            <w:shd w:val="clear" w:color="auto" w:fill="auto"/>
            <w:noWrap/>
            <w:vAlign w:val="center"/>
            <w:hideMark/>
          </w:tcPr>
          <w:p w14:paraId="745CC1D9" w14:textId="77777777" w:rsidR="00954F98" w:rsidRPr="008B7065" w:rsidRDefault="00954F98" w:rsidP="00A760AA">
            <w:pPr>
              <w:jc w:val="center"/>
              <w:rPr>
                <w:rFonts w:ascii="Bodoni MT" w:hAnsi="Bodoni MT"/>
                <w:color w:val="000000"/>
              </w:rPr>
            </w:pPr>
            <w:r w:rsidRPr="008B7065">
              <w:rPr>
                <w:rFonts w:ascii="Bodoni MT" w:hAnsi="Bodoni MT"/>
                <w:color w:val="000000"/>
              </w:rPr>
              <w:t>Diplôme obtenu</w:t>
            </w:r>
          </w:p>
        </w:tc>
        <w:tc>
          <w:tcPr>
            <w:tcW w:w="675" w:type="pct"/>
            <w:tcBorders>
              <w:top w:val="single" w:sz="8" w:space="0" w:color="auto"/>
              <w:left w:val="nil"/>
              <w:bottom w:val="nil"/>
              <w:right w:val="nil"/>
            </w:tcBorders>
            <w:shd w:val="clear" w:color="auto" w:fill="auto"/>
            <w:noWrap/>
            <w:vAlign w:val="center"/>
            <w:hideMark/>
          </w:tcPr>
          <w:p w14:paraId="258591C7"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10365816"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0FDE00D6"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52D2D819"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0,472</w:t>
            </w:r>
          </w:p>
        </w:tc>
      </w:tr>
      <w:tr w:rsidR="00954F98" w:rsidRPr="008B7065" w14:paraId="77508499" w14:textId="77777777" w:rsidTr="00A760AA">
        <w:trPr>
          <w:trHeight w:val="330"/>
        </w:trPr>
        <w:tc>
          <w:tcPr>
            <w:tcW w:w="939" w:type="pct"/>
            <w:tcBorders>
              <w:top w:val="nil"/>
              <w:left w:val="nil"/>
              <w:bottom w:val="nil"/>
              <w:right w:val="nil"/>
            </w:tcBorders>
            <w:shd w:val="clear" w:color="auto" w:fill="auto"/>
            <w:noWrap/>
            <w:vAlign w:val="center"/>
            <w:hideMark/>
          </w:tcPr>
          <w:p w14:paraId="4303FA4A" w14:textId="77777777" w:rsidR="00954F98" w:rsidRPr="008B7065" w:rsidRDefault="00954F98" w:rsidP="00A760AA">
            <w:pPr>
              <w:jc w:val="center"/>
              <w:rPr>
                <w:rFonts w:ascii="Bodoni MT" w:hAnsi="Bodoni MT"/>
                <w:color w:val="000000"/>
              </w:rPr>
            </w:pPr>
            <w:r w:rsidRPr="008B7065">
              <w:rPr>
                <w:rFonts w:ascii="Bodoni MT" w:hAnsi="Bodoni MT"/>
                <w:color w:val="000000"/>
              </w:rPr>
              <w:t>Médecine</w:t>
            </w:r>
          </w:p>
        </w:tc>
        <w:tc>
          <w:tcPr>
            <w:tcW w:w="1350" w:type="pct"/>
            <w:tcBorders>
              <w:top w:val="nil"/>
              <w:left w:val="nil"/>
              <w:bottom w:val="nil"/>
              <w:right w:val="nil"/>
            </w:tcBorders>
            <w:shd w:val="clear" w:color="auto" w:fill="auto"/>
            <w:noWrap/>
            <w:vAlign w:val="center"/>
            <w:hideMark/>
          </w:tcPr>
          <w:p w14:paraId="0AA5C8DF"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1,89</w:t>
            </w:r>
          </w:p>
        </w:tc>
        <w:tc>
          <w:tcPr>
            <w:tcW w:w="675" w:type="pct"/>
            <w:tcBorders>
              <w:top w:val="nil"/>
              <w:left w:val="nil"/>
              <w:bottom w:val="nil"/>
              <w:right w:val="nil"/>
            </w:tcBorders>
            <w:shd w:val="clear" w:color="auto" w:fill="auto"/>
            <w:noWrap/>
            <w:vAlign w:val="center"/>
            <w:hideMark/>
          </w:tcPr>
          <w:p w14:paraId="1517BA47"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98,11</w:t>
            </w:r>
          </w:p>
        </w:tc>
        <w:tc>
          <w:tcPr>
            <w:tcW w:w="675" w:type="pct"/>
            <w:tcBorders>
              <w:top w:val="nil"/>
              <w:left w:val="nil"/>
              <w:bottom w:val="nil"/>
              <w:right w:val="nil"/>
            </w:tcBorders>
            <w:shd w:val="clear" w:color="auto" w:fill="auto"/>
            <w:noWrap/>
            <w:vAlign w:val="center"/>
            <w:hideMark/>
          </w:tcPr>
          <w:p w14:paraId="4A51F029"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447741D7"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106</w:t>
            </w:r>
          </w:p>
        </w:tc>
        <w:tc>
          <w:tcPr>
            <w:tcW w:w="686" w:type="pct"/>
            <w:tcBorders>
              <w:top w:val="nil"/>
              <w:left w:val="nil"/>
              <w:bottom w:val="nil"/>
              <w:right w:val="nil"/>
            </w:tcBorders>
            <w:shd w:val="clear" w:color="auto" w:fill="auto"/>
            <w:noWrap/>
            <w:vAlign w:val="center"/>
            <w:hideMark/>
          </w:tcPr>
          <w:p w14:paraId="2E25B2FE" w14:textId="77777777" w:rsidR="00954F98" w:rsidRPr="008B7065" w:rsidRDefault="00954F98" w:rsidP="00A760AA">
            <w:pPr>
              <w:jc w:val="center"/>
              <w:rPr>
                <w:rFonts w:ascii="Garamond" w:hAnsi="Garamond"/>
                <w:color w:val="000000"/>
                <w:sz w:val="26"/>
                <w:szCs w:val="26"/>
              </w:rPr>
            </w:pPr>
          </w:p>
        </w:tc>
      </w:tr>
      <w:tr w:rsidR="00954F98" w:rsidRPr="008B7065" w14:paraId="4B7AB69C" w14:textId="77777777" w:rsidTr="00A760AA">
        <w:trPr>
          <w:trHeight w:val="330"/>
        </w:trPr>
        <w:tc>
          <w:tcPr>
            <w:tcW w:w="939" w:type="pct"/>
            <w:tcBorders>
              <w:top w:val="nil"/>
              <w:left w:val="nil"/>
              <w:bottom w:val="nil"/>
              <w:right w:val="nil"/>
            </w:tcBorders>
            <w:shd w:val="clear" w:color="auto" w:fill="auto"/>
            <w:noWrap/>
            <w:vAlign w:val="center"/>
            <w:hideMark/>
          </w:tcPr>
          <w:p w14:paraId="66FBE8FA" w14:textId="77777777" w:rsidR="00954F98" w:rsidRPr="008B7065" w:rsidRDefault="00954F98" w:rsidP="00A760AA">
            <w:pPr>
              <w:jc w:val="center"/>
              <w:rPr>
                <w:rFonts w:ascii="Bodoni MT" w:hAnsi="Bodoni MT"/>
                <w:color w:val="000000"/>
              </w:rPr>
            </w:pPr>
            <w:r w:rsidRPr="008B7065">
              <w:rPr>
                <w:rFonts w:ascii="Bodoni MT" w:hAnsi="Bodoni MT"/>
                <w:color w:val="000000"/>
              </w:rPr>
              <w:t>Sage-Femme</w:t>
            </w:r>
          </w:p>
        </w:tc>
        <w:tc>
          <w:tcPr>
            <w:tcW w:w="1350" w:type="pct"/>
            <w:tcBorders>
              <w:top w:val="nil"/>
              <w:left w:val="nil"/>
              <w:bottom w:val="nil"/>
              <w:right w:val="nil"/>
            </w:tcBorders>
            <w:shd w:val="clear" w:color="auto" w:fill="auto"/>
            <w:noWrap/>
            <w:vAlign w:val="center"/>
            <w:hideMark/>
          </w:tcPr>
          <w:p w14:paraId="6925A159"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4,35</w:t>
            </w:r>
          </w:p>
        </w:tc>
        <w:tc>
          <w:tcPr>
            <w:tcW w:w="675" w:type="pct"/>
            <w:tcBorders>
              <w:top w:val="nil"/>
              <w:left w:val="nil"/>
              <w:bottom w:val="nil"/>
              <w:right w:val="nil"/>
            </w:tcBorders>
            <w:shd w:val="clear" w:color="auto" w:fill="auto"/>
            <w:noWrap/>
            <w:vAlign w:val="center"/>
            <w:hideMark/>
          </w:tcPr>
          <w:p w14:paraId="63ABCE10"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95,65</w:t>
            </w:r>
          </w:p>
        </w:tc>
        <w:tc>
          <w:tcPr>
            <w:tcW w:w="675" w:type="pct"/>
            <w:tcBorders>
              <w:top w:val="nil"/>
              <w:left w:val="nil"/>
              <w:bottom w:val="nil"/>
              <w:right w:val="nil"/>
            </w:tcBorders>
            <w:shd w:val="clear" w:color="auto" w:fill="auto"/>
            <w:noWrap/>
            <w:vAlign w:val="center"/>
            <w:hideMark/>
          </w:tcPr>
          <w:p w14:paraId="510D29E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010C966D"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23</w:t>
            </w:r>
          </w:p>
        </w:tc>
        <w:tc>
          <w:tcPr>
            <w:tcW w:w="686" w:type="pct"/>
            <w:tcBorders>
              <w:top w:val="nil"/>
              <w:left w:val="nil"/>
              <w:bottom w:val="nil"/>
              <w:right w:val="nil"/>
            </w:tcBorders>
            <w:shd w:val="clear" w:color="auto" w:fill="auto"/>
            <w:noWrap/>
            <w:vAlign w:val="center"/>
            <w:hideMark/>
          </w:tcPr>
          <w:p w14:paraId="5AF38679" w14:textId="77777777" w:rsidR="00954F98" w:rsidRPr="008B7065" w:rsidRDefault="00954F98" w:rsidP="00A760AA">
            <w:pPr>
              <w:jc w:val="center"/>
              <w:rPr>
                <w:rFonts w:ascii="Garamond" w:hAnsi="Garamond"/>
                <w:color w:val="000000"/>
                <w:sz w:val="26"/>
                <w:szCs w:val="26"/>
              </w:rPr>
            </w:pPr>
          </w:p>
        </w:tc>
      </w:tr>
      <w:tr w:rsidR="00954F98" w:rsidRPr="008B7065" w14:paraId="2A4568A0" w14:textId="77777777" w:rsidTr="00A760AA">
        <w:trPr>
          <w:trHeight w:val="330"/>
        </w:trPr>
        <w:tc>
          <w:tcPr>
            <w:tcW w:w="939" w:type="pct"/>
            <w:tcBorders>
              <w:top w:val="nil"/>
              <w:left w:val="nil"/>
              <w:bottom w:val="nil"/>
              <w:right w:val="nil"/>
            </w:tcBorders>
            <w:shd w:val="clear" w:color="auto" w:fill="auto"/>
            <w:noWrap/>
            <w:vAlign w:val="center"/>
            <w:hideMark/>
          </w:tcPr>
          <w:p w14:paraId="3DBC5E22" w14:textId="77777777" w:rsidR="00954F98" w:rsidRPr="008B7065" w:rsidRDefault="00954F98" w:rsidP="00A760AA">
            <w:pPr>
              <w:jc w:val="center"/>
              <w:rPr>
                <w:rFonts w:ascii="Bodoni MT" w:hAnsi="Bodoni MT"/>
                <w:color w:val="000000"/>
              </w:rPr>
            </w:pPr>
            <w:r w:rsidRPr="008B7065">
              <w:rPr>
                <w:rFonts w:ascii="Bodoni MT" w:hAnsi="Bodoni MT"/>
                <w:color w:val="000000"/>
              </w:rPr>
              <w:t>Infirmier(ère)</w:t>
            </w:r>
          </w:p>
        </w:tc>
        <w:tc>
          <w:tcPr>
            <w:tcW w:w="1350" w:type="pct"/>
            <w:tcBorders>
              <w:top w:val="nil"/>
              <w:left w:val="nil"/>
              <w:bottom w:val="nil"/>
              <w:right w:val="nil"/>
            </w:tcBorders>
            <w:shd w:val="clear" w:color="auto" w:fill="auto"/>
            <w:noWrap/>
            <w:vAlign w:val="center"/>
            <w:hideMark/>
          </w:tcPr>
          <w:p w14:paraId="7E74018F"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7,14</w:t>
            </w:r>
          </w:p>
        </w:tc>
        <w:tc>
          <w:tcPr>
            <w:tcW w:w="675" w:type="pct"/>
            <w:tcBorders>
              <w:top w:val="nil"/>
              <w:left w:val="nil"/>
              <w:bottom w:val="nil"/>
              <w:right w:val="nil"/>
            </w:tcBorders>
            <w:shd w:val="clear" w:color="auto" w:fill="auto"/>
            <w:noWrap/>
            <w:vAlign w:val="center"/>
            <w:hideMark/>
          </w:tcPr>
          <w:p w14:paraId="436CC887"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92,86</w:t>
            </w:r>
          </w:p>
        </w:tc>
        <w:tc>
          <w:tcPr>
            <w:tcW w:w="675" w:type="pct"/>
            <w:tcBorders>
              <w:top w:val="nil"/>
              <w:left w:val="nil"/>
              <w:bottom w:val="nil"/>
              <w:right w:val="nil"/>
            </w:tcBorders>
            <w:shd w:val="clear" w:color="auto" w:fill="auto"/>
            <w:noWrap/>
            <w:vAlign w:val="center"/>
            <w:hideMark/>
          </w:tcPr>
          <w:p w14:paraId="3F55CD5E"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59B45F52"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28</w:t>
            </w:r>
          </w:p>
        </w:tc>
        <w:tc>
          <w:tcPr>
            <w:tcW w:w="686" w:type="pct"/>
            <w:tcBorders>
              <w:top w:val="nil"/>
              <w:left w:val="nil"/>
              <w:bottom w:val="nil"/>
              <w:right w:val="nil"/>
            </w:tcBorders>
            <w:shd w:val="clear" w:color="auto" w:fill="auto"/>
            <w:noWrap/>
            <w:vAlign w:val="center"/>
            <w:hideMark/>
          </w:tcPr>
          <w:p w14:paraId="77B9B443" w14:textId="77777777" w:rsidR="00954F98" w:rsidRPr="008B7065" w:rsidRDefault="00954F98" w:rsidP="00A760AA">
            <w:pPr>
              <w:jc w:val="center"/>
              <w:rPr>
                <w:rFonts w:ascii="Garamond" w:hAnsi="Garamond"/>
                <w:color w:val="000000"/>
                <w:sz w:val="26"/>
                <w:szCs w:val="26"/>
              </w:rPr>
            </w:pPr>
          </w:p>
        </w:tc>
      </w:tr>
      <w:tr w:rsidR="00954F98" w:rsidRPr="008B7065" w14:paraId="20B51717" w14:textId="77777777" w:rsidTr="00A760AA">
        <w:trPr>
          <w:trHeight w:val="345"/>
        </w:trPr>
        <w:tc>
          <w:tcPr>
            <w:tcW w:w="939" w:type="pct"/>
            <w:tcBorders>
              <w:top w:val="nil"/>
              <w:left w:val="nil"/>
              <w:bottom w:val="nil"/>
              <w:right w:val="nil"/>
            </w:tcBorders>
            <w:shd w:val="clear" w:color="auto" w:fill="auto"/>
            <w:noWrap/>
            <w:vAlign w:val="center"/>
            <w:hideMark/>
          </w:tcPr>
          <w:p w14:paraId="43CB8663" w14:textId="77777777" w:rsidR="00954F98" w:rsidRPr="008B7065" w:rsidRDefault="00954F98" w:rsidP="00A760AA">
            <w:pPr>
              <w:jc w:val="center"/>
              <w:rPr>
                <w:rFonts w:ascii="Bodoni MT" w:hAnsi="Bodoni MT"/>
                <w:color w:val="000000"/>
              </w:rPr>
            </w:pPr>
            <w:r w:rsidRPr="008B7065">
              <w:rPr>
                <w:rFonts w:ascii="Bodoni MT" w:hAnsi="Bodoni MT"/>
                <w:color w:val="000000"/>
              </w:rPr>
              <w:t>Aide-Soignat€</w:t>
            </w:r>
          </w:p>
        </w:tc>
        <w:tc>
          <w:tcPr>
            <w:tcW w:w="1350" w:type="pct"/>
            <w:tcBorders>
              <w:top w:val="nil"/>
              <w:left w:val="nil"/>
              <w:bottom w:val="nil"/>
              <w:right w:val="nil"/>
            </w:tcBorders>
            <w:shd w:val="clear" w:color="auto" w:fill="auto"/>
            <w:noWrap/>
            <w:vAlign w:val="center"/>
            <w:hideMark/>
          </w:tcPr>
          <w:p w14:paraId="71EF49A5"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6,25</w:t>
            </w:r>
          </w:p>
        </w:tc>
        <w:tc>
          <w:tcPr>
            <w:tcW w:w="675" w:type="pct"/>
            <w:tcBorders>
              <w:top w:val="nil"/>
              <w:left w:val="nil"/>
              <w:bottom w:val="nil"/>
              <w:right w:val="nil"/>
            </w:tcBorders>
            <w:shd w:val="clear" w:color="auto" w:fill="auto"/>
            <w:noWrap/>
            <w:vAlign w:val="center"/>
            <w:hideMark/>
          </w:tcPr>
          <w:p w14:paraId="03E93C4D"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93,75</w:t>
            </w:r>
          </w:p>
        </w:tc>
        <w:tc>
          <w:tcPr>
            <w:tcW w:w="675" w:type="pct"/>
            <w:tcBorders>
              <w:top w:val="nil"/>
              <w:left w:val="nil"/>
              <w:bottom w:val="nil"/>
              <w:right w:val="nil"/>
            </w:tcBorders>
            <w:shd w:val="clear" w:color="auto" w:fill="auto"/>
            <w:noWrap/>
            <w:vAlign w:val="center"/>
            <w:hideMark/>
          </w:tcPr>
          <w:p w14:paraId="25BB051B"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100</w:t>
            </w:r>
          </w:p>
        </w:tc>
        <w:tc>
          <w:tcPr>
            <w:tcW w:w="675" w:type="pct"/>
            <w:tcBorders>
              <w:top w:val="nil"/>
              <w:left w:val="nil"/>
              <w:bottom w:val="nil"/>
              <w:right w:val="nil"/>
            </w:tcBorders>
            <w:shd w:val="clear" w:color="auto" w:fill="auto"/>
            <w:noWrap/>
            <w:vAlign w:val="center"/>
            <w:hideMark/>
          </w:tcPr>
          <w:p w14:paraId="12BF99F4" w14:textId="77777777" w:rsidR="00954F98" w:rsidRPr="008B7065" w:rsidRDefault="00954F98" w:rsidP="00A760AA">
            <w:pPr>
              <w:jc w:val="center"/>
              <w:rPr>
                <w:rFonts w:ascii="Garamond" w:hAnsi="Garamond"/>
                <w:color w:val="000000"/>
                <w:sz w:val="26"/>
                <w:szCs w:val="26"/>
              </w:rPr>
            </w:pPr>
            <w:r w:rsidRPr="008B7065">
              <w:rPr>
                <w:rFonts w:ascii="Garamond" w:hAnsi="Garamond"/>
                <w:color w:val="000000"/>
                <w:sz w:val="26"/>
                <w:szCs w:val="26"/>
              </w:rPr>
              <w:t>32</w:t>
            </w:r>
          </w:p>
        </w:tc>
        <w:tc>
          <w:tcPr>
            <w:tcW w:w="686" w:type="pct"/>
            <w:tcBorders>
              <w:top w:val="nil"/>
              <w:left w:val="nil"/>
              <w:bottom w:val="nil"/>
              <w:right w:val="nil"/>
            </w:tcBorders>
            <w:shd w:val="clear" w:color="auto" w:fill="auto"/>
            <w:noWrap/>
            <w:vAlign w:val="center"/>
            <w:hideMark/>
          </w:tcPr>
          <w:p w14:paraId="5B81E182" w14:textId="77777777" w:rsidR="00954F98" w:rsidRPr="008B7065" w:rsidRDefault="00954F98" w:rsidP="00A760AA">
            <w:pPr>
              <w:jc w:val="center"/>
              <w:rPr>
                <w:rFonts w:ascii="Garamond" w:hAnsi="Garamond"/>
                <w:color w:val="000000"/>
                <w:sz w:val="26"/>
                <w:szCs w:val="26"/>
              </w:rPr>
            </w:pPr>
          </w:p>
        </w:tc>
      </w:tr>
      <w:tr w:rsidR="00954F98" w:rsidRPr="008B7065" w14:paraId="2C84FD6E" w14:textId="77777777" w:rsidTr="00A760AA">
        <w:trPr>
          <w:trHeight w:val="315"/>
        </w:trPr>
        <w:tc>
          <w:tcPr>
            <w:tcW w:w="939" w:type="pct"/>
            <w:tcBorders>
              <w:top w:val="single" w:sz="8" w:space="0" w:color="auto"/>
              <w:left w:val="nil"/>
              <w:bottom w:val="nil"/>
              <w:right w:val="nil"/>
            </w:tcBorders>
            <w:shd w:val="clear" w:color="auto" w:fill="auto"/>
            <w:noWrap/>
            <w:vAlign w:val="center"/>
            <w:hideMark/>
          </w:tcPr>
          <w:p w14:paraId="5E437F2E" w14:textId="77777777" w:rsidR="00954F98" w:rsidRPr="008B7065" w:rsidRDefault="00954F98" w:rsidP="00A760AA">
            <w:pPr>
              <w:jc w:val="center"/>
              <w:rPr>
                <w:rFonts w:ascii="Bodoni MT" w:hAnsi="Bodoni MT"/>
                <w:color w:val="000000"/>
              </w:rPr>
            </w:pPr>
            <w:r w:rsidRPr="008B7065">
              <w:rPr>
                <w:rFonts w:ascii="Bodoni MT" w:hAnsi="Bodoni MT"/>
                <w:color w:val="000000"/>
              </w:rPr>
              <w:t>Religion</w:t>
            </w:r>
          </w:p>
        </w:tc>
        <w:tc>
          <w:tcPr>
            <w:tcW w:w="1350" w:type="pct"/>
            <w:tcBorders>
              <w:top w:val="single" w:sz="8" w:space="0" w:color="auto"/>
              <w:left w:val="nil"/>
              <w:bottom w:val="nil"/>
              <w:right w:val="nil"/>
            </w:tcBorders>
            <w:shd w:val="clear" w:color="auto" w:fill="auto"/>
            <w:noWrap/>
            <w:vAlign w:val="center"/>
            <w:hideMark/>
          </w:tcPr>
          <w:p w14:paraId="5E72FFE5"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7CCFDB84"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4D25434D"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2993ADA0"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2178A5FF" w14:textId="77777777" w:rsidR="00954F98" w:rsidRPr="008B7065" w:rsidRDefault="00954F98" w:rsidP="00A760AA">
            <w:pPr>
              <w:jc w:val="center"/>
              <w:rPr>
                <w:rFonts w:ascii="Bodoni MT" w:hAnsi="Bodoni MT"/>
                <w:color w:val="000000"/>
              </w:rPr>
            </w:pPr>
            <w:r w:rsidRPr="008B7065">
              <w:rPr>
                <w:rFonts w:ascii="Bodoni MT" w:hAnsi="Bodoni MT"/>
                <w:color w:val="000000"/>
              </w:rPr>
              <w:t>0,025</w:t>
            </w:r>
          </w:p>
        </w:tc>
      </w:tr>
      <w:tr w:rsidR="00954F98" w:rsidRPr="008B7065" w14:paraId="7DFF78A3" w14:textId="77777777" w:rsidTr="00A760AA">
        <w:trPr>
          <w:trHeight w:val="315"/>
        </w:trPr>
        <w:tc>
          <w:tcPr>
            <w:tcW w:w="939" w:type="pct"/>
            <w:tcBorders>
              <w:top w:val="nil"/>
              <w:left w:val="nil"/>
              <w:bottom w:val="nil"/>
              <w:right w:val="nil"/>
            </w:tcBorders>
            <w:shd w:val="clear" w:color="auto" w:fill="auto"/>
            <w:noWrap/>
            <w:vAlign w:val="center"/>
            <w:hideMark/>
          </w:tcPr>
          <w:p w14:paraId="04FB3DFB" w14:textId="77777777" w:rsidR="00954F98" w:rsidRPr="008B7065" w:rsidRDefault="00954F98" w:rsidP="00A760AA">
            <w:pPr>
              <w:jc w:val="center"/>
              <w:rPr>
                <w:rFonts w:ascii="Bodoni MT" w:hAnsi="Bodoni MT"/>
                <w:color w:val="000000"/>
              </w:rPr>
            </w:pPr>
            <w:r w:rsidRPr="008B7065">
              <w:rPr>
                <w:rFonts w:ascii="Bodoni MT" w:hAnsi="Bodoni MT"/>
                <w:color w:val="000000"/>
              </w:rPr>
              <w:t>Aucune</w:t>
            </w:r>
          </w:p>
        </w:tc>
        <w:tc>
          <w:tcPr>
            <w:tcW w:w="1350" w:type="pct"/>
            <w:tcBorders>
              <w:top w:val="nil"/>
              <w:left w:val="nil"/>
              <w:bottom w:val="nil"/>
              <w:right w:val="nil"/>
            </w:tcBorders>
            <w:shd w:val="clear" w:color="auto" w:fill="auto"/>
            <w:noWrap/>
            <w:vAlign w:val="center"/>
            <w:hideMark/>
          </w:tcPr>
          <w:p w14:paraId="35857191" w14:textId="77777777" w:rsidR="00954F98" w:rsidRPr="008B7065" w:rsidRDefault="00954F98" w:rsidP="00A760AA">
            <w:pPr>
              <w:jc w:val="center"/>
              <w:rPr>
                <w:rFonts w:ascii="Bodoni MT" w:hAnsi="Bodoni MT"/>
                <w:color w:val="000000"/>
              </w:rPr>
            </w:pPr>
            <w:r w:rsidRPr="008B7065">
              <w:rPr>
                <w:rFonts w:ascii="Bodoni MT" w:hAnsi="Bodoni MT"/>
                <w:color w:val="000000"/>
              </w:rPr>
              <w:t>0</w:t>
            </w:r>
          </w:p>
        </w:tc>
        <w:tc>
          <w:tcPr>
            <w:tcW w:w="675" w:type="pct"/>
            <w:tcBorders>
              <w:top w:val="nil"/>
              <w:left w:val="nil"/>
              <w:bottom w:val="nil"/>
              <w:right w:val="nil"/>
            </w:tcBorders>
            <w:shd w:val="clear" w:color="auto" w:fill="auto"/>
            <w:noWrap/>
            <w:vAlign w:val="center"/>
            <w:hideMark/>
          </w:tcPr>
          <w:p w14:paraId="5B62A808"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72D52B5F"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76EDCE00" w14:textId="77777777" w:rsidR="00954F98" w:rsidRPr="008B7065" w:rsidRDefault="00954F98" w:rsidP="00A760AA">
            <w:pPr>
              <w:jc w:val="center"/>
              <w:rPr>
                <w:rFonts w:ascii="Bodoni MT" w:hAnsi="Bodoni MT"/>
                <w:color w:val="000000"/>
              </w:rPr>
            </w:pPr>
            <w:r w:rsidRPr="008B7065">
              <w:rPr>
                <w:rFonts w:ascii="Bodoni MT" w:hAnsi="Bodoni MT"/>
                <w:color w:val="000000"/>
              </w:rPr>
              <w:t>7</w:t>
            </w:r>
          </w:p>
        </w:tc>
        <w:tc>
          <w:tcPr>
            <w:tcW w:w="686" w:type="pct"/>
            <w:tcBorders>
              <w:top w:val="nil"/>
              <w:left w:val="nil"/>
              <w:bottom w:val="nil"/>
              <w:right w:val="nil"/>
            </w:tcBorders>
            <w:shd w:val="clear" w:color="auto" w:fill="auto"/>
            <w:noWrap/>
            <w:vAlign w:val="center"/>
            <w:hideMark/>
          </w:tcPr>
          <w:p w14:paraId="1C04C4D2" w14:textId="77777777" w:rsidR="00954F98" w:rsidRPr="008B7065" w:rsidRDefault="00954F98" w:rsidP="00A760AA">
            <w:pPr>
              <w:jc w:val="center"/>
              <w:rPr>
                <w:rFonts w:ascii="Bodoni MT" w:hAnsi="Bodoni MT"/>
                <w:color w:val="000000"/>
              </w:rPr>
            </w:pPr>
          </w:p>
        </w:tc>
      </w:tr>
      <w:tr w:rsidR="00954F98" w:rsidRPr="008B7065" w14:paraId="2D914CC5" w14:textId="77777777" w:rsidTr="00A760AA">
        <w:trPr>
          <w:trHeight w:val="315"/>
        </w:trPr>
        <w:tc>
          <w:tcPr>
            <w:tcW w:w="939" w:type="pct"/>
            <w:tcBorders>
              <w:top w:val="nil"/>
              <w:left w:val="nil"/>
              <w:bottom w:val="nil"/>
              <w:right w:val="nil"/>
            </w:tcBorders>
            <w:shd w:val="clear" w:color="auto" w:fill="auto"/>
            <w:noWrap/>
            <w:vAlign w:val="center"/>
            <w:hideMark/>
          </w:tcPr>
          <w:p w14:paraId="4CC408F0" w14:textId="77777777" w:rsidR="00954F98" w:rsidRPr="008B7065" w:rsidRDefault="00954F98" w:rsidP="00A760AA">
            <w:pPr>
              <w:jc w:val="center"/>
              <w:rPr>
                <w:rFonts w:ascii="Bodoni MT" w:hAnsi="Bodoni MT"/>
                <w:color w:val="000000"/>
              </w:rPr>
            </w:pPr>
            <w:r w:rsidRPr="008B7065">
              <w:rPr>
                <w:rFonts w:ascii="Bodoni MT" w:hAnsi="Bodoni MT"/>
                <w:color w:val="000000"/>
              </w:rPr>
              <w:t>Christianisme</w:t>
            </w:r>
          </w:p>
        </w:tc>
        <w:tc>
          <w:tcPr>
            <w:tcW w:w="1350" w:type="pct"/>
            <w:tcBorders>
              <w:top w:val="nil"/>
              <w:left w:val="nil"/>
              <w:bottom w:val="nil"/>
              <w:right w:val="nil"/>
            </w:tcBorders>
            <w:shd w:val="clear" w:color="auto" w:fill="auto"/>
            <w:noWrap/>
            <w:vAlign w:val="center"/>
            <w:hideMark/>
          </w:tcPr>
          <w:p w14:paraId="1797C59E" w14:textId="77777777" w:rsidR="00954F98" w:rsidRPr="008B7065" w:rsidRDefault="00954F98" w:rsidP="00A760AA">
            <w:pPr>
              <w:jc w:val="center"/>
              <w:rPr>
                <w:rFonts w:ascii="Bodoni MT" w:hAnsi="Bodoni MT"/>
                <w:color w:val="000000"/>
              </w:rPr>
            </w:pPr>
            <w:r w:rsidRPr="008B7065">
              <w:rPr>
                <w:rFonts w:ascii="Bodoni MT" w:hAnsi="Bodoni MT"/>
                <w:color w:val="000000"/>
              </w:rPr>
              <w:t>2,27</w:t>
            </w:r>
          </w:p>
        </w:tc>
        <w:tc>
          <w:tcPr>
            <w:tcW w:w="675" w:type="pct"/>
            <w:tcBorders>
              <w:top w:val="nil"/>
              <w:left w:val="nil"/>
              <w:bottom w:val="nil"/>
              <w:right w:val="nil"/>
            </w:tcBorders>
            <w:shd w:val="clear" w:color="auto" w:fill="auto"/>
            <w:noWrap/>
            <w:vAlign w:val="center"/>
            <w:hideMark/>
          </w:tcPr>
          <w:p w14:paraId="3484FD7D" w14:textId="77777777" w:rsidR="00954F98" w:rsidRPr="008B7065" w:rsidRDefault="00954F98" w:rsidP="00A760AA">
            <w:pPr>
              <w:jc w:val="center"/>
              <w:rPr>
                <w:rFonts w:ascii="Bodoni MT" w:hAnsi="Bodoni MT"/>
                <w:color w:val="000000"/>
              </w:rPr>
            </w:pPr>
            <w:r w:rsidRPr="008B7065">
              <w:rPr>
                <w:rFonts w:ascii="Bodoni MT" w:hAnsi="Bodoni MT"/>
                <w:color w:val="000000"/>
              </w:rPr>
              <w:t>97,73</w:t>
            </w:r>
          </w:p>
        </w:tc>
        <w:tc>
          <w:tcPr>
            <w:tcW w:w="675" w:type="pct"/>
            <w:tcBorders>
              <w:top w:val="nil"/>
              <w:left w:val="nil"/>
              <w:bottom w:val="nil"/>
              <w:right w:val="nil"/>
            </w:tcBorders>
            <w:shd w:val="clear" w:color="auto" w:fill="auto"/>
            <w:noWrap/>
            <w:vAlign w:val="center"/>
            <w:hideMark/>
          </w:tcPr>
          <w:p w14:paraId="6CFD7C00"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538AF2CD" w14:textId="77777777" w:rsidR="00954F98" w:rsidRPr="008B7065" w:rsidRDefault="00954F98" w:rsidP="00A760AA">
            <w:pPr>
              <w:jc w:val="center"/>
              <w:rPr>
                <w:rFonts w:ascii="Bodoni MT" w:hAnsi="Bodoni MT"/>
                <w:color w:val="000000"/>
              </w:rPr>
            </w:pPr>
            <w:r w:rsidRPr="008B7065">
              <w:rPr>
                <w:rFonts w:ascii="Bodoni MT" w:hAnsi="Bodoni MT"/>
                <w:color w:val="000000"/>
              </w:rPr>
              <w:t>132</w:t>
            </w:r>
          </w:p>
        </w:tc>
        <w:tc>
          <w:tcPr>
            <w:tcW w:w="686" w:type="pct"/>
            <w:tcBorders>
              <w:top w:val="nil"/>
              <w:left w:val="nil"/>
              <w:bottom w:val="nil"/>
              <w:right w:val="nil"/>
            </w:tcBorders>
            <w:shd w:val="clear" w:color="auto" w:fill="auto"/>
            <w:noWrap/>
            <w:vAlign w:val="center"/>
            <w:hideMark/>
          </w:tcPr>
          <w:p w14:paraId="14918468" w14:textId="77777777" w:rsidR="00954F98" w:rsidRPr="008B7065" w:rsidRDefault="00954F98" w:rsidP="00A760AA">
            <w:pPr>
              <w:jc w:val="center"/>
              <w:rPr>
                <w:rFonts w:ascii="Bodoni MT" w:hAnsi="Bodoni MT"/>
                <w:color w:val="000000"/>
              </w:rPr>
            </w:pPr>
          </w:p>
        </w:tc>
      </w:tr>
      <w:tr w:rsidR="00954F98" w:rsidRPr="008B7065" w14:paraId="023DCFEA" w14:textId="77777777" w:rsidTr="00A760AA">
        <w:trPr>
          <w:trHeight w:val="315"/>
        </w:trPr>
        <w:tc>
          <w:tcPr>
            <w:tcW w:w="939" w:type="pct"/>
            <w:tcBorders>
              <w:top w:val="nil"/>
              <w:left w:val="nil"/>
              <w:bottom w:val="nil"/>
              <w:right w:val="nil"/>
            </w:tcBorders>
            <w:shd w:val="clear" w:color="auto" w:fill="auto"/>
            <w:noWrap/>
            <w:vAlign w:val="center"/>
            <w:hideMark/>
          </w:tcPr>
          <w:p w14:paraId="3A3AE3E1" w14:textId="77777777" w:rsidR="00954F98" w:rsidRPr="008B7065" w:rsidRDefault="00954F98" w:rsidP="00A760AA">
            <w:pPr>
              <w:jc w:val="center"/>
              <w:rPr>
                <w:rFonts w:ascii="Bodoni MT" w:hAnsi="Bodoni MT"/>
                <w:color w:val="000000"/>
              </w:rPr>
            </w:pPr>
            <w:r w:rsidRPr="008B7065">
              <w:rPr>
                <w:rFonts w:ascii="Bodoni MT" w:hAnsi="Bodoni MT"/>
                <w:color w:val="000000"/>
              </w:rPr>
              <w:t>Islam</w:t>
            </w:r>
          </w:p>
        </w:tc>
        <w:tc>
          <w:tcPr>
            <w:tcW w:w="1350" w:type="pct"/>
            <w:tcBorders>
              <w:top w:val="nil"/>
              <w:left w:val="nil"/>
              <w:bottom w:val="nil"/>
              <w:right w:val="nil"/>
            </w:tcBorders>
            <w:shd w:val="clear" w:color="auto" w:fill="auto"/>
            <w:noWrap/>
            <w:vAlign w:val="center"/>
            <w:hideMark/>
          </w:tcPr>
          <w:p w14:paraId="0044FF11" w14:textId="77777777" w:rsidR="00954F98" w:rsidRPr="008B7065" w:rsidRDefault="00954F98" w:rsidP="00A760AA">
            <w:pPr>
              <w:jc w:val="center"/>
              <w:rPr>
                <w:rFonts w:ascii="Bodoni MT" w:hAnsi="Bodoni MT"/>
                <w:color w:val="000000"/>
              </w:rPr>
            </w:pPr>
            <w:r w:rsidRPr="008B7065">
              <w:rPr>
                <w:rFonts w:ascii="Bodoni MT" w:hAnsi="Bodoni MT"/>
                <w:color w:val="000000"/>
              </w:rPr>
              <w:t>6,38</w:t>
            </w:r>
          </w:p>
        </w:tc>
        <w:tc>
          <w:tcPr>
            <w:tcW w:w="675" w:type="pct"/>
            <w:tcBorders>
              <w:top w:val="nil"/>
              <w:left w:val="nil"/>
              <w:bottom w:val="nil"/>
              <w:right w:val="nil"/>
            </w:tcBorders>
            <w:shd w:val="clear" w:color="auto" w:fill="auto"/>
            <w:noWrap/>
            <w:vAlign w:val="center"/>
            <w:hideMark/>
          </w:tcPr>
          <w:p w14:paraId="71F9D7DC" w14:textId="77777777" w:rsidR="00954F98" w:rsidRPr="008B7065" w:rsidRDefault="00954F98" w:rsidP="00A760AA">
            <w:pPr>
              <w:jc w:val="center"/>
              <w:rPr>
                <w:rFonts w:ascii="Bodoni MT" w:hAnsi="Bodoni MT"/>
                <w:color w:val="000000"/>
              </w:rPr>
            </w:pPr>
            <w:r w:rsidRPr="008B7065">
              <w:rPr>
                <w:rFonts w:ascii="Bodoni MT" w:hAnsi="Bodoni MT"/>
                <w:color w:val="000000"/>
              </w:rPr>
              <w:t>93,62</w:t>
            </w:r>
          </w:p>
        </w:tc>
        <w:tc>
          <w:tcPr>
            <w:tcW w:w="675" w:type="pct"/>
            <w:tcBorders>
              <w:top w:val="nil"/>
              <w:left w:val="nil"/>
              <w:bottom w:val="nil"/>
              <w:right w:val="nil"/>
            </w:tcBorders>
            <w:shd w:val="clear" w:color="auto" w:fill="auto"/>
            <w:noWrap/>
            <w:vAlign w:val="center"/>
            <w:hideMark/>
          </w:tcPr>
          <w:p w14:paraId="18DB04F8"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255A4B21" w14:textId="77777777" w:rsidR="00954F98" w:rsidRPr="008B7065" w:rsidRDefault="00954F98" w:rsidP="00A760AA">
            <w:pPr>
              <w:jc w:val="center"/>
              <w:rPr>
                <w:rFonts w:ascii="Bodoni MT" w:hAnsi="Bodoni MT"/>
                <w:color w:val="000000"/>
              </w:rPr>
            </w:pPr>
            <w:r w:rsidRPr="008B7065">
              <w:rPr>
                <w:rFonts w:ascii="Bodoni MT" w:hAnsi="Bodoni MT"/>
                <w:color w:val="000000"/>
              </w:rPr>
              <w:t>47</w:t>
            </w:r>
          </w:p>
        </w:tc>
        <w:tc>
          <w:tcPr>
            <w:tcW w:w="686" w:type="pct"/>
            <w:tcBorders>
              <w:top w:val="nil"/>
              <w:left w:val="nil"/>
              <w:bottom w:val="nil"/>
              <w:right w:val="nil"/>
            </w:tcBorders>
            <w:shd w:val="clear" w:color="auto" w:fill="auto"/>
            <w:noWrap/>
            <w:vAlign w:val="center"/>
            <w:hideMark/>
          </w:tcPr>
          <w:p w14:paraId="1400EAD6" w14:textId="77777777" w:rsidR="00954F98" w:rsidRPr="008B7065" w:rsidRDefault="00954F98" w:rsidP="00A760AA">
            <w:pPr>
              <w:jc w:val="center"/>
              <w:rPr>
                <w:rFonts w:ascii="Bodoni MT" w:hAnsi="Bodoni MT"/>
                <w:color w:val="000000"/>
              </w:rPr>
            </w:pPr>
          </w:p>
        </w:tc>
      </w:tr>
      <w:tr w:rsidR="00954F98" w:rsidRPr="008B7065" w14:paraId="0005424C" w14:textId="77777777" w:rsidTr="00A760AA">
        <w:trPr>
          <w:trHeight w:val="330"/>
        </w:trPr>
        <w:tc>
          <w:tcPr>
            <w:tcW w:w="939" w:type="pct"/>
            <w:tcBorders>
              <w:top w:val="nil"/>
              <w:left w:val="nil"/>
              <w:bottom w:val="nil"/>
              <w:right w:val="nil"/>
            </w:tcBorders>
            <w:shd w:val="clear" w:color="auto" w:fill="auto"/>
            <w:noWrap/>
            <w:vAlign w:val="center"/>
            <w:hideMark/>
          </w:tcPr>
          <w:p w14:paraId="185DF204" w14:textId="77777777" w:rsidR="00954F98" w:rsidRPr="008B7065" w:rsidRDefault="00954F98" w:rsidP="00A760AA">
            <w:pPr>
              <w:jc w:val="center"/>
              <w:rPr>
                <w:rFonts w:ascii="Bodoni MT" w:hAnsi="Bodoni MT"/>
                <w:color w:val="000000"/>
              </w:rPr>
            </w:pPr>
            <w:r w:rsidRPr="008B7065">
              <w:rPr>
                <w:rFonts w:ascii="Bodoni MT" w:hAnsi="Bodoni MT"/>
                <w:color w:val="000000"/>
              </w:rPr>
              <w:t>Autre religion</w:t>
            </w:r>
          </w:p>
        </w:tc>
        <w:tc>
          <w:tcPr>
            <w:tcW w:w="1350" w:type="pct"/>
            <w:tcBorders>
              <w:top w:val="nil"/>
              <w:left w:val="nil"/>
              <w:bottom w:val="nil"/>
              <w:right w:val="nil"/>
            </w:tcBorders>
            <w:shd w:val="clear" w:color="auto" w:fill="auto"/>
            <w:noWrap/>
            <w:vAlign w:val="center"/>
            <w:hideMark/>
          </w:tcPr>
          <w:p w14:paraId="671A4B29" w14:textId="77777777" w:rsidR="00954F98" w:rsidRPr="008B7065" w:rsidRDefault="00954F98" w:rsidP="00A760AA">
            <w:pPr>
              <w:jc w:val="center"/>
              <w:rPr>
                <w:rFonts w:ascii="Bodoni MT" w:hAnsi="Bodoni MT"/>
                <w:color w:val="000000"/>
              </w:rPr>
            </w:pPr>
            <w:r w:rsidRPr="008B7065">
              <w:rPr>
                <w:rFonts w:ascii="Bodoni MT" w:hAnsi="Bodoni MT"/>
                <w:color w:val="000000"/>
              </w:rPr>
              <w:t>33,33</w:t>
            </w:r>
          </w:p>
        </w:tc>
        <w:tc>
          <w:tcPr>
            <w:tcW w:w="675" w:type="pct"/>
            <w:tcBorders>
              <w:top w:val="nil"/>
              <w:left w:val="nil"/>
              <w:bottom w:val="nil"/>
              <w:right w:val="nil"/>
            </w:tcBorders>
            <w:shd w:val="clear" w:color="auto" w:fill="auto"/>
            <w:noWrap/>
            <w:vAlign w:val="center"/>
            <w:hideMark/>
          </w:tcPr>
          <w:p w14:paraId="76C24E37" w14:textId="77777777" w:rsidR="00954F98" w:rsidRPr="008B7065" w:rsidRDefault="00954F98" w:rsidP="00A760AA">
            <w:pPr>
              <w:jc w:val="center"/>
              <w:rPr>
                <w:rFonts w:ascii="Bodoni MT" w:hAnsi="Bodoni MT"/>
                <w:color w:val="000000"/>
              </w:rPr>
            </w:pPr>
            <w:r w:rsidRPr="008B7065">
              <w:rPr>
                <w:rFonts w:ascii="Bodoni MT" w:hAnsi="Bodoni MT"/>
                <w:color w:val="000000"/>
              </w:rPr>
              <w:t>66,67</w:t>
            </w:r>
          </w:p>
        </w:tc>
        <w:tc>
          <w:tcPr>
            <w:tcW w:w="675" w:type="pct"/>
            <w:tcBorders>
              <w:top w:val="nil"/>
              <w:left w:val="nil"/>
              <w:bottom w:val="nil"/>
              <w:right w:val="nil"/>
            </w:tcBorders>
            <w:shd w:val="clear" w:color="auto" w:fill="auto"/>
            <w:noWrap/>
            <w:vAlign w:val="center"/>
            <w:hideMark/>
          </w:tcPr>
          <w:p w14:paraId="173F8A85"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7BB1D193" w14:textId="77777777" w:rsidR="00954F98" w:rsidRPr="008B7065" w:rsidRDefault="00954F98" w:rsidP="00A760AA">
            <w:pPr>
              <w:jc w:val="center"/>
              <w:rPr>
                <w:rFonts w:ascii="Bodoni MT" w:hAnsi="Bodoni MT"/>
                <w:color w:val="000000"/>
              </w:rPr>
            </w:pPr>
            <w:r w:rsidRPr="008B7065">
              <w:rPr>
                <w:rFonts w:ascii="Bodoni MT" w:hAnsi="Bodoni MT"/>
                <w:color w:val="000000"/>
              </w:rPr>
              <w:t>3</w:t>
            </w:r>
          </w:p>
        </w:tc>
        <w:tc>
          <w:tcPr>
            <w:tcW w:w="686" w:type="pct"/>
            <w:tcBorders>
              <w:top w:val="nil"/>
              <w:left w:val="nil"/>
              <w:bottom w:val="nil"/>
              <w:right w:val="nil"/>
            </w:tcBorders>
            <w:shd w:val="clear" w:color="auto" w:fill="auto"/>
            <w:noWrap/>
            <w:vAlign w:val="center"/>
            <w:hideMark/>
          </w:tcPr>
          <w:p w14:paraId="6FC1FC9F" w14:textId="77777777" w:rsidR="00954F98" w:rsidRPr="008B7065" w:rsidRDefault="00954F98" w:rsidP="00A760AA">
            <w:pPr>
              <w:jc w:val="center"/>
              <w:rPr>
                <w:rFonts w:ascii="Bodoni MT" w:hAnsi="Bodoni MT"/>
                <w:color w:val="000000"/>
              </w:rPr>
            </w:pPr>
          </w:p>
        </w:tc>
      </w:tr>
      <w:tr w:rsidR="00954F98" w:rsidRPr="008B7065" w14:paraId="001812A0" w14:textId="77777777" w:rsidTr="00A760AA">
        <w:trPr>
          <w:trHeight w:val="315"/>
        </w:trPr>
        <w:tc>
          <w:tcPr>
            <w:tcW w:w="2289" w:type="pct"/>
            <w:gridSpan w:val="2"/>
            <w:tcBorders>
              <w:top w:val="single" w:sz="8" w:space="0" w:color="auto"/>
              <w:left w:val="nil"/>
              <w:bottom w:val="nil"/>
              <w:right w:val="nil"/>
            </w:tcBorders>
            <w:shd w:val="clear" w:color="auto" w:fill="auto"/>
            <w:noWrap/>
            <w:vAlign w:val="center"/>
            <w:hideMark/>
          </w:tcPr>
          <w:p w14:paraId="64CD0BB0" w14:textId="77777777" w:rsidR="00954F98" w:rsidRPr="008B7065" w:rsidRDefault="00954F98" w:rsidP="00A760AA">
            <w:pPr>
              <w:jc w:val="center"/>
              <w:rPr>
                <w:rFonts w:ascii="Bodoni MT" w:hAnsi="Bodoni MT"/>
                <w:color w:val="000000"/>
              </w:rPr>
            </w:pPr>
            <w:r w:rsidRPr="008B7065">
              <w:rPr>
                <w:rFonts w:ascii="Bodoni MT" w:hAnsi="Bodoni MT"/>
                <w:color w:val="000000"/>
              </w:rPr>
              <w:t>Existance d'enfants</w:t>
            </w:r>
          </w:p>
        </w:tc>
        <w:tc>
          <w:tcPr>
            <w:tcW w:w="675" w:type="pct"/>
            <w:tcBorders>
              <w:top w:val="single" w:sz="8" w:space="0" w:color="auto"/>
              <w:left w:val="nil"/>
              <w:bottom w:val="nil"/>
              <w:right w:val="nil"/>
            </w:tcBorders>
            <w:shd w:val="clear" w:color="auto" w:fill="auto"/>
            <w:noWrap/>
            <w:vAlign w:val="center"/>
            <w:hideMark/>
          </w:tcPr>
          <w:p w14:paraId="294653FB"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0A107AE3" w14:textId="77777777" w:rsidR="00954F98" w:rsidRPr="008B7065" w:rsidRDefault="00954F98" w:rsidP="00A760AA">
            <w:pPr>
              <w:jc w:val="center"/>
              <w:rPr>
                <w:rFonts w:ascii="Bodoni MT" w:hAnsi="Bodoni MT"/>
                <w:color w:val="000000"/>
              </w:rPr>
            </w:pPr>
          </w:p>
        </w:tc>
        <w:tc>
          <w:tcPr>
            <w:tcW w:w="675" w:type="pct"/>
            <w:tcBorders>
              <w:top w:val="single" w:sz="8" w:space="0" w:color="auto"/>
              <w:left w:val="nil"/>
              <w:bottom w:val="nil"/>
              <w:right w:val="nil"/>
            </w:tcBorders>
            <w:shd w:val="clear" w:color="auto" w:fill="auto"/>
            <w:noWrap/>
            <w:vAlign w:val="center"/>
            <w:hideMark/>
          </w:tcPr>
          <w:p w14:paraId="3546FA82"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7F050EDC" w14:textId="77777777" w:rsidR="00954F98" w:rsidRPr="008B7065" w:rsidRDefault="00954F98" w:rsidP="00A760AA">
            <w:pPr>
              <w:jc w:val="center"/>
              <w:rPr>
                <w:rFonts w:ascii="Bodoni MT" w:hAnsi="Bodoni MT"/>
                <w:color w:val="000000"/>
              </w:rPr>
            </w:pPr>
            <w:r w:rsidRPr="008B7065">
              <w:rPr>
                <w:rFonts w:ascii="Bodoni MT" w:hAnsi="Bodoni MT"/>
                <w:color w:val="000000"/>
              </w:rPr>
              <w:t>0,977</w:t>
            </w:r>
          </w:p>
        </w:tc>
      </w:tr>
      <w:tr w:rsidR="00954F98" w:rsidRPr="008B7065" w14:paraId="1DEC6E83" w14:textId="77777777" w:rsidTr="00A760AA">
        <w:trPr>
          <w:trHeight w:val="315"/>
        </w:trPr>
        <w:tc>
          <w:tcPr>
            <w:tcW w:w="939" w:type="pct"/>
            <w:tcBorders>
              <w:top w:val="nil"/>
              <w:left w:val="nil"/>
              <w:bottom w:val="nil"/>
              <w:right w:val="nil"/>
            </w:tcBorders>
            <w:shd w:val="clear" w:color="auto" w:fill="auto"/>
            <w:noWrap/>
            <w:vAlign w:val="center"/>
            <w:hideMark/>
          </w:tcPr>
          <w:p w14:paraId="368F2B9D" w14:textId="77777777" w:rsidR="00954F98" w:rsidRPr="008B7065" w:rsidRDefault="00954F98" w:rsidP="00A760AA">
            <w:pPr>
              <w:jc w:val="center"/>
              <w:rPr>
                <w:rFonts w:ascii="Bodoni MT" w:hAnsi="Bodoni MT"/>
                <w:color w:val="000000"/>
              </w:rPr>
            </w:pPr>
            <w:r w:rsidRPr="008B7065">
              <w:rPr>
                <w:rFonts w:ascii="Bodoni MT" w:hAnsi="Bodoni MT"/>
                <w:color w:val="000000"/>
              </w:rPr>
              <w:t>Oui</w:t>
            </w:r>
          </w:p>
        </w:tc>
        <w:tc>
          <w:tcPr>
            <w:tcW w:w="1350" w:type="pct"/>
            <w:tcBorders>
              <w:top w:val="nil"/>
              <w:left w:val="nil"/>
              <w:bottom w:val="nil"/>
              <w:right w:val="nil"/>
            </w:tcBorders>
            <w:shd w:val="clear" w:color="auto" w:fill="auto"/>
            <w:noWrap/>
            <w:vAlign w:val="center"/>
            <w:hideMark/>
          </w:tcPr>
          <w:p w14:paraId="2D88F550" w14:textId="77777777" w:rsidR="00954F98" w:rsidRPr="008B7065" w:rsidRDefault="00954F98" w:rsidP="00A760AA">
            <w:pPr>
              <w:jc w:val="center"/>
              <w:rPr>
                <w:rFonts w:ascii="Bodoni MT" w:hAnsi="Bodoni MT"/>
                <w:color w:val="000000"/>
              </w:rPr>
            </w:pPr>
            <w:r w:rsidRPr="008B7065">
              <w:rPr>
                <w:rFonts w:ascii="Bodoni MT" w:hAnsi="Bodoni MT"/>
                <w:color w:val="000000"/>
              </w:rPr>
              <w:t>3,75</w:t>
            </w:r>
          </w:p>
        </w:tc>
        <w:tc>
          <w:tcPr>
            <w:tcW w:w="675" w:type="pct"/>
            <w:tcBorders>
              <w:top w:val="nil"/>
              <w:left w:val="nil"/>
              <w:bottom w:val="nil"/>
              <w:right w:val="nil"/>
            </w:tcBorders>
            <w:shd w:val="clear" w:color="auto" w:fill="auto"/>
            <w:noWrap/>
            <w:vAlign w:val="center"/>
            <w:hideMark/>
          </w:tcPr>
          <w:p w14:paraId="7A37C5EA" w14:textId="77777777" w:rsidR="00954F98" w:rsidRPr="008B7065" w:rsidRDefault="00954F98" w:rsidP="00A760AA">
            <w:pPr>
              <w:jc w:val="center"/>
              <w:rPr>
                <w:rFonts w:ascii="Bodoni MT" w:hAnsi="Bodoni MT"/>
                <w:color w:val="000000"/>
              </w:rPr>
            </w:pPr>
            <w:r w:rsidRPr="008B7065">
              <w:rPr>
                <w:rFonts w:ascii="Bodoni MT" w:hAnsi="Bodoni MT"/>
                <w:color w:val="000000"/>
              </w:rPr>
              <w:t>96,25</w:t>
            </w:r>
          </w:p>
        </w:tc>
        <w:tc>
          <w:tcPr>
            <w:tcW w:w="675" w:type="pct"/>
            <w:tcBorders>
              <w:top w:val="nil"/>
              <w:left w:val="nil"/>
              <w:bottom w:val="nil"/>
              <w:right w:val="nil"/>
            </w:tcBorders>
            <w:shd w:val="clear" w:color="auto" w:fill="auto"/>
            <w:noWrap/>
            <w:vAlign w:val="center"/>
            <w:hideMark/>
          </w:tcPr>
          <w:p w14:paraId="48B0A9A1"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3C6856A3" w14:textId="77777777" w:rsidR="00954F98" w:rsidRPr="008B7065" w:rsidRDefault="00954F98" w:rsidP="00A760AA">
            <w:pPr>
              <w:jc w:val="center"/>
              <w:rPr>
                <w:rFonts w:ascii="Bodoni MT" w:hAnsi="Bodoni MT"/>
                <w:color w:val="000000"/>
              </w:rPr>
            </w:pPr>
            <w:r w:rsidRPr="008B7065">
              <w:rPr>
                <w:rFonts w:ascii="Bodoni MT" w:hAnsi="Bodoni MT"/>
                <w:color w:val="000000"/>
              </w:rPr>
              <w:t>80</w:t>
            </w:r>
          </w:p>
        </w:tc>
        <w:tc>
          <w:tcPr>
            <w:tcW w:w="686" w:type="pct"/>
            <w:tcBorders>
              <w:top w:val="nil"/>
              <w:left w:val="nil"/>
              <w:bottom w:val="nil"/>
              <w:right w:val="nil"/>
            </w:tcBorders>
            <w:shd w:val="clear" w:color="auto" w:fill="auto"/>
            <w:noWrap/>
            <w:vAlign w:val="center"/>
            <w:hideMark/>
          </w:tcPr>
          <w:p w14:paraId="09D07A31" w14:textId="77777777" w:rsidR="00954F98" w:rsidRPr="008B7065" w:rsidRDefault="00954F98" w:rsidP="00A760AA">
            <w:pPr>
              <w:jc w:val="center"/>
              <w:rPr>
                <w:rFonts w:ascii="Bodoni MT" w:hAnsi="Bodoni MT"/>
                <w:color w:val="000000"/>
              </w:rPr>
            </w:pPr>
          </w:p>
        </w:tc>
      </w:tr>
      <w:tr w:rsidR="00954F98" w:rsidRPr="008B7065" w14:paraId="31B2198C" w14:textId="77777777" w:rsidTr="00A760AA">
        <w:trPr>
          <w:trHeight w:val="330"/>
        </w:trPr>
        <w:tc>
          <w:tcPr>
            <w:tcW w:w="939" w:type="pct"/>
            <w:tcBorders>
              <w:top w:val="nil"/>
              <w:left w:val="nil"/>
              <w:bottom w:val="nil"/>
              <w:right w:val="nil"/>
            </w:tcBorders>
            <w:shd w:val="clear" w:color="auto" w:fill="auto"/>
            <w:noWrap/>
            <w:vAlign w:val="center"/>
            <w:hideMark/>
          </w:tcPr>
          <w:p w14:paraId="125860B9" w14:textId="77777777" w:rsidR="00954F98" w:rsidRPr="008B7065" w:rsidRDefault="00954F98" w:rsidP="00A760AA">
            <w:pPr>
              <w:jc w:val="center"/>
              <w:rPr>
                <w:rFonts w:ascii="Bodoni MT" w:hAnsi="Bodoni MT"/>
                <w:color w:val="000000"/>
              </w:rPr>
            </w:pPr>
            <w:r w:rsidRPr="008B7065">
              <w:rPr>
                <w:rFonts w:ascii="Bodoni MT" w:hAnsi="Bodoni MT"/>
                <w:color w:val="000000"/>
              </w:rPr>
              <w:t>Non</w:t>
            </w:r>
          </w:p>
        </w:tc>
        <w:tc>
          <w:tcPr>
            <w:tcW w:w="1350" w:type="pct"/>
            <w:tcBorders>
              <w:top w:val="nil"/>
              <w:left w:val="nil"/>
              <w:bottom w:val="nil"/>
              <w:right w:val="nil"/>
            </w:tcBorders>
            <w:shd w:val="clear" w:color="auto" w:fill="auto"/>
            <w:noWrap/>
            <w:vAlign w:val="center"/>
            <w:hideMark/>
          </w:tcPr>
          <w:p w14:paraId="63835778" w14:textId="77777777" w:rsidR="00954F98" w:rsidRPr="008B7065" w:rsidRDefault="00954F98" w:rsidP="00A760AA">
            <w:pPr>
              <w:jc w:val="center"/>
              <w:rPr>
                <w:rFonts w:ascii="Bodoni MT" w:hAnsi="Bodoni MT"/>
                <w:color w:val="000000"/>
              </w:rPr>
            </w:pPr>
            <w:r w:rsidRPr="008B7065">
              <w:rPr>
                <w:rFonts w:ascii="Bodoni MT" w:hAnsi="Bodoni MT"/>
                <w:color w:val="000000"/>
              </w:rPr>
              <w:t>3,67</w:t>
            </w:r>
          </w:p>
        </w:tc>
        <w:tc>
          <w:tcPr>
            <w:tcW w:w="675" w:type="pct"/>
            <w:tcBorders>
              <w:top w:val="nil"/>
              <w:left w:val="nil"/>
              <w:bottom w:val="nil"/>
              <w:right w:val="nil"/>
            </w:tcBorders>
            <w:shd w:val="clear" w:color="auto" w:fill="auto"/>
            <w:noWrap/>
            <w:vAlign w:val="center"/>
            <w:hideMark/>
          </w:tcPr>
          <w:p w14:paraId="40BF94A0" w14:textId="77777777" w:rsidR="00954F98" w:rsidRPr="008B7065" w:rsidRDefault="00954F98" w:rsidP="00A760AA">
            <w:pPr>
              <w:jc w:val="center"/>
              <w:rPr>
                <w:rFonts w:ascii="Bodoni MT" w:hAnsi="Bodoni MT"/>
                <w:color w:val="000000"/>
              </w:rPr>
            </w:pPr>
            <w:r w:rsidRPr="008B7065">
              <w:rPr>
                <w:rFonts w:ascii="Bodoni MT" w:hAnsi="Bodoni MT"/>
                <w:color w:val="000000"/>
              </w:rPr>
              <w:t>96,33</w:t>
            </w:r>
          </w:p>
        </w:tc>
        <w:tc>
          <w:tcPr>
            <w:tcW w:w="675" w:type="pct"/>
            <w:tcBorders>
              <w:top w:val="nil"/>
              <w:left w:val="nil"/>
              <w:bottom w:val="nil"/>
              <w:right w:val="nil"/>
            </w:tcBorders>
            <w:shd w:val="clear" w:color="auto" w:fill="auto"/>
            <w:noWrap/>
            <w:vAlign w:val="center"/>
            <w:hideMark/>
          </w:tcPr>
          <w:p w14:paraId="10B58589"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1ED09038" w14:textId="77777777" w:rsidR="00954F98" w:rsidRPr="008B7065" w:rsidRDefault="00954F98" w:rsidP="00A760AA">
            <w:pPr>
              <w:jc w:val="center"/>
              <w:rPr>
                <w:rFonts w:ascii="Bodoni MT" w:hAnsi="Bodoni MT"/>
                <w:color w:val="000000"/>
              </w:rPr>
            </w:pPr>
            <w:r w:rsidRPr="008B7065">
              <w:rPr>
                <w:rFonts w:ascii="Bodoni MT" w:hAnsi="Bodoni MT"/>
                <w:color w:val="000000"/>
              </w:rPr>
              <w:t>109</w:t>
            </w:r>
          </w:p>
        </w:tc>
        <w:tc>
          <w:tcPr>
            <w:tcW w:w="686" w:type="pct"/>
            <w:tcBorders>
              <w:top w:val="nil"/>
              <w:left w:val="nil"/>
              <w:bottom w:val="nil"/>
              <w:right w:val="nil"/>
            </w:tcBorders>
            <w:shd w:val="clear" w:color="auto" w:fill="auto"/>
            <w:noWrap/>
            <w:vAlign w:val="center"/>
            <w:hideMark/>
          </w:tcPr>
          <w:p w14:paraId="423977B4" w14:textId="77777777" w:rsidR="00954F98" w:rsidRPr="008B7065" w:rsidRDefault="00954F98" w:rsidP="00A760AA">
            <w:pPr>
              <w:jc w:val="center"/>
              <w:rPr>
                <w:rFonts w:ascii="Bodoni MT" w:hAnsi="Bodoni MT"/>
                <w:color w:val="000000"/>
              </w:rPr>
            </w:pPr>
          </w:p>
        </w:tc>
      </w:tr>
      <w:tr w:rsidR="00954F98" w:rsidRPr="008B7065" w14:paraId="2C2AB296" w14:textId="77777777" w:rsidTr="00A760AA">
        <w:trPr>
          <w:trHeight w:val="315"/>
        </w:trPr>
        <w:tc>
          <w:tcPr>
            <w:tcW w:w="3639" w:type="pct"/>
            <w:gridSpan w:val="4"/>
            <w:tcBorders>
              <w:top w:val="single" w:sz="8" w:space="0" w:color="auto"/>
              <w:left w:val="nil"/>
              <w:bottom w:val="nil"/>
              <w:right w:val="nil"/>
            </w:tcBorders>
            <w:shd w:val="clear" w:color="auto" w:fill="auto"/>
            <w:noWrap/>
            <w:vAlign w:val="center"/>
            <w:hideMark/>
          </w:tcPr>
          <w:p w14:paraId="188ACB94" w14:textId="77777777" w:rsidR="00954F98" w:rsidRPr="008B7065" w:rsidRDefault="00954F98" w:rsidP="00A760AA">
            <w:pPr>
              <w:jc w:val="center"/>
              <w:rPr>
                <w:rFonts w:ascii="Bodoni MT" w:hAnsi="Bodoni MT"/>
                <w:color w:val="000000"/>
              </w:rPr>
            </w:pPr>
            <w:r w:rsidRPr="008B7065">
              <w:rPr>
                <w:rFonts w:ascii="Bodoni MT" w:hAnsi="Bodoni MT"/>
                <w:color w:val="000000"/>
              </w:rPr>
              <w:t>Durée de résidence dans la localité d'habitation</w:t>
            </w:r>
          </w:p>
        </w:tc>
        <w:tc>
          <w:tcPr>
            <w:tcW w:w="675" w:type="pct"/>
            <w:tcBorders>
              <w:top w:val="single" w:sz="8" w:space="0" w:color="auto"/>
              <w:left w:val="nil"/>
              <w:bottom w:val="nil"/>
              <w:right w:val="nil"/>
            </w:tcBorders>
            <w:shd w:val="clear" w:color="auto" w:fill="auto"/>
            <w:noWrap/>
            <w:vAlign w:val="center"/>
            <w:hideMark/>
          </w:tcPr>
          <w:p w14:paraId="1FB0BDB1" w14:textId="77777777" w:rsidR="00954F98" w:rsidRPr="008B7065" w:rsidRDefault="00954F98" w:rsidP="00A760AA">
            <w:pPr>
              <w:jc w:val="center"/>
              <w:rPr>
                <w:rFonts w:ascii="Bodoni MT" w:hAnsi="Bodoni MT"/>
                <w:color w:val="000000"/>
              </w:rPr>
            </w:pPr>
          </w:p>
        </w:tc>
        <w:tc>
          <w:tcPr>
            <w:tcW w:w="686" w:type="pct"/>
            <w:tcBorders>
              <w:top w:val="single" w:sz="8" w:space="0" w:color="auto"/>
              <w:left w:val="nil"/>
              <w:bottom w:val="nil"/>
              <w:right w:val="nil"/>
            </w:tcBorders>
            <w:shd w:val="clear" w:color="auto" w:fill="auto"/>
            <w:noWrap/>
            <w:vAlign w:val="center"/>
            <w:hideMark/>
          </w:tcPr>
          <w:p w14:paraId="5A69E95E" w14:textId="77777777" w:rsidR="00954F98" w:rsidRPr="008B7065" w:rsidRDefault="00954F98" w:rsidP="00A760AA">
            <w:pPr>
              <w:jc w:val="center"/>
              <w:rPr>
                <w:rFonts w:ascii="Bodoni MT" w:hAnsi="Bodoni MT"/>
                <w:color w:val="000000"/>
              </w:rPr>
            </w:pPr>
            <w:r w:rsidRPr="008B7065">
              <w:rPr>
                <w:rFonts w:ascii="Bodoni MT" w:hAnsi="Bodoni MT"/>
                <w:color w:val="000000"/>
              </w:rPr>
              <w:t>0,01</w:t>
            </w:r>
          </w:p>
        </w:tc>
      </w:tr>
      <w:tr w:rsidR="00954F98" w:rsidRPr="008B7065" w14:paraId="721849C8" w14:textId="77777777" w:rsidTr="00A760AA">
        <w:trPr>
          <w:trHeight w:val="315"/>
        </w:trPr>
        <w:tc>
          <w:tcPr>
            <w:tcW w:w="939" w:type="pct"/>
            <w:tcBorders>
              <w:top w:val="nil"/>
              <w:left w:val="nil"/>
              <w:bottom w:val="nil"/>
              <w:right w:val="nil"/>
            </w:tcBorders>
            <w:shd w:val="clear" w:color="auto" w:fill="auto"/>
            <w:noWrap/>
            <w:vAlign w:val="center"/>
            <w:hideMark/>
          </w:tcPr>
          <w:p w14:paraId="7D11EC7F" w14:textId="77777777" w:rsidR="00954F98" w:rsidRPr="008B7065" w:rsidRDefault="00954F98" w:rsidP="00A760AA">
            <w:pPr>
              <w:jc w:val="center"/>
              <w:rPr>
                <w:rFonts w:ascii="Bodoni MT" w:hAnsi="Bodoni MT"/>
                <w:color w:val="000000"/>
              </w:rPr>
            </w:pPr>
            <w:r w:rsidRPr="008B7065">
              <w:rPr>
                <w:rFonts w:ascii="Bodoni MT" w:hAnsi="Bodoni MT"/>
                <w:color w:val="000000"/>
              </w:rPr>
              <w:t>0-11 mois</w:t>
            </w:r>
          </w:p>
        </w:tc>
        <w:tc>
          <w:tcPr>
            <w:tcW w:w="1350" w:type="pct"/>
            <w:tcBorders>
              <w:top w:val="nil"/>
              <w:left w:val="nil"/>
              <w:bottom w:val="nil"/>
              <w:right w:val="nil"/>
            </w:tcBorders>
            <w:shd w:val="clear" w:color="auto" w:fill="auto"/>
            <w:noWrap/>
            <w:vAlign w:val="center"/>
            <w:hideMark/>
          </w:tcPr>
          <w:p w14:paraId="33AAB355" w14:textId="77777777" w:rsidR="00954F98" w:rsidRPr="008B7065" w:rsidRDefault="00954F98" w:rsidP="00A760AA">
            <w:pPr>
              <w:jc w:val="center"/>
              <w:rPr>
                <w:rFonts w:ascii="Bodoni MT" w:hAnsi="Bodoni MT"/>
                <w:color w:val="000000"/>
              </w:rPr>
            </w:pPr>
            <w:r w:rsidRPr="008B7065">
              <w:rPr>
                <w:rFonts w:ascii="Bodoni MT" w:hAnsi="Bodoni MT"/>
                <w:color w:val="000000"/>
              </w:rPr>
              <w:t>1,85</w:t>
            </w:r>
          </w:p>
        </w:tc>
        <w:tc>
          <w:tcPr>
            <w:tcW w:w="675" w:type="pct"/>
            <w:tcBorders>
              <w:top w:val="nil"/>
              <w:left w:val="nil"/>
              <w:bottom w:val="nil"/>
              <w:right w:val="nil"/>
            </w:tcBorders>
            <w:shd w:val="clear" w:color="auto" w:fill="auto"/>
            <w:noWrap/>
            <w:vAlign w:val="center"/>
            <w:hideMark/>
          </w:tcPr>
          <w:p w14:paraId="36AE8CA3" w14:textId="77777777" w:rsidR="00954F98" w:rsidRPr="008B7065" w:rsidRDefault="00954F98" w:rsidP="00A760AA">
            <w:pPr>
              <w:jc w:val="center"/>
              <w:rPr>
                <w:rFonts w:ascii="Bodoni MT" w:hAnsi="Bodoni MT"/>
                <w:color w:val="000000"/>
              </w:rPr>
            </w:pPr>
            <w:r w:rsidRPr="008B7065">
              <w:rPr>
                <w:rFonts w:ascii="Bodoni MT" w:hAnsi="Bodoni MT"/>
                <w:color w:val="000000"/>
              </w:rPr>
              <w:t>98,15</w:t>
            </w:r>
          </w:p>
        </w:tc>
        <w:tc>
          <w:tcPr>
            <w:tcW w:w="675" w:type="pct"/>
            <w:tcBorders>
              <w:top w:val="nil"/>
              <w:left w:val="nil"/>
              <w:bottom w:val="nil"/>
              <w:right w:val="nil"/>
            </w:tcBorders>
            <w:shd w:val="clear" w:color="auto" w:fill="auto"/>
            <w:noWrap/>
            <w:vAlign w:val="center"/>
            <w:hideMark/>
          </w:tcPr>
          <w:p w14:paraId="61560B00"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3CF0EB46" w14:textId="77777777" w:rsidR="00954F98" w:rsidRPr="008B7065" w:rsidRDefault="00954F98" w:rsidP="00A760AA">
            <w:pPr>
              <w:jc w:val="center"/>
              <w:rPr>
                <w:rFonts w:ascii="Bodoni MT" w:hAnsi="Bodoni MT"/>
                <w:color w:val="000000"/>
              </w:rPr>
            </w:pPr>
            <w:r w:rsidRPr="008B7065">
              <w:rPr>
                <w:rFonts w:ascii="Bodoni MT" w:hAnsi="Bodoni MT"/>
                <w:color w:val="000000"/>
              </w:rPr>
              <w:t>54</w:t>
            </w:r>
          </w:p>
        </w:tc>
        <w:tc>
          <w:tcPr>
            <w:tcW w:w="686" w:type="pct"/>
            <w:tcBorders>
              <w:top w:val="nil"/>
              <w:left w:val="nil"/>
              <w:bottom w:val="nil"/>
              <w:right w:val="nil"/>
            </w:tcBorders>
            <w:shd w:val="clear" w:color="auto" w:fill="auto"/>
            <w:noWrap/>
            <w:vAlign w:val="center"/>
            <w:hideMark/>
          </w:tcPr>
          <w:p w14:paraId="017EA1F8" w14:textId="77777777" w:rsidR="00954F98" w:rsidRPr="008B7065" w:rsidRDefault="00954F98" w:rsidP="00A760AA">
            <w:pPr>
              <w:jc w:val="center"/>
              <w:rPr>
                <w:rFonts w:ascii="Bodoni MT" w:hAnsi="Bodoni MT"/>
                <w:color w:val="000000"/>
              </w:rPr>
            </w:pPr>
          </w:p>
        </w:tc>
      </w:tr>
      <w:tr w:rsidR="00954F98" w:rsidRPr="008B7065" w14:paraId="44AF9A33" w14:textId="77777777" w:rsidTr="00A760AA">
        <w:trPr>
          <w:trHeight w:val="315"/>
        </w:trPr>
        <w:tc>
          <w:tcPr>
            <w:tcW w:w="939" w:type="pct"/>
            <w:tcBorders>
              <w:top w:val="nil"/>
              <w:left w:val="nil"/>
              <w:bottom w:val="nil"/>
              <w:right w:val="nil"/>
            </w:tcBorders>
            <w:shd w:val="clear" w:color="auto" w:fill="auto"/>
            <w:noWrap/>
            <w:vAlign w:val="center"/>
            <w:hideMark/>
          </w:tcPr>
          <w:p w14:paraId="28D381AF" w14:textId="77777777" w:rsidR="00954F98" w:rsidRPr="008B7065" w:rsidRDefault="00954F98" w:rsidP="00A760AA">
            <w:pPr>
              <w:jc w:val="center"/>
              <w:rPr>
                <w:rFonts w:ascii="Bodoni MT" w:hAnsi="Bodoni MT"/>
                <w:color w:val="000000"/>
              </w:rPr>
            </w:pPr>
            <w:r w:rsidRPr="008B7065">
              <w:rPr>
                <w:rFonts w:ascii="Bodoni MT" w:hAnsi="Bodoni MT"/>
                <w:color w:val="000000"/>
              </w:rPr>
              <w:t>12-23 mois</w:t>
            </w:r>
          </w:p>
        </w:tc>
        <w:tc>
          <w:tcPr>
            <w:tcW w:w="1350" w:type="pct"/>
            <w:tcBorders>
              <w:top w:val="nil"/>
              <w:left w:val="nil"/>
              <w:bottom w:val="nil"/>
              <w:right w:val="nil"/>
            </w:tcBorders>
            <w:shd w:val="clear" w:color="auto" w:fill="auto"/>
            <w:noWrap/>
            <w:vAlign w:val="center"/>
            <w:hideMark/>
          </w:tcPr>
          <w:p w14:paraId="5522D789" w14:textId="77777777" w:rsidR="00954F98" w:rsidRPr="008B7065" w:rsidRDefault="00954F98" w:rsidP="00A760AA">
            <w:pPr>
              <w:jc w:val="center"/>
              <w:rPr>
                <w:rFonts w:ascii="Bodoni MT" w:hAnsi="Bodoni MT"/>
                <w:color w:val="000000"/>
              </w:rPr>
            </w:pPr>
            <w:r w:rsidRPr="008B7065">
              <w:rPr>
                <w:rFonts w:ascii="Bodoni MT" w:hAnsi="Bodoni MT"/>
                <w:color w:val="000000"/>
              </w:rPr>
              <w:t>10,71</w:t>
            </w:r>
          </w:p>
        </w:tc>
        <w:tc>
          <w:tcPr>
            <w:tcW w:w="675" w:type="pct"/>
            <w:tcBorders>
              <w:top w:val="nil"/>
              <w:left w:val="nil"/>
              <w:bottom w:val="nil"/>
              <w:right w:val="nil"/>
            </w:tcBorders>
            <w:shd w:val="clear" w:color="auto" w:fill="auto"/>
            <w:noWrap/>
            <w:vAlign w:val="center"/>
            <w:hideMark/>
          </w:tcPr>
          <w:p w14:paraId="34B38F1E" w14:textId="77777777" w:rsidR="00954F98" w:rsidRPr="008B7065" w:rsidRDefault="00954F98" w:rsidP="00A760AA">
            <w:pPr>
              <w:jc w:val="center"/>
              <w:rPr>
                <w:rFonts w:ascii="Bodoni MT" w:hAnsi="Bodoni MT"/>
                <w:color w:val="000000"/>
              </w:rPr>
            </w:pPr>
            <w:r w:rsidRPr="008B7065">
              <w:rPr>
                <w:rFonts w:ascii="Bodoni MT" w:hAnsi="Bodoni MT"/>
                <w:color w:val="000000"/>
              </w:rPr>
              <w:t>89,29</w:t>
            </w:r>
          </w:p>
        </w:tc>
        <w:tc>
          <w:tcPr>
            <w:tcW w:w="675" w:type="pct"/>
            <w:tcBorders>
              <w:top w:val="nil"/>
              <w:left w:val="nil"/>
              <w:bottom w:val="nil"/>
              <w:right w:val="nil"/>
            </w:tcBorders>
            <w:shd w:val="clear" w:color="auto" w:fill="auto"/>
            <w:noWrap/>
            <w:vAlign w:val="center"/>
            <w:hideMark/>
          </w:tcPr>
          <w:p w14:paraId="67863E66"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2414BA5B" w14:textId="77777777" w:rsidR="00954F98" w:rsidRPr="008B7065" w:rsidRDefault="00954F98" w:rsidP="00A760AA">
            <w:pPr>
              <w:jc w:val="center"/>
              <w:rPr>
                <w:rFonts w:ascii="Bodoni MT" w:hAnsi="Bodoni MT"/>
                <w:color w:val="000000"/>
              </w:rPr>
            </w:pPr>
            <w:r w:rsidRPr="008B7065">
              <w:rPr>
                <w:rFonts w:ascii="Bodoni MT" w:hAnsi="Bodoni MT"/>
                <w:color w:val="000000"/>
              </w:rPr>
              <w:t>56</w:t>
            </w:r>
          </w:p>
        </w:tc>
        <w:tc>
          <w:tcPr>
            <w:tcW w:w="686" w:type="pct"/>
            <w:tcBorders>
              <w:top w:val="nil"/>
              <w:left w:val="nil"/>
              <w:bottom w:val="nil"/>
              <w:right w:val="nil"/>
            </w:tcBorders>
            <w:shd w:val="clear" w:color="auto" w:fill="auto"/>
            <w:noWrap/>
            <w:vAlign w:val="center"/>
            <w:hideMark/>
          </w:tcPr>
          <w:p w14:paraId="4A3DECBB" w14:textId="77777777" w:rsidR="00954F98" w:rsidRPr="008B7065" w:rsidRDefault="00954F98" w:rsidP="00A760AA">
            <w:pPr>
              <w:jc w:val="center"/>
              <w:rPr>
                <w:rFonts w:ascii="Bodoni MT" w:hAnsi="Bodoni MT"/>
                <w:color w:val="000000"/>
              </w:rPr>
            </w:pPr>
          </w:p>
        </w:tc>
      </w:tr>
      <w:tr w:rsidR="00954F98" w:rsidRPr="008B7065" w14:paraId="216D2F78" w14:textId="77777777" w:rsidTr="00A760AA">
        <w:trPr>
          <w:trHeight w:val="315"/>
        </w:trPr>
        <w:tc>
          <w:tcPr>
            <w:tcW w:w="939" w:type="pct"/>
            <w:tcBorders>
              <w:top w:val="nil"/>
              <w:left w:val="nil"/>
              <w:bottom w:val="nil"/>
              <w:right w:val="nil"/>
            </w:tcBorders>
            <w:shd w:val="clear" w:color="auto" w:fill="auto"/>
            <w:noWrap/>
            <w:vAlign w:val="center"/>
            <w:hideMark/>
          </w:tcPr>
          <w:p w14:paraId="1FBB6F52" w14:textId="77777777" w:rsidR="00954F98" w:rsidRPr="008B7065" w:rsidRDefault="00954F98" w:rsidP="00A760AA">
            <w:pPr>
              <w:jc w:val="center"/>
              <w:rPr>
                <w:rFonts w:ascii="Bodoni MT" w:hAnsi="Bodoni MT"/>
                <w:color w:val="000000"/>
              </w:rPr>
            </w:pPr>
            <w:r w:rsidRPr="008B7065">
              <w:rPr>
                <w:rFonts w:ascii="Bodoni MT" w:hAnsi="Bodoni MT"/>
                <w:color w:val="000000"/>
              </w:rPr>
              <w:t>24-35 mois</w:t>
            </w:r>
          </w:p>
        </w:tc>
        <w:tc>
          <w:tcPr>
            <w:tcW w:w="1350" w:type="pct"/>
            <w:tcBorders>
              <w:top w:val="nil"/>
              <w:left w:val="nil"/>
              <w:bottom w:val="nil"/>
              <w:right w:val="nil"/>
            </w:tcBorders>
            <w:shd w:val="clear" w:color="auto" w:fill="auto"/>
            <w:noWrap/>
            <w:vAlign w:val="center"/>
            <w:hideMark/>
          </w:tcPr>
          <w:p w14:paraId="74AA59A1" w14:textId="77777777" w:rsidR="00954F98" w:rsidRPr="008B7065" w:rsidRDefault="00954F98" w:rsidP="00A760AA">
            <w:pPr>
              <w:jc w:val="center"/>
              <w:rPr>
                <w:rFonts w:ascii="Bodoni MT" w:hAnsi="Bodoni MT"/>
                <w:color w:val="000000"/>
              </w:rPr>
            </w:pPr>
            <w:r w:rsidRPr="008B7065">
              <w:rPr>
                <w:rFonts w:ascii="Bodoni MT" w:hAnsi="Bodoni MT"/>
                <w:color w:val="000000"/>
              </w:rPr>
              <w:t>0</w:t>
            </w:r>
          </w:p>
        </w:tc>
        <w:tc>
          <w:tcPr>
            <w:tcW w:w="675" w:type="pct"/>
            <w:tcBorders>
              <w:top w:val="nil"/>
              <w:left w:val="nil"/>
              <w:bottom w:val="nil"/>
              <w:right w:val="nil"/>
            </w:tcBorders>
            <w:shd w:val="clear" w:color="auto" w:fill="auto"/>
            <w:noWrap/>
            <w:vAlign w:val="center"/>
            <w:hideMark/>
          </w:tcPr>
          <w:p w14:paraId="463D6236"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3BED7AAC"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2087F626" w14:textId="77777777" w:rsidR="00954F98" w:rsidRPr="008B7065" w:rsidRDefault="00954F98" w:rsidP="00A760AA">
            <w:pPr>
              <w:jc w:val="center"/>
              <w:rPr>
                <w:rFonts w:ascii="Bodoni MT" w:hAnsi="Bodoni MT"/>
                <w:color w:val="000000"/>
              </w:rPr>
            </w:pPr>
            <w:r w:rsidRPr="008B7065">
              <w:rPr>
                <w:rFonts w:ascii="Bodoni MT" w:hAnsi="Bodoni MT"/>
                <w:color w:val="000000"/>
              </w:rPr>
              <w:t>43</w:t>
            </w:r>
          </w:p>
        </w:tc>
        <w:tc>
          <w:tcPr>
            <w:tcW w:w="686" w:type="pct"/>
            <w:tcBorders>
              <w:top w:val="nil"/>
              <w:left w:val="nil"/>
              <w:bottom w:val="nil"/>
              <w:right w:val="nil"/>
            </w:tcBorders>
            <w:shd w:val="clear" w:color="auto" w:fill="auto"/>
            <w:noWrap/>
            <w:vAlign w:val="center"/>
            <w:hideMark/>
          </w:tcPr>
          <w:p w14:paraId="1AFAC53B" w14:textId="77777777" w:rsidR="00954F98" w:rsidRPr="008B7065" w:rsidRDefault="00954F98" w:rsidP="00A760AA">
            <w:pPr>
              <w:jc w:val="center"/>
              <w:rPr>
                <w:rFonts w:ascii="Bodoni MT" w:hAnsi="Bodoni MT"/>
                <w:color w:val="000000"/>
              </w:rPr>
            </w:pPr>
          </w:p>
        </w:tc>
      </w:tr>
      <w:tr w:rsidR="00954F98" w:rsidRPr="008B7065" w14:paraId="2089AA64" w14:textId="77777777" w:rsidTr="00A760AA">
        <w:trPr>
          <w:trHeight w:val="330"/>
        </w:trPr>
        <w:tc>
          <w:tcPr>
            <w:tcW w:w="939" w:type="pct"/>
            <w:tcBorders>
              <w:top w:val="nil"/>
              <w:left w:val="nil"/>
              <w:bottom w:val="nil"/>
              <w:right w:val="nil"/>
            </w:tcBorders>
            <w:shd w:val="clear" w:color="auto" w:fill="auto"/>
            <w:noWrap/>
            <w:vAlign w:val="center"/>
            <w:hideMark/>
          </w:tcPr>
          <w:p w14:paraId="74C2C98F" w14:textId="77777777" w:rsidR="00954F98" w:rsidRPr="008B7065" w:rsidRDefault="00954F98" w:rsidP="00A760AA">
            <w:pPr>
              <w:jc w:val="center"/>
              <w:rPr>
                <w:rFonts w:ascii="Bodoni MT" w:hAnsi="Bodoni MT"/>
                <w:color w:val="000000"/>
              </w:rPr>
            </w:pPr>
            <w:r w:rsidRPr="008B7065">
              <w:rPr>
                <w:rFonts w:ascii="Bodoni MT" w:hAnsi="Bodoni MT"/>
                <w:color w:val="000000"/>
              </w:rPr>
              <w:t>36 et plus</w:t>
            </w:r>
          </w:p>
        </w:tc>
        <w:tc>
          <w:tcPr>
            <w:tcW w:w="1350" w:type="pct"/>
            <w:tcBorders>
              <w:top w:val="nil"/>
              <w:left w:val="nil"/>
              <w:bottom w:val="nil"/>
              <w:right w:val="nil"/>
            </w:tcBorders>
            <w:shd w:val="clear" w:color="auto" w:fill="auto"/>
            <w:noWrap/>
            <w:vAlign w:val="center"/>
            <w:hideMark/>
          </w:tcPr>
          <w:p w14:paraId="6FBB7147" w14:textId="77777777" w:rsidR="00954F98" w:rsidRPr="008B7065" w:rsidRDefault="00954F98" w:rsidP="00A760AA">
            <w:pPr>
              <w:jc w:val="center"/>
              <w:rPr>
                <w:rFonts w:ascii="Bodoni MT" w:hAnsi="Bodoni MT"/>
                <w:color w:val="000000"/>
              </w:rPr>
            </w:pPr>
            <w:r w:rsidRPr="008B7065">
              <w:rPr>
                <w:rFonts w:ascii="Bodoni MT" w:hAnsi="Bodoni MT"/>
                <w:color w:val="000000"/>
              </w:rPr>
              <w:t>0</w:t>
            </w:r>
          </w:p>
        </w:tc>
        <w:tc>
          <w:tcPr>
            <w:tcW w:w="675" w:type="pct"/>
            <w:tcBorders>
              <w:top w:val="nil"/>
              <w:left w:val="nil"/>
              <w:bottom w:val="nil"/>
              <w:right w:val="nil"/>
            </w:tcBorders>
            <w:shd w:val="clear" w:color="auto" w:fill="auto"/>
            <w:noWrap/>
            <w:vAlign w:val="center"/>
            <w:hideMark/>
          </w:tcPr>
          <w:p w14:paraId="04F5943A"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5C442A0B" w14:textId="77777777" w:rsidR="00954F98" w:rsidRPr="008B7065" w:rsidRDefault="00954F98" w:rsidP="00A760AA">
            <w:pPr>
              <w:jc w:val="center"/>
              <w:rPr>
                <w:rFonts w:ascii="Bodoni MT" w:hAnsi="Bodoni MT"/>
                <w:color w:val="000000"/>
              </w:rPr>
            </w:pPr>
            <w:r w:rsidRPr="008B7065">
              <w:rPr>
                <w:rFonts w:ascii="Bodoni MT" w:hAnsi="Bodoni MT"/>
                <w:color w:val="000000"/>
              </w:rPr>
              <w:t>100</w:t>
            </w:r>
          </w:p>
        </w:tc>
        <w:tc>
          <w:tcPr>
            <w:tcW w:w="675" w:type="pct"/>
            <w:tcBorders>
              <w:top w:val="nil"/>
              <w:left w:val="nil"/>
              <w:bottom w:val="nil"/>
              <w:right w:val="nil"/>
            </w:tcBorders>
            <w:shd w:val="clear" w:color="auto" w:fill="auto"/>
            <w:noWrap/>
            <w:vAlign w:val="center"/>
            <w:hideMark/>
          </w:tcPr>
          <w:p w14:paraId="3E0DD1F2" w14:textId="77777777" w:rsidR="00954F98" w:rsidRPr="008B7065" w:rsidRDefault="00954F98" w:rsidP="00A760AA">
            <w:pPr>
              <w:jc w:val="center"/>
              <w:rPr>
                <w:rFonts w:ascii="Bodoni MT" w:hAnsi="Bodoni MT"/>
                <w:color w:val="000000"/>
              </w:rPr>
            </w:pPr>
            <w:r w:rsidRPr="008B7065">
              <w:rPr>
                <w:rFonts w:ascii="Bodoni MT" w:hAnsi="Bodoni MT"/>
                <w:color w:val="000000"/>
              </w:rPr>
              <w:t>36</w:t>
            </w:r>
          </w:p>
        </w:tc>
        <w:tc>
          <w:tcPr>
            <w:tcW w:w="686" w:type="pct"/>
            <w:tcBorders>
              <w:top w:val="nil"/>
              <w:left w:val="nil"/>
              <w:bottom w:val="nil"/>
              <w:right w:val="nil"/>
            </w:tcBorders>
            <w:shd w:val="clear" w:color="auto" w:fill="auto"/>
            <w:noWrap/>
            <w:vAlign w:val="center"/>
            <w:hideMark/>
          </w:tcPr>
          <w:p w14:paraId="333C049C" w14:textId="77777777" w:rsidR="00954F98" w:rsidRPr="008B7065" w:rsidRDefault="00954F98" w:rsidP="00A760AA">
            <w:pPr>
              <w:jc w:val="center"/>
              <w:rPr>
                <w:rFonts w:ascii="Bodoni MT" w:hAnsi="Bodoni MT"/>
                <w:color w:val="000000"/>
              </w:rPr>
            </w:pPr>
          </w:p>
        </w:tc>
      </w:tr>
      <w:tr w:rsidR="00954F98" w:rsidRPr="008B7065" w14:paraId="1E37DB76" w14:textId="77777777" w:rsidTr="00A760AA">
        <w:trPr>
          <w:trHeight w:val="345"/>
        </w:trPr>
        <w:tc>
          <w:tcPr>
            <w:tcW w:w="939" w:type="pct"/>
            <w:tcBorders>
              <w:top w:val="single" w:sz="8" w:space="0" w:color="auto"/>
              <w:left w:val="nil"/>
              <w:bottom w:val="single" w:sz="8" w:space="0" w:color="auto"/>
              <w:right w:val="nil"/>
            </w:tcBorders>
            <w:shd w:val="clear" w:color="auto" w:fill="auto"/>
            <w:noWrap/>
            <w:vAlign w:val="center"/>
            <w:hideMark/>
          </w:tcPr>
          <w:p w14:paraId="5C5A9060"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Ensemble</w:t>
            </w:r>
          </w:p>
        </w:tc>
        <w:tc>
          <w:tcPr>
            <w:tcW w:w="1350" w:type="pct"/>
            <w:tcBorders>
              <w:top w:val="single" w:sz="8" w:space="0" w:color="auto"/>
              <w:left w:val="nil"/>
              <w:bottom w:val="single" w:sz="8" w:space="0" w:color="auto"/>
              <w:right w:val="nil"/>
            </w:tcBorders>
            <w:shd w:val="clear" w:color="auto" w:fill="auto"/>
            <w:noWrap/>
            <w:vAlign w:val="center"/>
            <w:hideMark/>
          </w:tcPr>
          <w:p w14:paraId="196188BF"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3,7</w:t>
            </w:r>
          </w:p>
        </w:tc>
        <w:tc>
          <w:tcPr>
            <w:tcW w:w="675" w:type="pct"/>
            <w:tcBorders>
              <w:top w:val="single" w:sz="8" w:space="0" w:color="auto"/>
              <w:left w:val="nil"/>
              <w:bottom w:val="single" w:sz="8" w:space="0" w:color="auto"/>
              <w:right w:val="nil"/>
            </w:tcBorders>
            <w:shd w:val="clear" w:color="auto" w:fill="auto"/>
            <w:noWrap/>
            <w:vAlign w:val="center"/>
            <w:hideMark/>
          </w:tcPr>
          <w:p w14:paraId="4DC7C102" w14:textId="77777777" w:rsidR="00954F98" w:rsidRPr="008B7065" w:rsidRDefault="00954F98" w:rsidP="00A760AA">
            <w:pPr>
              <w:jc w:val="center"/>
              <w:rPr>
                <w:rFonts w:ascii="Bodoni MT" w:hAnsi="Bodoni MT"/>
                <w:color w:val="000000"/>
              </w:rPr>
            </w:pPr>
            <w:r w:rsidRPr="008B7065">
              <w:rPr>
                <w:rFonts w:ascii="Bodoni MT" w:hAnsi="Bodoni MT"/>
                <w:color w:val="000000"/>
              </w:rPr>
              <w:t>96,3</w:t>
            </w:r>
          </w:p>
        </w:tc>
        <w:tc>
          <w:tcPr>
            <w:tcW w:w="675" w:type="pct"/>
            <w:tcBorders>
              <w:top w:val="single" w:sz="8" w:space="0" w:color="auto"/>
              <w:left w:val="nil"/>
              <w:bottom w:val="single" w:sz="8" w:space="0" w:color="auto"/>
              <w:right w:val="nil"/>
            </w:tcBorders>
            <w:shd w:val="clear" w:color="auto" w:fill="auto"/>
            <w:noWrap/>
            <w:vAlign w:val="center"/>
            <w:hideMark/>
          </w:tcPr>
          <w:p w14:paraId="0344375B"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100</w:t>
            </w:r>
          </w:p>
        </w:tc>
        <w:tc>
          <w:tcPr>
            <w:tcW w:w="675" w:type="pct"/>
            <w:tcBorders>
              <w:top w:val="single" w:sz="8" w:space="0" w:color="auto"/>
              <w:left w:val="nil"/>
              <w:bottom w:val="single" w:sz="8" w:space="0" w:color="auto"/>
              <w:right w:val="nil"/>
            </w:tcBorders>
            <w:shd w:val="clear" w:color="auto" w:fill="auto"/>
            <w:noWrap/>
            <w:vAlign w:val="center"/>
            <w:hideMark/>
          </w:tcPr>
          <w:p w14:paraId="6B0C586D"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189</w:t>
            </w:r>
          </w:p>
        </w:tc>
        <w:tc>
          <w:tcPr>
            <w:tcW w:w="686" w:type="pct"/>
            <w:tcBorders>
              <w:top w:val="single" w:sz="8" w:space="0" w:color="auto"/>
              <w:left w:val="nil"/>
              <w:bottom w:val="single" w:sz="8" w:space="0" w:color="auto"/>
              <w:right w:val="nil"/>
            </w:tcBorders>
            <w:shd w:val="clear" w:color="auto" w:fill="auto"/>
            <w:noWrap/>
            <w:vAlign w:val="center"/>
            <w:hideMark/>
          </w:tcPr>
          <w:p w14:paraId="53A93A8B" w14:textId="77777777" w:rsidR="00954F98" w:rsidRPr="008B7065" w:rsidRDefault="00954F98" w:rsidP="00A760AA">
            <w:pPr>
              <w:jc w:val="center"/>
              <w:rPr>
                <w:rFonts w:ascii="Bodoni MT" w:hAnsi="Bodoni MT"/>
                <w:b/>
                <w:bCs/>
                <w:color w:val="000000"/>
              </w:rPr>
            </w:pPr>
          </w:p>
        </w:tc>
      </w:tr>
    </w:tbl>
    <w:p w14:paraId="5FEB0619" w14:textId="77777777" w:rsidR="00954F98" w:rsidRPr="008B7065" w:rsidRDefault="00954F98" w:rsidP="00954F98">
      <w:pPr>
        <w:spacing w:after="160" w:line="360" w:lineRule="auto"/>
        <w:jc w:val="both"/>
      </w:pPr>
      <w:r w:rsidRPr="008B7065">
        <w:t>Source : d’après données d’enquêtes auprès des diplômés des filières de formations en santé</w:t>
      </w:r>
    </w:p>
    <w:p w14:paraId="5655CAD1" w14:textId="77777777" w:rsidR="00954F98" w:rsidRPr="008B7065" w:rsidRDefault="00954F98" w:rsidP="00954F98">
      <w:pPr>
        <w:spacing w:after="160" w:line="360" w:lineRule="auto"/>
        <w:jc w:val="both"/>
      </w:pPr>
      <w:r w:rsidRPr="008B7065">
        <w:t xml:space="preserve">Au regard des informations de ce tableau, on peut remarquer que très peu de caractéristiques du diplômé  ont un lien avec le secteur d’exercice. La faible proportion des diplômés exerçant dans un autre secteur (3,7%) ne nous permet pas d’estimer un modèle de régression afin d’apprécier l’effet des différentes caractéristiques du diplômé sur la probabilité d’exercer dans un secteur non sanitaire. Cependant, on peut se rendre compte que seul la religion et la durée de résidence dans le milieu d’habitation sont statiquement liées au secteur d’exercice d’activité par les diplômés enquêtés. </w:t>
      </w:r>
    </w:p>
    <w:p w14:paraId="345296AF" w14:textId="77777777" w:rsidR="00954F98" w:rsidRPr="008B7065" w:rsidRDefault="00954F98" w:rsidP="00954F98">
      <w:pPr>
        <w:spacing w:after="160" w:line="360" w:lineRule="auto"/>
        <w:jc w:val="both"/>
      </w:pPr>
      <w:r w:rsidRPr="008B7065">
        <w:t xml:space="preserve">Au-delà de l’exercice dans un autre secteur d’activité qui constitue un élément de déperdition au sein des ressources humaines en santé, le départ à l’étranger des diplômés constitue un autre aspect de la déperdition. Le tableau suivant montre le lien entre le départ à l’étranger des </w:t>
      </w:r>
      <w:r w:rsidRPr="008B7065">
        <w:lastRenderedPageBreak/>
        <w:t>diplômés et les caractéristiques des diplômés.</w:t>
      </w:r>
      <w:r>
        <w:t xml:space="preserve"> Il est à signaler ici que les départs à l’étranger ici concernent ceux qui ont fait l’expérience du départ à la fin de leur formation et qui sont revenus. </w:t>
      </w:r>
    </w:p>
    <w:p w14:paraId="5F6B7A7C" w14:textId="77777777" w:rsidR="00954F98" w:rsidRPr="008B7065" w:rsidRDefault="00954F98" w:rsidP="00774012">
      <w:pPr>
        <w:pStyle w:val="Style1tableau"/>
      </w:pPr>
      <w:bookmarkStart w:id="52" w:name="_Toc1064296"/>
      <w:r w:rsidRPr="008B7065">
        <w:t>Tableau 13 : Statistique de Khi-Deux entre le facteur départ à l’étranger après l’obtention du diplôme et les caractéristiques du diplômé</w:t>
      </w:r>
      <w:bookmarkEnd w:id="52"/>
    </w:p>
    <w:tbl>
      <w:tblPr>
        <w:tblW w:w="9214" w:type="dxa"/>
        <w:tblCellMar>
          <w:left w:w="70" w:type="dxa"/>
          <w:right w:w="70" w:type="dxa"/>
        </w:tblCellMar>
        <w:tblLook w:val="04A0" w:firstRow="1" w:lastRow="0" w:firstColumn="1" w:lastColumn="0" w:noHBand="0" w:noVBand="1"/>
      </w:tblPr>
      <w:tblGrid>
        <w:gridCol w:w="1790"/>
        <w:gridCol w:w="2391"/>
        <w:gridCol w:w="1196"/>
        <w:gridCol w:w="1196"/>
        <w:gridCol w:w="1196"/>
        <w:gridCol w:w="1445"/>
      </w:tblGrid>
      <w:tr w:rsidR="00954F98" w:rsidRPr="008B7065" w14:paraId="254B801E" w14:textId="77777777" w:rsidTr="00A760AA">
        <w:trPr>
          <w:trHeight w:val="660"/>
        </w:trPr>
        <w:tc>
          <w:tcPr>
            <w:tcW w:w="1790" w:type="dxa"/>
            <w:vMerge w:val="restart"/>
            <w:tcBorders>
              <w:top w:val="single" w:sz="8" w:space="0" w:color="auto"/>
              <w:left w:val="nil"/>
              <w:bottom w:val="single" w:sz="8" w:space="0" w:color="000000"/>
              <w:right w:val="nil"/>
            </w:tcBorders>
            <w:shd w:val="clear" w:color="auto" w:fill="auto"/>
            <w:vAlign w:val="center"/>
            <w:hideMark/>
          </w:tcPr>
          <w:p w14:paraId="3946C8C1"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Variables</w:t>
            </w:r>
          </w:p>
        </w:tc>
        <w:tc>
          <w:tcPr>
            <w:tcW w:w="3587" w:type="dxa"/>
            <w:gridSpan w:val="2"/>
            <w:tcBorders>
              <w:top w:val="single" w:sz="8" w:space="0" w:color="auto"/>
              <w:left w:val="nil"/>
              <w:bottom w:val="single" w:sz="8" w:space="0" w:color="auto"/>
              <w:right w:val="nil"/>
            </w:tcBorders>
            <w:shd w:val="clear" w:color="auto" w:fill="auto"/>
            <w:vAlign w:val="center"/>
            <w:hideMark/>
          </w:tcPr>
          <w:p w14:paraId="6B90688E"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Départ à l'étranger après obtention du diplôme</w:t>
            </w:r>
          </w:p>
        </w:tc>
        <w:tc>
          <w:tcPr>
            <w:tcW w:w="1196" w:type="dxa"/>
            <w:vMerge w:val="restart"/>
            <w:tcBorders>
              <w:top w:val="single" w:sz="8" w:space="0" w:color="auto"/>
              <w:left w:val="nil"/>
              <w:bottom w:val="single" w:sz="8" w:space="0" w:color="000000"/>
              <w:right w:val="nil"/>
            </w:tcBorders>
            <w:shd w:val="clear" w:color="auto" w:fill="auto"/>
            <w:vAlign w:val="center"/>
            <w:hideMark/>
          </w:tcPr>
          <w:p w14:paraId="1E0804A0"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Ensemble</w:t>
            </w:r>
          </w:p>
        </w:tc>
        <w:tc>
          <w:tcPr>
            <w:tcW w:w="1196" w:type="dxa"/>
            <w:vMerge w:val="restart"/>
            <w:tcBorders>
              <w:top w:val="single" w:sz="8" w:space="0" w:color="auto"/>
              <w:left w:val="nil"/>
              <w:bottom w:val="single" w:sz="8" w:space="0" w:color="000000"/>
              <w:right w:val="nil"/>
            </w:tcBorders>
            <w:shd w:val="clear" w:color="auto" w:fill="auto"/>
            <w:vAlign w:val="center"/>
            <w:hideMark/>
          </w:tcPr>
          <w:p w14:paraId="34A63D7A"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Effectifs</w:t>
            </w:r>
          </w:p>
        </w:tc>
        <w:tc>
          <w:tcPr>
            <w:tcW w:w="1445" w:type="dxa"/>
            <w:vMerge w:val="restart"/>
            <w:tcBorders>
              <w:top w:val="single" w:sz="8" w:space="0" w:color="auto"/>
              <w:left w:val="nil"/>
              <w:bottom w:val="single" w:sz="8" w:space="0" w:color="000000"/>
              <w:right w:val="nil"/>
            </w:tcBorders>
            <w:shd w:val="clear" w:color="auto" w:fill="auto"/>
            <w:vAlign w:val="center"/>
            <w:hideMark/>
          </w:tcPr>
          <w:p w14:paraId="68913281"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Probabilité du Khi deux</w:t>
            </w:r>
          </w:p>
        </w:tc>
      </w:tr>
      <w:tr w:rsidR="00954F98" w:rsidRPr="008B7065" w14:paraId="11B34DCD" w14:textId="77777777" w:rsidTr="00A760AA">
        <w:trPr>
          <w:trHeight w:val="345"/>
        </w:trPr>
        <w:tc>
          <w:tcPr>
            <w:tcW w:w="1790" w:type="dxa"/>
            <w:vMerge/>
            <w:tcBorders>
              <w:top w:val="single" w:sz="8" w:space="0" w:color="auto"/>
              <w:left w:val="nil"/>
              <w:bottom w:val="single" w:sz="8" w:space="0" w:color="000000"/>
              <w:right w:val="nil"/>
            </w:tcBorders>
            <w:vAlign w:val="center"/>
            <w:hideMark/>
          </w:tcPr>
          <w:p w14:paraId="5C7EBF09" w14:textId="77777777" w:rsidR="00954F98" w:rsidRPr="008B7065" w:rsidRDefault="00954F98" w:rsidP="00A760AA">
            <w:pPr>
              <w:rPr>
                <w:rFonts w:ascii="Bodoni MT" w:hAnsi="Bodoni MT"/>
                <w:b/>
                <w:bCs/>
                <w:color w:val="000000"/>
              </w:rPr>
            </w:pPr>
          </w:p>
        </w:tc>
        <w:tc>
          <w:tcPr>
            <w:tcW w:w="2391" w:type="dxa"/>
            <w:tcBorders>
              <w:top w:val="nil"/>
              <w:left w:val="nil"/>
              <w:bottom w:val="single" w:sz="8" w:space="0" w:color="auto"/>
              <w:right w:val="nil"/>
            </w:tcBorders>
            <w:shd w:val="clear" w:color="auto" w:fill="auto"/>
            <w:vAlign w:val="center"/>
            <w:hideMark/>
          </w:tcPr>
          <w:p w14:paraId="0573A8B2"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Oui</w:t>
            </w:r>
          </w:p>
        </w:tc>
        <w:tc>
          <w:tcPr>
            <w:tcW w:w="1196" w:type="dxa"/>
            <w:tcBorders>
              <w:top w:val="nil"/>
              <w:left w:val="nil"/>
              <w:bottom w:val="single" w:sz="8" w:space="0" w:color="auto"/>
              <w:right w:val="nil"/>
            </w:tcBorders>
            <w:shd w:val="clear" w:color="auto" w:fill="auto"/>
            <w:vAlign w:val="center"/>
            <w:hideMark/>
          </w:tcPr>
          <w:p w14:paraId="411B61C5" w14:textId="77777777" w:rsidR="00954F98" w:rsidRPr="008B7065" w:rsidRDefault="00954F98" w:rsidP="00A760AA">
            <w:pPr>
              <w:jc w:val="center"/>
              <w:rPr>
                <w:rFonts w:ascii="Bodoni MT" w:hAnsi="Bodoni MT"/>
                <w:b/>
                <w:bCs/>
                <w:color w:val="000000"/>
              </w:rPr>
            </w:pPr>
            <w:r w:rsidRPr="008B7065">
              <w:rPr>
                <w:rFonts w:ascii="Bodoni MT" w:hAnsi="Bodoni MT"/>
                <w:b/>
                <w:bCs/>
                <w:color w:val="000000"/>
              </w:rPr>
              <w:t>Non</w:t>
            </w:r>
          </w:p>
        </w:tc>
        <w:tc>
          <w:tcPr>
            <w:tcW w:w="1196" w:type="dxa"/>
            <w:vMerge/>
            <w:tcBorders>
              <w:top w:val="single" w:sz="8" w:space="0" w:color="auto"/>
              <w:left w:val="nil"/>
              <w:bottom w:val="single" w:sz="8" w:space="0" w:color="000000"/>
              <w:right w:val="nil"/>
            </w:tcBorders>
            <w:vAlign w:val="center"/>
            <w:hideMark/>
          </w:tcPr>
          <w:p w14:paraId="5282A9BE" w14:textId="77777777" w:rsidR="00954F98" w:rsidRPr="008B7065" w:rsidRDefault="00954F98" w:rsidP="00A760AA">
            <w:pPr>
              <w:rPr>
                <w:rFonts w:ascii="Bodoni MT" w:hAnsi="Bodoni MT"/>
                <w:b/>
                <w:bCs/>
                <w:color w:val="000000"/>
              </w:rPr>
            </w:pPr>
          </w:p>
        </w:tc>
        <w:tc>
          <w:tcPr>
            <w:tcW w:w="1196" w:type="dxa"/>
            <w:vMerge/>
            <w:tcBorders>
              <w:top w:val="single" w:sz="8" w:space="0" w:color="auto"/>
              <w:left w:val="nil"/>
              <w:bottom w:val="single" w:sz="8" w:space="0" w:color="000000"/>
              <w:right w:val="nil"/>
            </w:tcBorders>
            <w:vAlign w:val="center"/>
            <w:hideMark/>
          </w:tcPr>
          <w:p w14:paraId="79B6BC6E" w14:textId="77777777" w:rsidR="00954F98" w:rsidRPr="008B7065" w:rsidRDefault="00954F98" w:rsidP="00A760AA">
            <w:pPr>
              <w:rPr>
                <w:rFonts w:ascii="Bodoni MT" w:hAnsi="Bodoni MT"/>
                <w:b/>
                <w:bCs/>
                <w:color w:val="000000"/>
              </w:rPr>
            </w:pPr>
          </w:p>
        </w:tc>
        <w:tc>
          <w:tcPr>
            <w:tcW w:w="1445" w:type="dxa"/>
            <w:vMerge/>
            <w:tcBorders>
              <w:top w:val="single" w:sz="8" w:space="0" w:color="auto"/>
              <w:left w:val="nil"/>
              <w:bottom w:val="single" w:sz="8" w:space="0" w:color="000000"/>
              <w:right w:val="nil"/>
            </w:tcBorders>
            <w:vAlign w:val="center"/>
            <w:hideMark/>
          </w:tcPr>
          <w:p w14:paraId="7267C311" w14:textId="77777777" w:rsidR="00954F98" w:rsidRPr="008B7065" w:rsidRDefault="00954F98" w:rsidP="00A760AA">
            <w:pPr>
              <w:rPr>
                <w:rFonts w:ascii="Bodoni MT" w:hAnsi="Bodoni MT"/>
                <w:b/>
                <w:bCs/>
                <w:color w:val="000000"/>
              </w:rPr>
            </w:pPr>
          </w:p>
        </w:tc>
      </w:tr>
      <w:tr w:rsidR="00954F98" w:rsidRPr="008B7065" w14:paraId="6589BA22" w14:textId="77777777" w:rsidTr="00A760AA">
        <w:trPr>
          <w:trHeight w:val="330"/>
        </w:trPr>
        <w:tc>
          <w:tcPr>
            <w:tcW w:w="4181" w:type="dxa"/>
            <w:gridSpan w:val="2"/>
            <w:tcBorders>
              <w:top w:val="nil"/>
              <w:left w:val="nil"/>
              <w:bottom w:val="nil"/>
              <w:right w:val="nil"/>
            </w:tcBorders>
            <w:shd w:val="clear" w:color="auto" w:fill="auto"/>
            <w:noWrap/>
            <w:hideMark/>
          </w:tcPr>
          <w:p w14:paraId="26BC773C" w14:textId="77777777" w:rsidR="00954F98" w:rsidRPr="008B7065" w:rsidRDefault="00954F98" w:rsidP="00A760AA">
            <w:pPr>
              <w:rPr>
                <w:rFonts w:ascii="Bodoni MT" w:hAnsi="Bodoni MT"/>
                <w:color w:val="000000"/>
              </w:rPr>
            </w:pPr>
            <w:r w:rsidRPr="008B7065">
              <w:rPr>
                <w:rFonts w:ascii="Bodoni MT" w:hAnsi="Bodoni MT"/>
                <w:color w:val="000000"/>
              </w:rPr>
              <w:t>Sexe du diplômé</w:t>
            </w:r>
          </w:p>
        </w:tc>
        <w:tc>
          <w:tcPr>
            <w:tcW w:w="1196" w:type="dxa"/>
            <w:tcBorders>
              <w:top w:val="nil"/>
              <w:left w:val="nil"/>
              <w:bottom w:val="nil"/>
              <w:right w:val="nil"/>
            </w:tcBorders>
            <w:shd w:val="clear" w:color="auto" w:fill="auto"/>
            <w:noWrap/>
            <w:hideMark/>
          </w:tcPr>
          <w:p w14:paraId="2736F065" w14:textId="77777777" w:rsidR="00954F98" w:rsidRPr="008B7065" w:rsidRDefault="00954F98" w:rsidP="00A760AA">
            <w:pPr>
              <w:rPr>
                <w:rFonts w:ascii="Bodoni MT" w:hAnsi="Bodoni MT"/>
                <w:color w:val="000000"/>
              </w:rPr>
            </w:pPr>
          </w:p>
        </w:tc>
        <w:tc>
          <w:tcPr>
            <w:tcW w:w="1196" w:type="dxa"/>
            <w:tcBorders>
              <w:top w:val="nil"/>
              <w:left w:val="nil"/>
              <w:bottom w:val="nil"/>
              <w:right w:val="nil"/>
            </w:tcBorders>
            <w:shd w:val="clear" w:color="auto" w:fill="auto"/>
            <w:noWrap/>
            <w:hideMark/>
          </w:tcPr>
          <w:p w14:paraId="01B123FE" w14:textId="77777777" w:rsidR="00954F98" w:rsidRPr="008B7065" w:rsidRDefault="00954F98" w:rsidP="00A760AA">
            <w:pPr>
              <w:rPr>
                <w:rFonts w:ascii="Bodoni MT" w:hAnsi="Bodoni MT"/>
              </w:rPr>
            </w:pPr>
          </w:p>
        </w:tc>
        <w:tc>
          <w:tcPr>
            <w:tcW w:w="1196" w:type="dxa"/>
            <w:tcBorders>
              <w:top w:val="nil"/>
              <w:left w:val="nil"/>
              <w:bottom w:val="nil"/>
              <w:right w:val="nil"/>
            </w:tcBorders>
            <w:shd w:val="clear" w:color="auto" w:fill="auto"/>
            <w:noWrap/>
            <w:hideMark/>
          </w:tcPr>
          <w:p w14:paraId="03BE7DD3" w14:textId="77777777" w:rsidR="00954F98" w:rsidRPr="008B7065" w:rsidRDefault="00954F98" w:rsidP="00A760AA">
            <w:pPr>
              <w:rPr>
                <w:rFonts w:ascii="Bodoni MT" w:hAnsi="Bodoni MT"/>
              </w:rPr>
            </w:pPr>
          </w:p>
        </w:tc>
        <w:tc>
          <w:tcPr>
            <w:tcW w:w="1445" w:type="dxa"/>
            <w:tcBorders>
              <w:top w:val="nil"/>
              <w:left w:val="nil"/>
              <w:bottom w:val="nil"/>
              <w:right w:val="nil"/>
            </w:tcBorders>
            <w:shd w:val="clear" w:color="auto" w:fill="auto"/>
            <w:noWrap/>
            <w:hideMark/>
          </w:tcPr>
          <w:p w14:paraId="3DEDC41F" w14:textId="77777777" w:rsidR="00954F98" w:rsidRPr="008B7065" w:rsidRDefault="00954F98" w:rsidP="00A760AA">
            <w:pPr>
              <w:jc w:val="right"/>
              <w:rPr>
                <w:rFonts w:ascii="Bodoni MT" w:hAnsi="Bodoni MT"/>
                <w:color w:val="000000"/>
              </w:rPr>
            </w:pPr>
            <w:r w:rsidRPr="008B7065">
              <w:rPr>
                <w:rFonts w:ascii="Bodoni MT" w:hAnsi="Bodoni MT"/>
                <w:color w:val="000000"/>
              </w:rPr>
              <w:t>0,312</w:t>
            </w:r>
          </w:p>
        </w:tc>
      </w:tr>
      <w:tr w:rsidR="00954F98" w:rsidRPr="008B7065" w14:paraId="6EE650C9" w14:textId="77777777" w:rsidTr="00A760AA">
        <w:trPr>
          <w:trHeight w:val="330"/>
        </w:trPr>
        <w:tc>
          <w:tcPr>
            <w:tcW w:w="1790" w:type="dxa"/>
            <w:tcBorders>
              <w:top w:val="nil"/>
              <w:left w:val="nil"/>
              <w:bottom w:val="nil"/>
              <w:right w:val="nil"/>
            </w:tcBorders>
            <w:shd w:val="clear" w:color="auto" w:fill="auto"/>
            <w:noWrap/>
            <w:hideMark/>
          </w:tcPr>
          <w:p w14:paraId="6FB695F2" w14:textId="77777777" w:rsidR="00954F98" w:rsidRPr="008B7065" w:rsidRDefault="00954F98" w:rsidP="00A760AA">
            <w:pPr>
              <w:rPr>
                <w:rFonts w:ascii="Bodoni MT" w:hAnsi="Bodoni MT"/>
                <w:color w:val="000000"/>
              </w:rPr>
            </w:pPr>
            <w:r w:rsidRPr="008B7065">
              <w:rPr>
                <w:rFonts w:ascii="Bodoni MT" w:hAnsi="Bodoni MT"/>
                <w:color w:val="000000"/>
              </w:rPr>
              <w:t>Masculin</w:t>
            </w:r>
          </w:p>
        </w:tc>
        <w:tc>
          <w:tcPr>
            <w:tcW w:w="2391" w:type="dxa"/>
            <w:tcBorders>
              <w:top w:val="nil"/>
              <w:left w:val="nil"/>
              <w:bottom w:val="nil"/>
              <w:right w:val="nil"/>
            </w:tcBorders>
            <w:shd w:val="clear" w:color="auto" w:fill="auto"/>
            <w:noWrap/>
            <w:hideMark/>
          </w:tcPr>
          <w:p w14:paraId="4AA35ED2" w14:textId="77777777" w:rsidR="00954F98" w:rsidRPr="008B7065" w:rsidRDefault="00954F98" w:rsidP="00A760AA">
            <w:pPr>
              <w:jc w:val="right"/>
              <w:rPr>
                <w:rFonts w:ascii="Bodoni MT" w:hAnsi="Bodoni MT"/>
                <w:color w:val="000000"/>
              </w:rPr>
            </w:pPr>
            <w:r w:rsidRPr="008B7065">
              <w:rPr>
                <w:rFonts w:ascii="Bodoni MT" w:hAnsi="Bodoni MT"/>
                <w:color w:val="000000"/>
              </w:rPr>
              <w:t>6,8</w:t>
            </w:r>
          </w:p>
        </w:tc>
        <w:tc>
          <w:tcPr>
            <w:tcW w:w="1196" w:type="dxa"/>
            <w:tcBorders>
              <w:top w:val="nil"/>
              <w:left w:val="nil"/>
              <w:bottom w:val="nil"/>
              <w:right w:val="nil"/>
            </w:tcBorders>
            <w:shd w:val="clear" w:color="auto" w:fill="auto"/>
            <w:noWrap/>
            <w:hideMark/>
          </w:tcPr>
          <w:p w14:paraId="78798C81" w14:textId="77777777" w:rsidR="00954F98" w:rsidRPr="008B7065" w:rsidRDefault="00954F98" w:rsidP="00A760AA">
            <w:pPr>
              <w:jc w:val="right"/>
              <w:rPr>
                <w:rFonts w:ascii="Bodoni MT" w:hAnsi="Bodoni MT"/>
                <w:color w:val="000000"/>
              </w:rPr>
            </w:pPr>
            <w:r w:rsidRPr="008B7065">
              <w:rPr>
                <w:rFonts w:ascii="Bodoni MT" w:hAnsi="Bodoni MT"/>
                <w:color w:val="000000"/>
              </w:rPr>
              <w:t>93,2</w:t>
            </w:r>
          </w:p>
        </w:tc>
        <w:tc>
          <w:tcPr>
            <w:tcW w:w="1196" w:type="dxa"/>
            <w:tcBorders>
              <w:top w:val="nil"/>
              <w:left w:val="nil"/>
              <w:bottom w:val="nil"/>
              <w:right w:val="nil"/>
            </w:tcBorders>
            <w:shd w:val="clear" w:color="auto" w:fill="auto"/>
            <w:noWrap/>
            <w:hideMark/>
          </w:tcPr>
          <w:p w14:paraId="6A10387B"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0B53BE33" w14:textId="77777777" w:rsidR="00954F98" w:rsidRPr="008B7065" w:rsidRDefault="00954F98" w:rsidP="00A760AA">
            <w:pPr>
              <w:jc w:val="right"/>
              <w:rPr>
                <w:rFonts w:ascii="Bodoni MT" w:hAnsi="Bodoni MT"/>
                <w:color w:val="000000"/>
              </w:rPr>
            </w:pPr>
            <w:r w:rsidRPr="008B7065">
              <w:rPr>
                <w:rFonts w:ascii="Bodoni MT" w:hAnsi="Bodoni MT"/>
                <w:color w:val="000000"/>
              </w:rPr>
              <w:t>103</w:t>
            </w:r>
          </w:p>
        </w:tc>
        <w:tc>
          <w:tcPr>
            <w:tcW w:w="1445" w:type="dxa"/>
            <w:tcBorders>
              <w:top w:val="nil"/>
              <w:left w:val="nil"/>
              <w:bottom w:val="nil"/>
              <w:right w:val="nil"/>
            </w:tcBorders>
            <w:shd w:val="clear" w:color="auto" w:fill="auto"/>
            <w:noWrap/>
            <w:hideMark/>
          </w:tcPr>
          <w:p w14:paraId="26B45324" w14:textId="77777777" w:rsidR="00954F98" w:rsidRPr="008B7065" w:rsidRDefault="00954F98" w:rsidP="00A760AA">
            <w:pPr>
              <w:jc w:val="right"/>
              <w:rPr>
                <w:rFonts w:ascii="Bodoni MT" w:hAnsi="Bodoni MT"/>
                <w:color w:val="000000"/>
              </w:rPr>
            </w:pPr>
          </w:p>
        </w:tc>
      </w:tr>
      <w:tr w:rsidR="00954F98" w:rsidRPr="008B7065" w14:paraId="75859271" w14:textId="77777777" w:rsidTr="00A760AA">
        <w:trPr>
          <w:trHeight w:val="345"/>
        </w:trPr>
        <w:tc>
          <w:tcPr>
            <w:tcW w:w="1790" w:type="dxa"/>
            <w:tcBorders>
              <w:top w:val="nil"/>
              <w:left w:val="nil"/>
              <w:bottom w:val="nil"/>
              <w:right w:val="nil"/>
            </w:tcBorders>
            <w:shd w:val="clear" w:color="auto" w:fill="auto"/>
            <w:noWrap/>
            <w:hideMark/>
          </w:tcPr>
          <w:p w14:paraId="14B61E84" w14:textId="77777777" w:rsidR="00954F98" w:rsidRPr="008B7065" w:rsidRDefault="00954F98" w:rsidP="00A760AA">
            <w:pPr>
              <w:rPr>
                <w:rFonts w:ascii="Bodoni MT" w:hAnsi="Bodoni MT"/>
                <w:color w:val="000000"/>
              </w:rPr>
            </w:pPr>
            <w:r w:rsidRPr="008B7065">
              <w:rPr>
                <w:rFonts w:ascii="Bodoni MT" w:hAnsi="Bodoni MT"/>
                <w:color w:val="000000"/>
              </w:rPr>
              <w:t>Féminin</w:t>
            </w:r>
          </w:p>
        </w:tc>
        <w:tc>
          <w:tcPr>
            <w:tcW w:w="2391" w:type="dxa"/>
            <w:tcBorders>
              <w:top w:val="nil"/>
              <w:left w:val="nil"/>
              <w:bottom w:val="nil"/>
              <w:right w:val="nil"/>
            </w:tcBorders>
            <w:shd w:val="clear" w:color="auto" w:fill="auto"/>
            <w:noWrap/>
            <w:hideMark/>
          </w:tcPr>
          <w:p w14:paraId="29BD6C38" w14:textId="77777777" w:rsidR="00954F98" w:rsidRPr="008B7065" w:rsidRDefault="00954F98" w:rsidP="00A760AA">
            <w:pPr>
              <w:jc w:val="right"/>
              <w:rPr>
                <w:rFonts w:ascii="Bodoni MT" w:hAnsi="Bodoni MT"/>
                <w:color w:val="000000"/>
              </w:rPr>
            </w:pPr>
            <w:r w:rsidRPr="008B7065">
              <w:rPr>
                <w:rFonts w:ascii="Bodoni MT" w:hAnsi="Bodoni MT"/>
                <w:color w:val="000000"/>
              </w:rPr>
              <w:t>3,49</w:t>
            </w:r>
          </w:p>
        </w:tc>
        <w:tc>
          <w:tcPr>
            <w:tcW w:w="1196" w:type="dxa"/>
            <w:tcBorders>
              <w:top w:val="nil"/>
              <w:left w:val="nil"/>
              <w:bottom w:val="nil"/>
              <w:right w:val="nil"/>
            </w:tcBorders>
            <w:shd w:val="clear" w:color="auto" w:fill="auto"/>
            <w:noWrap/>
            <w:hideMark/>
          </w:tcPr>
          <w:p w14:paraId="62ED7802" w14:textId="77777777" w:rsidR="00954F98" w:rsidRPr="008B7065" w:rsidRDefault="00954F98" w:rsidP="00A760AA">
            <w:pPr>
              <w:jc w:val="right"/>
              <w:rPr>
                <w:rFonts w:ascii="Bodoni MT" w:hAnsi="Bodoni MT"/>
                <w:color w:val="000000"/>
              </w:rPr>
            </w:pPr>
            <w:r w:rsidRPr="008B7065">
              <w:rPr>
                <w:rFonts w:ascii="Bodoni MT" w:hAnsi="Bodoni MT"/>
                <w:color w:val="000000"/>
              </w:rPr>
              <w:t>96,51</w:t>
            </w:r>
          </w:p>
        </w:tc>
        <w:tc>
          <w:tcPr>
            <w:tcW w:w="1196" w:type="dxa"/>
            <w:tcBorders>
              <w:top w:val="nil"/>
              <w:left w:val="nil"/>
              <w:bottom w:val="nil"/>
              <w:right w:val="nil"/>
            </w:tcBorders>
            <w:shd w:val="clear" w:color="auto" w:fill="auto"/>
            <w:noWrap/>
            <w:hideMark/>
          </w:tcPr>
          <w:p w14:paraId="4B21D27F"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6B952FF2" w14:textId="77777777" w:rsidR="00954F98" w:rsidRPr="008B7065" w:rsidRDefault="00954F98" w:rsidP="00A760AA">
            <w:pPr>
              <w:jc w:val="right"/>
              <w:rPr>
                <w:rFonts w:ascii="Bodoni MT" w:hAnsi="Bodoni MT"/>
                <w:color w:val="000000"/>
              </w:rPr>
            </w:pPr>
            <w:r w:rsidRPr="008B7065">
              <w:rPr>
                <w:rFonts w:ascii="Bodoni MT" w:hAnsi="Bodoni MT"/>
                <w:color w:val="000000"/>
              </w:rPr>
              <w:t>86</w:t>
            </w:r>
          </w:p>
        </w:tc>
        <w:tc>
          <w:tcPr>
            <w:tcW w:w="1445" w:type="dxa"/>
            <w:tcBorders>
              <w:top w:val="nil"/>
              <w:left w:val="nil"/>
              <w:bottom w:val="nil"/>
              <w:right w:val="nil"/>
            </w:tcBorders>
            <w:shd w:val="clear" w:color="auto" w:fill="auto"/>
            <w:noWrap/>
            <w:hideMark/>
          </w:tcPr>
          <w:p w14:paraId="555D40A3" w14:textId="77777777" w:rsidR="00954F98" w:rsidRPr="008B7065" w:rsidRDefault="00954F98" w:rsidP="00A760AA">
            <w:pPr>
              <w:jc w:val="right"/>
              <w:rPr>
                <w:rFonts w:ascii="Bodoni MT" w:hAnsi="Bodoni MT"/>
                <w:color w:val="000000"/>
              </w:rPr>
            </w:pPr>
          </w:p>
        </w:tc>
      </w:tr>
      <w:tr w:rsidR="00954F98" w:rsidRPr="008B7065" w14:paraId="17725ED5" w14:textId="77777777" w:rsidTr="00A760AA">
        <w:trPr>
          <w:trHeight w:val="330"/>
        </w:trPr>
        <w:tc>
          <w:tcPr>
            <w:tcW w:w="4181" w:type="dxa"/>
            <w:gridSpan w:val="2"/>
            <w:tcBorders>
              <w:top w:val="single" w:sz="8" w:space="0" w:color="auto"/>
              <w:left w:val="nil"/>
              <w:bottom w:val="nil"/>
              <w:right w:val="nil"/>
            </w:tcBorders>
            <w:shd w:val="clear" w:color="auto" w:fill="auto"/>
            <w:noWrap/>
            <w:hideMark/>
          </w:tcPr>
          <w:p w14:paraId="204FE21A" w14:textId="77777777" w:rsidR="00954F98" w:rsidRPr="008B7065" w:rsidRDefault="00954F98" w:rsidP="00A760AA">
            <w:pPr>
              <w:rPr>
                <w:rFonts w:ascii="Bodoni MT" w:hAnsi="Bodoni MT"/>
                <w:color w:val="000000"/>
              </w:rPr>
            </w:pPr>
            <w:r w:rsidRPr="008B7065">
              <w:rPr>
                <w:rFonts w:ascii="Bodoni MT" w:hAnsi="Bodoni MT"/>
                <w:color w:val="000000"/>
              </w:rPr>
              <w:t>Age du diplômé</w:t>
            </w:r>
          </w:p>
        </w:tc>
        <w:tc>
          <w:tcPr>
            <w:tcW w:w="1196" w:type="dxa"/>
            <w:tcBorders>
              <w:top w:val="single" w:sz="8" w:space="0" w:color="auto"/>
              <w:left w:val="nil"/>
              <w:bottom w:val="nil"/>
              <w:right w:val="nil"/>
            </w:tcBorders>
            <w:shd w:val="clear" w:color="auto" w:fill="auto"/>
            <w:noWrap/>
            <w:hideMark/>
          </w:tcPr>
          <w:p w14:paraId="33A1CC66"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612B2D6F"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507AE6FF"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15FC9F27" w14:textId="77777777" w:rsidR="00954F98" w:rsidRPr="008B7065" w:rsidRDefault="00954F98" w:rsidP="00A760AA">
            <w:pPr>
              <w:jc w:val="right"/>
              <w:rPr>
                <w:rFonts w:ascii="Bodoni MT" w:hAnsi="Bodoni MT"/>
                <w:color w:val="000000"/>
              </w:rPr>
            </w:pPr>
            <w:r w:rsidRPr="008B7065">
              <w:rPr>
                <w:rFonts w:ascii="Bodoni MT" w:hAnsi="Bodoni MT"/>
                <w:color w:val="000000"/>
              </w:rPr>
              <w:t>0,015</w:t>
            </w:r>
          </w:p>
        </w:tc>
      </w:tr>
      <w:tr w:rsidR="00954F98" w:rsidRPr="008B7065" w14:paraId="0F98BD2C" w14:textId="77777777" w:rsidTr="00A760AA">
        <w:trPr>
          <w:trHeight w:val="330"/>
        </w:trPr>
        <w:tc>
          <w:tcPr>
            <w:tcW w:w="1790" w:type="dxa"/>
            <w:tcBorders>
              <w:top w:val="nil"/>
              <w:left w:val="nil"/>
              <w:bottom w:val="nil"/>
              <w:right w:val="nil"/>
            </w:tcBorders>
            <w:shd w:val="clear" w:color="auto" w:fill="auto"/>
            <w:noWrap/>
            <w:hideMark/>
          </w:tcPr>
          <w:p w14:paraId="19ACC5AE" w14:textId="77777777" w:rsidR="00954F98" w:rsidRPr="008B7065" w:rsidRDefault="00954F98" w:rsidP="00A760AA">
            <w:pPr>
              <w:rPr>
                <w:rFonts w:ascii="Bodoni MT" w:hAnsi="Bodoni MT"/>
                <w:color w:val="000000"/>
              </w:rPr>
            </w:pPr>
            <w:r w:rsidRPr="008B7065">
              <w:rPr>
                <w:rFonts w:ascii="Bodoni MT" w:hAnsi="Bodoni MT"/>
                <w:color w:val="000000"/>
              </w:rPr>
              <w:t>20-24 ans</w:t>
            </w:r>
          </w:p>
        </w:tc>
        <w:tc>
          <w:tcPr>
            <w:tcW w:w="2391" w:type="dxa"/>
            <w:tcBorders>
              <w:top w:val="nil"/>
              <w:left w:val="nil"/>
              <w:bottom w:val="nil"/>
              <w:right w:val="nil"/>
            </w:tcBorders>
            <w:shd w:val="clear" w:color="auto" w:fill="auto"/>
            <w:noWrap/>
            <w:hideMark/>
          </w:tcPr>
          <w:p w14:paraId="142875D0"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6F3C589E"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79209E1B"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735E639F" w14:textId="77777777" w:rsidR="00954F98" w:rsidRPr="008B7065" w:rsidRDefault="00954F98" w:rsidP="00A760AA">
            <w:pPr>
              <w:jc w:val="right"/>
              <w:rPr>
                <w:rFonts w:ascii="Bodoni MT" w:hAnsi="Bodoni MT"/>
                <w:color w:val="000000"/>
              </w:rPr>
            </w:pPr>
            <w:r w:rsidRPr="008B7065">
              <w:rPr>
                <w:rFonts w:ascii="Bodoni MT" w:hAnsi="Bodoni MT"/>
                <w:color w:val="000000"/>
              </w:rPr>
              <w:t>49</w:t>
            </w:r>
          </w:p>
        </w:tc>
        <w:tc>
          <w:tcPr>
            <w:tcW w:w="1445" w:type="dxa"/>
            <w:tcBorders>
              <w:top w:val="nil"/>
              <w:left w:val="nil"/>
              <w:bottom w:val="nil"/>
              <w:right w:val="nil"/>
            </w:tcBorders>
            <w:shd w:val="clear" w:color="auto" w:fill="auto"/>
            <w:noWrap/>
            <w:hideMark/>
          </w:tcPr>
          <w:p w14:paraId="0720C7AC" w14:textId="77777777" w:rsidR="00954F98" w:rsidRPr="008B7065" w:rsidRDefault="00954F98" w:rsidP="00A760AA">
            <w:pPr>
              <w:jc w:val="right"/>
              <w:rPr>
                <w:rFonts w:ascii="Bodoni MT" w:hAnsi="Bodoni MT"/>
                <w:color w:val="000000"/>
              </w:rPr>
            </w:pPr>
          </w:p>
        </w:tc>
      </w:tr>
      <w:tr w:rsidR="00954F98" w:rsidRPr="008B7065" w14:paraId="2F82D6F4" w14:textId="77777777" w:rsidTr="00A760AA">
        <w:trPr>
          <w:trHeight w:val="330"/>
        </w:trPr>
        <w:tc>
          <w:tcPr>
            <w:tcW w:w="1790" w:type="dxa"/>
            <w:tcBorders>
              <w:top w:val="nil"/>
              <w:left w:val="nil"/>
              <w:bottom w:val="nil"/>
              <w:right w:val="nil"/>
            </w:tcBorders>
            <w:shd w:val="clear" w:color="auto" w:fill="auto"/>
            <w:noWrap/>
            <w:hideMark/>
          </w:tcPr>
          <w:p w14:paraId="719DF07C" w14:textId="77777777" w:rsidR="00954F98" w:rsidRPr="008B7065" w:rsidRDefault="00954F98" w:rsidP="00A760AA">
            <w:pPr>
              <w:rPr>
                <w:rFonts w:ascii="Bodoni MT" w:hAnsi="Bodoni MT"/>
                <w:color w:val="000000"/>
              </w:rPr>
            </w:pPr>
            <w:r w:rsidRPr="008B7065">
              <w:rPr>
                <w:rFonts w:ascii="Bodoni MT" w:hAnsi="Bodoni MT"/>
                <w:color w:val="000000"/>
              </w:rPr>
              <w:t>25-29 ans</w:t>
            </w:r>
          </w:p>
        </w:tc>
        <w:tc>
          <w:tcPr>
            <w:tcW w:w="2391" w:type="dxa"/>
            <w:tcBorders>
              <w:top w:val="nil"/>
              <w:left w:val="nil"/>
              <w:bottom w:val="nil"/>
              <w:right w:val="nil"/>
            </w:tcBorders>
            <w:shd w:val="clear" w:color="auto" w:fill="auto"/>
            <w:noWrap/>
            <w:hideMark/>
          </w:tcPr>
          <w:p w14:paraId="531FCB64" w14:textId="77777777" w:rsidR="00954F98" w:rsidRPr="008B7065" w:rsidRDefault="00954F98" w:rsidP="00A760AA">
            <w:pPr>
              <w:jc w:val="right"/>
              <w:rPr>
                <w:rFonts w:ascii="Bodoni MT" w:hAnsi="Bodoni MT"/>
                <w:color w:val="000000"/>
              </w:rPr>
            </w:pPr>
            <w:r w:rsidRPr="008B7065">
              <w:rPr>
                <w:rFonts w:ascii="Bodoni MT" w:hAnsi="Bodoni MT"/>
                <w:color w:val="000000"/>
              </w:rPr>
              <w:t>4,26</w:t>
            </w:r>
          </w:p>
        </w:tc>
        <w:tc>
          <w:tcPr>
            <w:tcW w:w="1196" w:type="dxa"/>
            <w:tcBorders>
              <w:top w:val="nil"/>
              <w:left w:val="nil"/>
              <w:bottom w:val="nil"/>
              <w:right w:val="nil"/>
            </w:tcBorders>
            <w:shd w:val="clear" w:color="auto" w:fill="auto"/>
            <w:noWrap/>
            <w:hideMark/>
          </w:tcPr>
          <w:p w14:paraId="05CAAF65" w14:textId="77777777" w:rsidR="00954F98" w:rsidRPr="008B7065" w:rsidRDefault="00954F98" w:rsidP="00A760AA">
            <w:pPr>
              <w:jc w:val="right"/>
              <w:rPr>
                <w:rFonts w:ascii="Bodoni MT" w:hAnsi="Bodoni MT"/>
                <w:color w:val="000000"/>
              </w:rPr>
            </w:pPr>
            <w:r w:rsidRPr="008B7065">
              <w:rPr>
                <w:rFonts w:ascii="Bodoni MT" w:hAnsi="Bodoni MT"/>
                <w:color w:val="000000"/>
              </w:rPr>
              <w:t>95,74</w:t>
            </w:r>
          </w:p>
        </w:tc>
        <w:tc>
          <w:tcPr>
            <w:tcW w:w="1196" w:type="dxa"/>
            <w:tcBorders>
              <w:top w:val="nil"/>
              <w:left w:val="nil"/>
              <w:bottom w:val="nil"/>
              <w:right w:val="nil"/>
            </w:tcBorders>
            <w:shd w:val="clear" w:color="auto" w:fill="auto"/>
            <w:noWrap/>
            <w:hideMark/>
          </w:tcPr>
          <w:p w14:paraId="4BB77707"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585E305E" w14:textId="77777777" w:rsidR="00954F98" w:rsidRPr="008B7065" w:rsidRDefault="00954F98" w:rsidP="00A760AA">
            <w:pPr>
              <w:jc w:val="right"/>
              <w:rPr>
                <w:rFonts w:ascii="Bodoni MT" w:hAnsi="Bodoni MT"/>
                <w:color w:val="000000"/>
              </w:rPr>
            </w:pPr>
            <w:r w:rsidRPr="008B7065">
              <w:rPr>
                <w:rFonts w:ascii="Bodoni MT" w:hAnsi="Bodoni MT"/>
                <w:color w:val="000000"/>
              </w:rPr>
              <w:t>94</w:t>
            </w:r>
          </w:p>
        </w:tc>
        <w:tc>
          <w:tcPr>
            <w:tcW w:w="1445" w:type="dxa"/>
            <w:tcBorders>
              <w:top w:val="nil"/>
              <w:left w:val="nil"/>
              <w:bottom w:val="nil"/>
              <w:right w:val="nil"/>
            </w:tcBorders>
            <w:shd w:val="clear" w:color="auto" w:fill="auto"/>
            <w:noWrap/>
            <w:hideMark/>
          </w:tcPr>
          <w:p w14:paraId="30726469" w14:textId="77777777" w:rsidR="00954F98" w:rsidRPr="008B7065" w:rsidRDefault="00954F98" w:rsidP="00A760AA">
            <w:pPr>
              <w:jc w:val="right"/>
              <w:rPr>
                <w:rFonts w:ascii="Bodoni MT" w:hAnsi="Bodoni MT"/>
                <w:color w:val="000000"/>
              </w:rPr>
            </w:pPr>
          </w:p>
        </w:tc>
      </w:tr>
      <w:tr w:rsidR="00954F98" w:rsidRPr="008B7065" w14:paraId="749AFA7F" w14:textId="77777777" w:rsidTr="00A760AA">
        <w:trPr>
          <w:trHeight w:val="345"/>
        </w:trPr>
        <w:tc>
          <w:tcPr>
            <w:tcW w:w="1790" w:type="dxa"/>
            <w:tcBorders>
              <w:top w:val="nil"/>
              <w:left w:val="nil"/>
              <w:bottom w:val="nil"/>
              <w:right w:val="nil"/>
            </w:tcBorders>
            <w:shd w:val="clear" w:color="auto" w:fill="auto"/>
            <w:noWrap/>
            <w:hideMark/>
          </w:tcPr>
          <w:p w14:paraId="497D1B11" w14:textId="77777777" w:rsidR="00954F98" w:rsidRPr="008B7065" w:rsidRDefault="00954F98" w:rsidP="00A760AA">
            <w:pPr>
              <w:rPr>
                <w:rFonts w:ascii="Bodoni MT" w:hAnsi="Bodoni MT"/>
                <w:color w:val="000000"/>
              </w:rPr>
            </w:pPr>
            <w:r w:rsidRPr="008B7065">
              <w:rPr>
                <w:rFonts w:ascii="Bodoni MT" w:hAnsi="Bodoni MT"/>
                <w:color w:val="000000"/>
              </w:rPr>
              <w:t>30 ans et plus</w:t>
            </w:r>
          </w:p>
        </w:tc>
        <w:tc>
          <w:tcPr>
            <w:tcW w:w="2391" w:type="dxa"/>
            <w:tcBorders>
              <w:top w:val="nil"/>
              <w:left w:val="nil"/>
              <w:bottom w:val="nil"/>
              <w:right w:val="nil"/>
            </w:tcBorders>
            <w:shd w:val="clear" w:color="auto" w:fill="auto"/>
            <w:noWrap/>
            <w:hideMark/>
          </w:tcPr>
          <w:p w14:paraId="5F843F81" w14:textId="77777777" w:rsidR="00954F98" w:rsidRPr="008B7065" w:rsidRDefault="00954F98" w:rsidP="00A760AA">
            <w:pPr>
              <w:jc w:val="right"/>
              <w:rPr>
                <w:rFonts w:ascii="Bodoni MT" w:hAnsi="Bodoni MT"/>
                <w:color w:val="000000"/>
              </w:rPr>
            </w:pPr>
            <w:r w:rsidRPr="008B7065">
              <w:rPr>
                <w:rFonts w:ascii="Bodoni MT" w:hAnsi="Bodoni MT"/>
                <w:color w:val="000000"/>
              </w:rPr>
              <w:t>13,04</w:t>
            </w:r>
          </w:p>
        </w:tc>
        <w:tc>
          <w:tcPr>
            <w:tcW w:w="1196" w:type="dxa"/>
            <w:tcBorders>
              <w:top w:val="nil"/>
              <w:left w:val="nil"/>
              <w:bottom w:val="nil"/>
              <w:right w:val="nil"/>
            </w:tcBorders>
            <w:shd w:val="clear" w:color="auto" w:fill="auto"/>
            <w:noWrap/>
            <w:hideMark/>
          </w:tcPr>
          <w:p w14:paraId="6F851A04" w14:textId="77777777" w:rsidR="00954F98" w:rsidRPr="008B7065" w:rsidRDefault="00954F98" w:rsidP="00A760AA">
            <w:pPr>
              <w:jc w:val="right"/>
              <w:rPr>
                <w:rFonts w:ascii="Bodoni MT" w:hAnsi="Bodoni MT"/>
                <w:color w:val="000000"/>
              </w:rPr>
            </w:pPr>
            <w:r w:rsidRPr="008B7065">
              <w:rPr>
                <w:rFonts w:ascii="Bodoni MT" w:hAnsi="Bodoni MT"/>
                <w:color w:val="000000"/>
              </w:rPr>
              <w:t>86,96</w:t>
            </w:r>
          </w:p>
        </w:tc>
        <w:tc>
          <w:tcPr>
            <w:tcW w:w="1196" w:type="dxa"/>
            <w:tcBorders>
              <w:top w:val="nil"/>
              <w:left w:val="nil"/>
              <w:bottom w:val="nil"/>
              <w:right w:val="nil"/>
            </w:tcBorders>
            <w:shd w:val="clear" w:color="auto" w:fill="auto"/>
            <w:noWrap/>
            <w:hideMark/>
          </w:tcPr>
          <w:p w14:paraId="604409B5"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2D354124" w14:textId="77777777" w:rsidR="00954F98" w:rsidRPr="008B7065" w:rsidRDefault="00954F98" w:rsidP="00A760AA">
            <w:pPr>
              <w:jc w:val="right"/>
              <w:rPr>
                <w:rFonts w:ascii="Bodoni MT" w:hAnsi="Bodoni MT"/>
                <w:color w:val="000000"/>
              </w:rPr>
            </w:pPr>
            <w:r w:rsidRPr="008B7065">
              <w:rPr>
                <w:rFonts w:ascii="Bodoni MT" w:hAnsi="Bodoni MT"/>
                <w:color w:val="000000"/>
              </w:rPr>
              <w:t>46</w:t>
            </w:r>
          </w:p>
        </w:tc>
        <w:tc>
          <w:tcPr>
            <w:tcW w:w="1445" w:type="dxa"/>
            <w:tcBorders>
              <w:top w:val="nil"/>
              <w:left w:val="nil"/>
              <w:bottom w:val="nil"/>
              <w:right w:val="nil"/>
            </w:tcBorders>
            <w:shd w:val="clear" w:color="auto" w:fill="auto"/>
            <w:noWrap/>
            <w:hideMark/>
          </w:tcPr>
          <w:p w14:paraId="6F10DA7E" w14:textId="77777777" w:rsidR="00954F98" w:rsidRPr="008B7065" w:rsidRDefault="00954F98" w:rsidP="00A760AA">
            <w:pPr>
              <w:jc w:val="right"/>
              <w:rPr>
                <w:rFonts w:ascii="Bodoni MT" w:hAnsi="Bodoni MT"/>
                <w:color w:val="000000"/>
              </w:rPr>
            </w:pPr>
          </w:p>
        </w:tc>
      </w:tr>
      <w:tr w:rsidR="00954F98" w:rsidRPr="008B7065" w14:paraId="11E7C0BA" w14:textId="77777777" w:rsidTr="00A760AA">
        <w:trPr>
          <w:trHeight w:val="330"/>
        </w:trPr>
        <w:tc>
          <w:tcPr>
            <w:tcW w:w="5377" w:type="dxa"/>
            <w:gridSpan w:val="3"/>
            <w:tcBorders>
              <w:top w:val="single" w:sz="8" w:space="0" w:color="auto"/>
              <w:left w:val="nil"/>
              <w:bottom w:val="nil"/>
              <w:right w:val="nil"/>
            </w:tcBorders>
            <w:shd w:val="clear" w:color="auto" w:fill="auto"/>
            <w:noWrap/>
            <w:hideMark/>
          </w:tcPr>
          <w:p w14:paraId="7888DB89" w14:textId="77777777" w:rsidR="00954F98" w:rsidRPr="008B7065" w:rsidRDefault="00954F98" w:rsidP="00A760AA">
            <w:pPr>
              <w:rPr>
                <w:rFonts w:ascii="Bodoni MT" w:hAnsi="Bodoni MT"/>
                <w:color w:val="000000"/>
              </w:rPr>
            </w:pPr>
            <w:r w:rsidRPr="008B7065">
              <w:rPr>
                <w:rFonts w:ascii="Bodoni MT" w:hAnsi="Bodoni MT"/>
                <w:color w:val="000000"/>
              </w:rPr>
              <w:t>Statut matrimonial du diplômé</w:t>
            </w:r>
          </w:p>
        </w:tc>
        <w:tc>
          <w:tcPr>
            <w:tcW w:w="1196" w:type="dxa"/>
            <w:tcBorders>
              <w:top w:val="single" w:sz="8" w:space="0" w:color="auto"/>
              <w:left w:val="nil"/>
              <w:bottom w:val="nil"/>
              <w:right w:val="nil"/>
            </w:tcBorders>
            <w:shd w:val="clear" w:color="auto" w:fill="auto"/>
            <w:noWrap/>
            <w:hideMark/>
          </w:tcPr>
          <w:p w14:paraId="355B0B49"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00CCB462"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4830C44E" w14:textId="77777777" w:rsidR="00954F98" w:rsidRPr="008B7065" w:rsidRDefault="00954F98" w:rsidP="00A760AA">
            <w:pPr>
              <w:jc w:val="right"/>
              <w:rPr>
                <w:rFonts w:ascii="Bodoni MT" w:hAnsi="Bodoni MT"/>
                <w:color w:val="000000"/>
              </w:rPr>
            </w:pPr>
            <w:r w:rsidRPr="008B7065">
              <w:rPr>
                <w:rFonts w:ascii="Bodoni MT" w:hAnsi="Bodoni MT"/>
                <w:color w:val="000000"/>
              </w:rPr>
              <w:t>0,125</w:t>
            </w:r>
          </w:p>
        </w:tc>
      </w:tr>
      <w:tr w:rsidR="00954F98" w:rsidRPr="008B7065" w14:paraId="0B691142" w14:textId="77777777" w:rsidTr="00A760AA">
        <w:trPr>
          <w:trHeight w:val="330"/>
        </w:trPr>
        <w:tc>
          <w:tcPr>
            <w:tcW w:w="1790" w:type="dxa"/>
            <w:tcBorders>
              <w:top w:val="nil"/>
              <w:left w:val="nil"/>
              <w:bottom w:val="nil"/>
              <w:right w:val="nil"/>
            </w:tcBorders>
            <w:shd w:val="clear" w:color="auto" w:fill="auto"/>
            <w:noWrap/>
            <w:hideMark/>
          </w:tcPr>
          <w:p w14:paraId="02D95D17" w14:textId="77777777" w:rsidR="00954F98" w:rsidRPr="008B7065" w:rsidRDefault="00954F98" w:rsidP="00A760AA">
            <w:pPr>
              <w:rPr>
                <w:rFonts w:ascii="Bodoni MT" w:hAnsi="Bodoni MT"/>
                <w:color w:val="000000"/>
              </w:rPr>
            </w:pPr>
            <w:r w:rsidRPr="008B7065">
              <w:rPr>
                <w:rFonts w:ascii="Bodoni MT" w:hAnsi="Bodoni MT"/>
                <w:color w:val="000000"/>
              </w:rPr>
              <w:t>Célibataire</w:t>
            </w:r>
          </w:p>
        </w:tc>
        <w:tc>
          <w:tcPr>
            <w:tcW w:w="2391" w:type="dxa"/>
            <w:tcBorders>
              <w:top w:val="nil"/>
              <w:left w:val="nil"/>
              <w:bottom w:val="nil"/>
              <w:right w:val="nil"/>
            </w:tcBorders>
            <w:shd w:val="clear" w:color="auto" w:fill="auto"/>
            <w:noWrap/>
            <w:hideMark/>
          </w:tcPr>
          <w:p w14:paraId="67D4F3B3" w14:textId="77777777" w:rsidR="00954F98" w:rsidRPr="008B7065" w:rsidRDefault="00954F98" w:rsidP="00A760AA">
            <w:pPr>
              <w:jc w:val="right"/>
              <w:rPr>
                <w:rFonts w:ascii="Bodoni MT" w:hAnsi="Bodoni MT"/>
                <w:color w:val="000000"/>
              </w:rPr>
            </w:pPr>
            <w:r w:rsidRPr="008B7065">
              <w:rPr>
                <w:rFonts w:ascii="Bodoni MT" w:hAnsi="Bodoni MT"/>
                <w:color w:val="000000"/>
              </w:rPr>
              <w:t>4,42</w:t>
            </w:r>
          </w:p>
        </w:tc>
        <w:tc>
          <w:tcPr>
            <w:tcW w:w="1196" w:type="dxa"/>
            <w:tcBorders>
              <w:top w:val="nil"/>
              <w:left w:val="nil"/>
              <w:bottom w:val="nil"/>
              <w:right w:val="nil"/>
            </w:tcBorders>
            <w:shd w:val="clear" w:color="auto" w:fill="auto"/>
            <w:noWrap/>
            <w:hideMark/>
          </w:tcPr>
          <w:p w14:paraId="6F960AA5" w14:textId="77777777" w:rsidR="00954F98" w:rsidRPr="008B7065" w:rsidRDefault="00954F98" w:rsidP="00A760AA">
            <w:pPr>
              <w:jc w:val="right"/>
              <w:rPr>
                <w:rFonts w:ascii="Bodoni MT" w:hAnsi="Bodoni MT"/>
                <w:color w:val="000000"/>
              </w:rPr>
            </w:pPr>
            <w:r w:rsidRPr="008B7065">
              <w:rPr>
                <w:rFonts w:ascii="Bodoni MT" w:hAnsi="Bodoni MT"/>
                <w:color w:val="000000"/>
              </w:rPr>
              <w:t>95,58</w:t>
            </w:r>
          </w:p>
        </w:tc>
        <w:tc>
          <w:tcPr>
            <w:tcW w:w="1196" w:type="dxa"/>
            <w:tcBorders>
              <w:top w:val="nil"/>
              <w:left w:val="nil"/>
              <w:bottom w:val="nil"/>
              <w:right w:val="nil"/>
            </w:tcBorders>
            <w:shd w:val="clear" w:color="auto" w:fill="auto"/>
            <w:noWrap/>
            <w:hideMark/>
          </w:tcPr>
          <w:p w14:paraId="6A234D02"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674E234F" w14:textId="77777777" w:rsidR="00954F98" w:rsidRPr="008B7065" w:rsidRDefault="00954F98" w:rsidP="00A760AA">
            <w:pPr>
              <w:jc w:val="right"/>
              <w:rPr>
                <w:rFonts w:ascii="Bodoni MT" w:hAnsi="Bodoni MT"/>
                <w:color w:val="000000"/>
              </w:rPr>
            </w:pPr>
            <w:r w:rsidRPr="008B7065">
              <w:rPr>
                <w:rFonts w:ascii="Bodoni MT" w:hAnsi="Bodoni MT"/>
                <w:color w:val="000000"/>
              </w:rPr>
              <w:t>113</w:t>
            </w:r>
          </w:p>
        </w:tc>
        <w:tc>
          <w:tcPr>
            <w:tcW w:w="1445" w:type="dxa"/>
            <w:tcBorders>
              <w:top w:val="nil"/>
              <w:left w:val="nil"/>
              <w:bottom w:val="nil"/>
              <w:right w:val="nil"/>
            </w:tcBorders>
            <w:shd w:val="clear" w:color="auto" w:fill="auto"/>
            <w:noWrap/>
            <w:hideMark/>
          </w:tcPr>
          <w:p w14:paraId="3BAD88E2" w14:textId="77777777" w:rsidR="00954F98" w:rsidRPr="008B7065" w:rsidRDefault="00954F98" w:rsidP="00A760AA">
            <w:pPr>
              <w:jc w:val="right"/>
              <w:rPr>
                <w:rFonts w:ascii="Bodoni MT" w:hAnsi="Bodoni MT"/>
                <w:color w:val="000000"/>
              </w:rPr>
            </w:pPr>
          </w:p>
        </w:tc>
      </w:tr>
      <w:tr w:rsidR="00954F98" w:rsidRPr="008B7065" w14:paraId="53EAC63F" w14:textId="77777777" w:rsidTr="00A760AA">
        <w:trPr>
          <w:trHeight w:val="330"/>
        </w:trPr>
        <w:tc>
          <w:tcPr>
            <w:tcW w:w="1790" w:type="dxa"/>
            <w:tcBorders>
              <w:top w:val="nil"/>
              <w:left w:val="nil"/>
              <w:bottom w:val="nil"/>
              <w:right w:val="nil"/>
            </w:tcBorders>
            <w:shd w:val="clear" w:color="auto" w:fill="auto"/>
            <w:noWrap/>
            <w:hideMark/>
          </w:tcPr>
          <w:p w14:paraId="58C7CB92" w14:textId="77777777" w:rsidR="00954F98" w:rsidRPr="008B7065" w:rsidRDefault="00954F98" w:rsidP="00A760AA">
            <w:pPr>
              <w:rPr>
                <w:rFonts w:ascii="Bodoni MT" w:hAnsi="Bodoni MT"/>
                <w:color w:val="000000"/>
              </w:rPr>
            </w:pPr>
            <w:r w:rsidRPr="008B7065">
              <w:rPr>
                <w:rFonts w:ascii="Bodoni MT" w:hAnsi="Bodoni MT"/>
                <w:color w:val="000000"/>
              </w:rPr>
              <w:t>Marié</w:t>
            </w:r>
          </w:p>
        </w:tc>
        <w:tc>
          <w:tcPr>
            <w:tcW w:w="2391" w:type="dxa"/>
            <w:tcBorders>
              <w:top w:val="nil"/>
              <w:left w:val="nil"/>
              <w:bottom w:val="nil"/>
              <w:right w:val="nil"/>
            </w:tcBorders>
            <w:shd w:val="clear" w:color="auto" w:fill="auto"/>
            <w:noWrap/>
            <w:hideMark/>
          </w:tcPr>
          <w:p w14:paraId="03D97B88" w14:textId="77777777" w:rsidR="00954F98" w:rsidRPr="008B7065" w:rsidRDefault="00954F98" w:rsidP="00A760AA">
            <w:pPr>
              <w:jc w:val="right"/>
              <w:rPr>
                <w:rFonts w:ascii="Bodoni MT" w:hAnsi="Bodoni MT"/>
                <w:color w:val="000000"/>
              </w:rPr>
            </w:pPr>
            <w:r w:rsidRPr="008B7065">
              <w:rPr>
                <w:rFonts w:ascii="Bodoni MT" w:hAnsi="Bodoni MT"/>
                <w:color w:val="000000"/>
              </w:rPr>
              <w:t>6,56</w:t>
            </w:r>
          </w:p>
        </w:tc>
        <w:tc>
          <w:tcPr>
            <w:tcW w:w="1196" w:type="dxa"/>
            <w:tcBorders>
              <w:top w:val="nil"/>
              <w:left w:val="nil"/>
              <w:bottom w:val="nil"/>
              <w:right w:val="nil"/>
            </w:tcBorders>
            <w:shd w:val="clear" w:color="auto" w:fill="auto"/>
            <w:noWrap/>
            <w:hideMark/>
          </w:tcPr>
          <w:p w14:paraId="4964BB91" w14:textId="77777777" w:rsidR="00954F98" w:rsidRPr="008B7065" w:rsidRDefault="00954F98" w:rsidP="00A760AA">
            <w:pPr>
              <w:jc w:val="right"/>
              <w:rPr>
                <w:rFonts w:ascii="Bodoni MT" w:hAnsi="Bodoni MT"/>
                <w:color w:val="000000"/>
              </w:rPr>
            </w:pPr>
            <w:r w:rsidRPr="008B7065">
              <w:rPr>
                <w:rFonts w:ascii="Bodoni MT" w:hAnsi="Bodoni MT"/>
                <w:color w:val="000000"/>
              </w:rPr>
              <w:t>93,44</w:t>
            </w:r>
          </w:p>
        </w:tc>
        <w:tc>
          <w:tcPr>
            <w:tcW w:w="1196" w:type="dxa"/>
            <w:tcBorders>
              <w:top w:val="nil"/>
              <w:left w:val="nil"/>
              <w:bottom w:val="nil"/>
              <w:right w:val="nil"/>
            </w:tcBorders>
            <w:shd w:val="clear" w:color="auto" w:fill="auto"/>
            <w:noWrap/>
            <w:hideMark/>
          </w:tcPr>
          <w:p w14:paraId="387C7521"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19A64975" w14:textId="77777777" w:rsidR="00954F98" w:rsidRPr="008B7065" w:rsidRDefault="00954F98" w:rsidP="00A760AA">
            <w:pPr>
              <w:jc w:val="right"/>
              <w:rPr>
                <w:rFonts w:ascii="Bodoni MT" w:hAnsi="Bodoni MT"/>
                <w:color w:val="000000"/>
              </w:rPr>
            </w:pPr>
            <w:r w:rsidRPr="008B7065">
              <w:rPr>
                <w:rFonts w:ascii="Bodoni MT" w:hAnsi="Bodoni MT"/>
                <w:color w:val="000000"/>
              </w:rPr>
              <w:t>61</w:t>
            </w:r>
          </w:p>
        </w:tc>
        <w:tc>
          <w:tcPr>
            <w:tcW w:w="1445" w:type="dxa"/>
            <w:tcBorders>
              <w:top w:val="nil"/>
              <w:left w:val="nil"/>
              <w:bottom w:val="nil"/>
              <w:right w:val="nil"/>
            </w:tcBorders>
            <w:shd w:val="clear" w:color="auto" w:fill="auto"/>
            <w:noWrap/>
            <w:hideMark/>
          </w:tcPr>
          <w:p w14:paraId="1B5CD882" w14:textId="77777777" w:rsidR="00954F98" w:rsidRPr="008B7065" w:rsidRDefault="00954F98" w:rsidP="00A760AA">
            <w:pPr>
              <w:jc w:val="right"/>
              <w:rPr>
                <w:rFonts w:ascii="Bodoni MT" w:hAnsi="Bodoni MT"/>
                <w:color w:val="000000"/>
              </w:rPr>
            </w:pPr>
          </w:p>
        </w:tc>
      </w:tr>
      <w:tr w:rsidR="00954F98" w:rsidRPr="008B7065" w14:paraId="51AA8C8A" w14:textId="77777777" w:rsidTr="00A760AA">
        <w:trPr>
          <w:trHeight w:val="330"/>
        </w:trPr>
        <w:tc>
          <w:tcPr>
            <w:tcW w:w="1790" w:type="dxa"/>
            <w:tcBorders>
              <w:top w:val="nil"/>
              <w:left w:val="nil"/>
              <w:bottom w:val="nil"/>
              <w:right w:val="nil"/>
            </w:tcBorders>
            <w:shd w:val="clear" w:color="auto" w:fill="auto"/>
            <w:noWrap/>
            <w:hideMark/>
          </w:tcPr>
          <w:p w14:paraId="70C4429D" w14:textId="77777777" w:rsidR="00954F98" w:rsidRPr="008B7065" w:rsidRDefault="00954F98" w:rsidP="00A760AA">
            <w:pPr>
              <w:rPr>
                <w:rFonts w:ascii="Bodoni MT" w:hAnsi="Bodoni MT"/>
                <w:color w:val="000000"/>
              </w:rPr>
            </w:pPr>
            <w:r w:rsidRPr="008B7065">
              <w:rPr>
                <w:rFonts w:ascii="Bodoni MT" w:hAnsi="Bodoni MT"/>
                <w:color w:val="000000"/>
              </w:rPr>
              <w:t>Séparé/Divorcé</w:t>
            </w:r>
          </w:p>
        </w:tc>
        <w:tc>
          <w:tcPr>
            <w:tcW w:w="2391" w:type="dxa"/>
            <w:tcBorders>
              <w:top w:val="nil"/>
              <w:left w:val="nil"/>
              <w:bottom w:val="nil"/>
              <w:right w:val="nil"/>
            </w:tcBorders>
            <w:shd w:val="clear" w:color="auto" w:fill="auto"/>
            <w:noWrap/>
            <w:hideMark/>
          </w:tcPr>
          <w:p w14:paraId="343C782C" w14:textId="77777777" w:rsidR="00954F98" w:rsidRPr="008B7065" w:rsidRDefault="00954F98" w:rsidP="00A760AA">
            <w:pPr>
              <w:jc w:val="right"/>
              <w:rPr>
                <w:rFonts w:ascii="Bodoni MT" w:hAnsi="Bodoni MT"/>
                <w:color w:val="000000"/>
              </w:rPr>
            </w:pPr>
            <w:r w:rsidRPr="008B7065">
              <w:rPr>
                <w:rFonts w:ascii="Bodoni MT" w:hAnsi="Bodoni MT"/>
                <w:color w:val="000000"/>
              </w:rPr>
              <w:t>33,33</w:t>
            </w:r>
          </w:p>
        </w:tc>
        <w:tc>
          <w:tcPr>
            <w:tcW w:w="1196" w:type="dxa"/>
            <w:tcBorders>
              <w:top w:val="nil"/>
              <w:left w:val="nil"/>
              <w:bottom w:val="nil"/>
              <w:right w:val="nil"/>
            </w:tcBorders>
            <w:shd w:val="clear" w:color="auto" w:fill="auto"/>
            <w:noWrap/>
            <w:hideMark/>
          </w:tcPr>
          <w:p w14:paraId="0EDB02A2" w14:textId="77777777" w:rsidR="00954F98" w:rsidRPr="008B7065" w:rsidRDefault="00954F98" w:rsidP="00A760AA">
            <w:pPr>
              <w:jc w:val="right"/>
              <w:rPr>
                <w:rFonts w:ascii="Bodoni MT" w:hAnsi="Bodoni MT"/>
                <w:color w:val="000000"/>
              </w:rPr>
            </w:pPr>
            <w:r w:rsidRPr="008B7065">
              <w:rPr>
                <w:rFonts w:ascii="Bodoni MT" w:hAnsi="Bodoni MT"/>
                <w:color w:val="000000"/>
              </w:rPr>
              <w:t>66,67</w:t>
            </w:r>
          </w:p>
        </w:tc>
        <w:tc>
          <w:tcPr>
            <w:tcW w:w="1196" w:type="dxa"/>
            <w:tcBorders>
              <w:top w:val="nil"/>
              <w:left w:val="nil"/>
              <w:bottom w:val="nil"/>
              <w:right w:val="nil"/>
            </w:tcBorders>
            <w:shd w:val="clear" w:color="auto" w:fill="auto"/>
            <w:noWrap/>
            <w:hideMark/>
          </w:tcPr>
          <w:p w14:paraId="0300C1BE"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F15550A" w14:textId="77777777" w:rsidR="00954F98" w:rsidRPr="008B7065" w:rsidRDefault="00954F98" w:rsidP="00A760AA">
            <w:pPr>
              <w:jc w:val="right"/>
              <w:rPr>
                <w:rFonts w:ascii="Bodoni MT" w:hAnsi="Bodoni MT"/>
                <w:color w:val="000000"/>
              </w:rPr>
            </w:pPr>
            <w:r w:rsidRPr="008B7065">
              <w:rPr>
                <w:rFonts w:ascii="Bodoni MT" w:hAnsi="Bodoni MT"/>
                <w:color w:val="000000"/>
              </w:rPr>
              <w:t>3</w:t>
            </w:r>
          </w:p>
        </w:tc>
        <w:tc>
          <w:tcPr>
            <w:tcW w:w="1445" w:type="dxa"/>
            <w:tcBorders>
              <w:top w:val="nil"/>
              <w:left w:val="nil"/>
              <w:bottom w:val="nil"/>
              <w:right w:val="nil"/>
            </w:tcBorders>
            <w:shd w:val="clear" w:color="auto" w:fill="auto"/>
            <w:noWrap/>
            <w:hideMark/>
          </w:tcPr>
          <w:p w14:paraId="006C3143" w14:textId="77777777" w:rsidR="00954F98" w:rsidRPr="008B7065" w:rsidRDefault="00954F98" w:rsidP="00A760AA">
            <w:pPr>
              <w:jc w:val="right"/>
              <w:rPr>
                <w:rFonts w:ascii="Bodoni MT" w:hAnsi="Bodoni MT"/>
                <w:color w:val="000000"/>
              </w:rPr>
            </w:pPr>
          </w:p>
        </w:tc>
      </w:tr>
      <w:tr w:rsidR="00954F98" w:rsidRPr="008B7065" w14:paraId="12CA9578" w14:textId="77777777" w:rsidTr="00A760AA">
        <w:trPr>
          <w:trHeight w:val="345"/>
        </w:trPr>
        <w:tc>
          <w:tcPr>
            <w:tcW w:w="1790" w:type="dxa"/>
            <w:tcBorders>
              <w:top w:val="nil"/>
              <w:left w:val="nil"/>
              <w:bottom w:val="nil"/>
              <w:right w:val="nil"/>
            </w:tcBorders>
            <w:shd w:val="clear" w:color="auto" w:fill="auto"/>
            <w:noWrap/>
            <w:hideMark/>
          </w:tcPr>
          <w:p w14:paraId="16DE62A1" w14:textId="77777777" w:rsidR="00954F98" w:rsidRPr="008B7065" w:rsidRDefault="00954F98" w:rsidP="00A760AA">
            <w:pPr>
              <w:rPr>
                <w:rFonts w:ascii="Bodoni MT" w:hAnsi="Bodoni MT"/>
                <w:color w:val="000000"/>
              </w:rPr>
            </w:pPr>
            <w:r w:rsidRPr="008B7065">
              <w:rPr>
                <w:rFonts w:ascii="Bodoni MT" w:hAnsi="Bodoni MT"/>
                <w:color w:val="000000"/>
              </w:rPr>
              <w:t>Concubinage</w:t>
            </w:r>
          </w:p>
        </w:tc>
        <w:tc>
          <w:tcPr>
            <w:tcW w:w="2391" w:type="dxa"/>
            <w:tcBorders>
              <w:top w:val="nil"/>
              <w:left w:val="nil"/>
              <w:bottom w:val="nil"/>
              <w:right w:val="nil"/>
            </w:tcBorders>
            <w:shd w:val="clear" w:color="auto" w:fill="auto"/>
            <w:noWrap/>
            <w:hideMark/>
          </w:tcPr>
          <w:p w14:paraId="6C7A66EB"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2ECB3A8F"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5925D16"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1B09E65E" w14:textId="77777777" w:rsidR="00954F98" w:rsidRPr="008B7065" w:rsidRDefault="00954F98" w:rsidP="00A760AA">
            <w:pPr>
              <w:jc w:val="right"/>
              <w:rPr>
                <w:rFonts w:ascii="Bodoni MT" w:hAnsi="Bodoni MT"/>
                <w:color w:val="000000"/>
              </w:rPr>
            </w:pPr>
            <w:r w:rsidRPr="008B7065">
              <w:rPr>
                <w:rFonts w:ascii="Bodoni MT" w:hAnsi="Bodoni MT"/>
                <w:color w:val="000000"/>
              </w:rPr>
              <w:t>12</w:t>
            </w:r>
          </w:p>
        </w:tc>
        <w:tc>
          <w:tcPr>
            <w:tcW w:w="1445" w:type="dxa"/>
            <w:tcBorders>
              <w:top w:val="nil"/>
              <w:left w:val="nil"/>
              <w:bottom w:val="nil"/>
              <w:right w:val="nil"/>
            </w:tcBorders>
            <w:shd w:val="clear" w:color="auto" w:fill="auto"/>
            <w:noWrap/>
            <w:hideMark/>
          </w:tcPr>
          <w:p w14:paraId="65D761AA" w14:textId="77777777" w:rsidR="00954F98" w:rsidRPr="008B7065" w:rsidRDefault="00954F98" w:rsidP="00A760AA">
            <w:pPr>
              <w:jc w:val="right"/>
              <w:rPr>
                <w:rFonts w:ascii="Bodoni MT" w:hAnsi="Bodoni MT"/>
                <w:color w:val="000000"/>
              </w:rPr>
            </w:pPr>
          </w:p>
        </w:tc>
      </w:tr>
      <w:tr w:rsidR="00954F98" w:rsidRPr="008B7065" w14:paraId="09C250B8" w14:textId="77777777" w:rsidTr="00A760AA">
        <w:trPr>
          <w:trHeight w:val="330"/>
        </w:trPr>
        <w:tc>
          <w:tcPr>
            <w:tcW w:w="5377" w:type="dxa"/>
            <w:gridSpan w:val="3"/>
            <w:tcBorders>
              <w:top w:val="single" w:sz="8" w:space="0" w:color="auto"/>
              <w:left w:val="nil"/>
              <w:bottom w:val="nil"/>
              <w:right w:val="nil"/>
            </w:tcBorders>
            <w:shd w:val="clear" w:color="auto" w:fill="auto"/>
            <w:noWrap/>
            <w:hideMark/>
          </w:tcPr>
          <w:p w14:paraId="00D4E6DA" w14:textId="77777777" w:rsidR="00954F98" w:rsidRPr="008B7065" w:rsidRDefault="00954F98" w:rsidP="00A760AA">
            <w:pPr>
              <w:rPr>
                <w:rFonts w:ascii="Bodoni MT" w:hAnsi="Bodoni MT"/>
                <w:color w:val="000000"/>
              </w:rPr>
            </w:pPr>
            <w:r w:rsidRPr="008B7065">
              <w:rPr>
                <w:rFonts w:ascii="Bodoni MT" w:hAnsi="Bodoni MT"/>
                <w:color w:val="000000"/>
              </w:rPr>
              <w:t>Milieu de résidence du diplômé</w:t>
            </w:r>
          </w:p>
        </w:tc>
        <w:tc>
          <w:tcPr>
            <w:tcW w:w="1196" w:type="dxa"/>
            <w:tcBorders>
              <w:top w:val="single" w:sz="8" w:space="0" w:color="auto"/>
              <w:left w:val="nil"/>
              <w:bottom w:val="nil"/>
              <w:right w:val="nil"/>
            </w:tcBorders>
            <w:shd w:val="clear" w:color="auto" w:fill="auto"/>
            <w:noWrap/>
            <w:hideMark/>
          </w:tcPr>
          <w:p w14:paraId="02A8ECE6"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2594F3C5"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5E58A517" w14:textId="77777777" w:rsidR="00954F98" w:rsidRPr="008B7065" w:rsidRDefault="00954F98" w:rsidP="00A760AA">
            <w:pPr>
              <w:jc w:val="right"/>
              <w:rPr>
                <w:rFonts w:ascii="Bodoni MT" w:hAnsi="Bodoni MT"/>
                <w:color w:val="000000"/>
              </w:rPr>
            </w:pPr>
            <w:r w:rsidRPr="008B7065">
              <w:rPr>
                <w:rFonts w:ascii="Bodoni MT" w:hAnsi="Bodoni MT"/>
                <w:color w:val="000000"/>
              </w:rPr>
              <w:t>0,098</w:t>
            </w:r>
          </w:p>
        </w:tc>
      </w:tr>
      <w:tr w:rsidR="00954F98" w:rsidRPr="008B7065" w14:paraId="79D86232" w14:textId="77777777" w:rsidTr="00A760AA">
        <w:trPr>
          <w:trHeight w:val="330"/>
        </w:trPr>
        <w:tc>
          <w:tcPr>
            <w:tcW w:w="1790" w:type="dxa"/>
            <w:tcBorders>
              <w:top w:val="nil"/>
              <w:left w:val="nil"/>
              <w:bottom w:val="nil"/>
              <w:right w:val="nil"/>
            </w:tcBorders>
            <w:shd w:val="clear" w:color="auto" w:fill="auto"/>
            <w:noWrap/>
            <w:hideMark/>
          </w:tcPr>
          <w:p w14:paraId="7E9F471B" w14:textId="77777777" w:rsidR="00954F98" w:rsidRPr="008B7065" w:rsidRDefault="00954F98" w:rsidP="00A760AA">
            <w:pPr>
              <w:rPr>
                <w:rFonts w:ascii="Bodoni MT" w:hAnsi="Bodoni MT"/>
                <w:color w:val="000000"/>
              </w:rPr>
            </w:pPr>
            <w:r w:rsidRPr="008B7065">
              <w:rPr>
                <w:rFonts w:ascii="Bodoni MT" w:hAnsi="Bodoni MT"/>
                <w:color w:val="000000"/>
              </w:rPr>
              <w:t>Urbain</w:t>
            </w:r>
          </w:p>
        </w:tc>
        <w:tc>
          <w:tcPr>
            <w:tcW w:w="2391" w:type="dxa"/>
            <w:tcBorders>
              <w:top w:val="nil"/>
              <w:left w:val="nil"/>
              <w:bottom w:val="nil"/>
              <w:right w:val="nil"/>
            </w:tcBorders>
            <w:shd w:val="clear" w:color="auto" w:fill="auto"/>
            <w:noWrap/>
            <w:hideMark/>
          </w:tcPr>
          <w:p w14:paraId="3F77D3B7" w14:textId="77777777" w:rsidR="00954F98" w:rsidRPr="008B7065" w:rsidRDefault="00954F98" w:rsidP="00A760AA">
            <w:pPr>
              <w:jc w:val="right"/>
              <w:rPr>
                <w:rFonts w:ascii="Bodoni MT" w:hAnsi="Bodoni MT"/>
                <w:color w:val="000000"/>
              </w:rPr>
            </w:pPr>
            <w:r w:rsidRPr="008B7065">
              <w:rPr>
                <w:rFonts w:ascii="Bodoni MT" w:hAnsi="Bodoni MT"/>
                <w:color w:val="000000"/>
              </w:rPr>
              <w:t>6,67</w:t>
            </w:r>
          </w:p>
        </w:tc>
        <w:tc>
          <w:tcPr>
            <w:tcW w:w="1196" w:type="dxa"/>
            <w:tcBorders>
              <w:top w:val="nil"/>
              <w:left w:val="nil"/>
              <w:bottom w:val="nil"/>
              <w:right w:val="nil"/>
            </w:tcBorders>
            <w:shd w:val="clear" w:color="auto" w:fill="auto"/>
            <w:noWrap/>
            <w:hideMark/>
          </w:tcPr>
          <w:p w14:paraId="7301E586" w14:textId="77777777" w:rsidR="00954F98" w:rsidRPr="008B7065" w:rsidRDefault="00954F98" w:rsidP="00A760AA">
            <w:pPr>
              <w:jc w:val="right"/>
              <w:rPr>
                <w:rFonts w:ascii="Bodoni MT" w:hAnsi="Bodoni MT"/>
                <w:color w:val="000000"/>
              </w:rPr>
            </w:pPr>
            <w:r w:rsidRPr="008B7065">
              <w:rPr>
                <w:rFonts w:ascii="Bodoni MT" w:hAnsi="Bodoni MT"/>
                <w:color w:val="000000"/>
              </w:rPr>
              <w:t>93,33</w:t>
            </w:r>
          </w:p>
        </w:tc>
        <w:tc>
          <w:tcPr>
            <w:tcW w:w="1196" w:type="dxa"/>
            <w:tcBorders>
              <w:top w:val="nil"/>
              <w:left w:val="nil"/>
              <w:bottom w:val="nil"/>
              <w:right w:val="nil"/>
            </w:tcBorders>
            <w:shd w:val="clear" w:color="auto" w:fill="auto"/>
            <w:noWrap/>
            <w:hideMark/>
          </w:tcPr>
          <w:p w14:paraId="2ACF41EA"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6C2067C6" w14:textId="77777777" w:rsidR="00954F98" w:rsidRPr="008B7065" w:rsidRDefault="00954F98" w:rsidP="00A760AA">
            <w:pPr>
              <w:jc w:val="right"/>
              <w:rPr>
                <w:rFonts w:ascii="Bodoni MT" w:hAnsi="Bodoni MT"/>
                <w:color w:val="000000"/>
              </w:rPr>
            </w:pPr>
            <w:r w:rsidRPr="008B7065">
              <w:rPr>
                <w:rFonts w:ascii="Bodoni MT" w:hAnsi="Bodoni MT"/>
                <w:color w:val="000000"/>
              </w:rPr>
              <w:t>150</w:t>
            </w:r>
          </w:p>
        </w:tc>
        <w:tc>
          <w:tcPr>
            <w:tcW w:w="1445" w:type="dxa"/>
            <w:tcBorders>
              <w:top w:val="nil"/>
              <w:left w:val="nil"/>
              <w:bottom w:val="nil"/>
              <w:right w:val="nil"/>
            </w:tcBorders>
            <w:shd w:val="clear" w:color="auto" w:fill="auto"/>
            <w:noWrap/>
            <w:hideMark/>
          </w:tcPr>
          <w:p w14:paraId="323A18DB" w14:textId="77777777" w:rsidR="00954F98" w:rsidRPr="008B7065" w:rsidRDefault="00954F98" w:rsidP="00A760AA">
            <w:pPr>
              <w:jc w:val="right"/>
              <w:rPr>
                <w:rFonts w:ascii="Bodoni MT" w:hAnsi="Bodoni MT"/>
                <w:color w:val="000000"/>
              </w:rPr>
            </w:pPr>
          </w:p>
        </w:tc>
      </w:tr>
      <w:tr w:rsidR="00954F98" w:rsidRPr="008B7065" w14:paraId="0ECF5D30" w14:textId="77777777" w:rsidTr="00A760AA">
        <w:trPr>
          <w:trHeight w:val="345"/>
        </w:trPr>
        <w:tc>
          <w:tcPr>
            <w:tcW w:w="1790" w:type="dxa"/>
            <w:tcBorders>
              <w:top w:val="nil"/>
              <w:left w:val="nil"/>
              <w:bottom w:val="nil"/>
              <w:right w:val="nil"/>
            </w:tcBorders>
            <w:shd w:val="clear" w:color="auto" w:fill="auto"/>
            <w:noWrap/>
            <w:hideMark/>
          </w:tcPr>
          <w:p w14:paraId="7D3C13CB" w14:textId="77777777" w:rsidR="00954F98" w:rsidRPr="008B7065" w:rsidRDefault="00954F98" w:rsidP="00A760AA">
            <w:pPr>
              <w:rPr>
                <w:rFonts w:ascii="Bodoni MT" w:hAnsi="Bodoni MT"/>
                <w:color w:val="000000"/>
              </w:rPr>
            </w:pPr>
            <w:r w:rsidRPr="008B7065">
              <w:rPr>
                <w:rFonts w:ascii="Bodoni MT" w:hAnsi="Bodoni MT"/>
                <w:color w:val="000000"/>
              </w:rPr>
              <w:t>Rural</w:t>
            </w:r>
          </w:p>
        </w:tc>
        <w:tc>
          <w:tcPr>
            <w:tcW w:w="2391" w:type="dxa"/>
            <w:tcBorders>
              <w:top w:val="nil"/>
              <w:left w:val="nil"/>
              <w:bottom w:val="nil"/>
              <w:right w:val="nil"/>
            </w:tcBorders>
            <w:shd w:val="clear" w:color="auto" w:fill="auto"/>
            <w:noWrap/>
            <w:hideMark/>
          </w:tcPr>
          <w:p w14:paraId="04D047DD"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4561992A"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C3DBCB8"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777DBE39" w14:textId="77777777" w:rsidR="00954F98" w:rsidRPr="008B7065" w:rsidRDefault="00954F98" w:rsidP="00A760AA">
            <w:pPr>
              <w:jc w:val="right"/>
              <w:rPr>
                <w:rFonts w:ascii="Bodoni MT" w:hAnsi="Bodoni MT"/>
                <w:color w:val="000000"/>
              </w:rPr>
            </w:pPr>
            <w:r w:rsidRPr="008B7065">
              <w:rPr>
                <w:rFonts w:ascii="Bodoni MT" w:hAnsi="Bodoni MT"/>
                <w:color w:val="000000"/>
              </w:rPr>
              <w:t>39</w:t>
            </w:r>
          </w:p>
        </w:tc>
        <w:tc>
          <w:tcPr>
            <w:tcW w:w="1445" w:type="dxa"/>
            <w:tcBorders>
              <w:top w:val="nil"/>
              <w:left w:val="nil"/>
              <w:bottom w:val="nil"/>
              <w:right w:val="nil"/>
            </w:tcBorders>
            <w:shd w:val="clear" w:color="auto" w:fill="auto"/>
            <w:noWrap/>
            <w:hideMark/>
          </w:tcPr>
          <w:p w14:paraId="2DF799AD" w14:textId="77777777" w:rsidR="00954F98" w:rsidRPr="008B7065" w:rsidRDefault="00954F98" w:rsidP="00A760AA">
            <w:pPr>
              <w:jc w:val="right"/>
              <w:rPr>
                <w:rFonts w:ascii="Bodoni MT" w:hAnsi="Bodoni MT"/>
                <w:color w:val="000000"/>
              </w:rPr>
            </w:pPr>
          </w:p>
        </w:tc>
      </w:tr>
      <w:tr w:rsidR="00954F98" w:rsidRPr="008B7065" w14:paraId="1C1377E6" w14:textId="77777777" w:rsidTr="00A760AA">
        <w:trPr>
          <w:trHeight w:val="330"/>
        </w:trPr>
        <w:tc>
          <w:tcPr>
            <w:tcW w:w="4181" w:type="dxa"/>
            <w:gridSpan w:val="2"/>
            <w:tcBorders>
              <w:top w:val="single" w:sz="8" w:space="0" w:color="auto"/>
              <w:left w:val="nil"/>
              <w:bottom w:val="nil"/>
              <w:right w:val="nil"/>
            </w:tcBorders>
            <w:shd w:val="clear" w:color="auto" w:fill="auto"/>
            <w:noWrap/>
            <w:hideMark/>
          </w:tcPr>
          <w:p w14:paraId="4436BE06" w14:textId="77777777" w:rsidR="00954F98" w:rsidRPr="008B7065" w:rsidRDefault="00954F98" w:rsidP="00A760AA">
            <w:pPr>
              <w:rPr>
                <w:rFonts w:ascii="Bodoni MT" w:hAnsi="Bodoni MT"/>
                <w:color w:val="000000"/>
              </w:rPr>
            </w:pPr>
            <w:r w:rsidRPr="008B7065">
              <w:rPr>
                <w:rFonts w:ascii="Bodoni MT" w:hAnsi="Bodoni MT"/>
                <w:color w:val="000000"/>
              </w:rPr>
              <w:t>Diplôme obtenu</w:t>
            </w:r>
          </w:p>
        </w:tc>
        <w:tc>
          <w:tcPr>
            <w:tcW w:w="1196" w:type="dxa"/>
            <w:tcBorders>
              <w:top w:val="single" w:sz="8" w:space="0" w:color="auto"/>
              <w:left w:val="nil"/>
              <w:bottom w:val="nil"/>
              <w:right w:val="nil"/>
            </w:tcBorders>
            <w:shd w:val="clear" w:color="auto" w:fill="auto"/>
            <w:noWrap/>
            <w:hideMark/>
          </w:tcPr>
          <w:p w14:paraId="0324BFE1"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33E1CA18"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7812CCC4"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04466814" w14:textId="77777777" w:rsidR="00954F98" w:rsidRPr="008B7065" w:rsidRDefault="00954F98" w:rsidP="00A760AA">
            <w:pPr>
              <w:jc w:val="right"/>
              <w:rPr>
                <w:rFonts w:ascii="Bodoni MT" w:hAnsi="Bodoni MT"/>
                <w:color w:val="000000"/>
              </w:rPr>
            </w:pPr>
            <w:r w:rsidRPr="008B7065">
              <w:rPr>
                <w:rFonts w:ascii="Bodoni MT" w:hAnsi="Bodoni MT"/>
                <w:color w:val="000000"/>
              </w:rPr>
              <w:t>0,041</w:t>
            </w:r>
          </w:p>
        </w:tc>
      </w:tr>
      <w:tr w:rsidR="00954F98" w:rsidRPr="008B7065" w14:paraId="531635EA" w14:textId="77777777" w:rsidTr="00A760AA">
        <w:trPr>
          <w:trHeight w:val="330"/>
        </w:trPr>
        <w:tc>
          <w:tcPr>
            <w:tcW w:w="1790" w:type="dxa"/>
            <w:tcBorders>
              <w:top w:val="nil"/>
              <w:left w:val="nil"/>
              <w:bottom w:val="nil"/>
              <w:right w:val="nil"/>
            </w:tcBorders>
            <w:shd w:val="clear" w:color="auto" w:fill="auto"/>
            <w:noWrap/>
            <w:hideMark/>
          </w:tcPr>
          <w:p w14:paraId="31EB619C" w14:textId="77777777" w:rsidR="00954F98" w:rsidRPr="008B7065" w:rsidRDefault="00954F98" w:rsidP="00A760AA">
            <w:pPr>
              <w:rPr>
                <w:rFonts w:ascii="Bodoni MT" w:hAnsi="Bodoni MT"/>
                <w:color w:val="000000"/>
              </w:rPr>
            </w:pPr>
            <w:r w:rsidRPr="008B7065">
              <w:rPr>
                <w:rFonts w:ascii="Bodoni MT" w:hAnsi="Bodoni MT"/>
                <w:color w:val="000000"/>
              </w:rPr>
              <w:t>Médecine</w:t>
            </w:r>
          </w:p>
        </w:tc>
        <w:tc>
          <w:tcPr>
            <w:tcW w:w="2391" w:type="dxa"/>
            <w:tcBorders>
              <w:top w:val="nil"/>
              <w:left w:val="nil"/>
              <w:bottom w:val="nil"/>
              <w:right w:val="nil"/>
            </w:tcBorders>
            <w:shd w:val="clear" w:color="auto" w:fill="auto"/>
            <w:noWrap/>
            <w:hideMark/>
          </w:tcPr>
          <w:p w14:paraId="2E0C7A36" w14:textId="77777777" w:rsidR="00954F98" w:rsidRPr="008B7065" w:rsidRDefault="00954F98" w:rsidP="00A760AA">
            <w:pPr>
              <w:jc w:val="right"/>
              <w:rPr>
                <w:rFonts w:ascii="Bodoni MT" w:hAnsi="Bodoni MT"/>
                <w:color w:val="000000"/>
              </w:rPr>
            </w:pPr>
            <w:r w:rsidRPr="008B7065">
              <w:rPr>
                <w:rFonts w:ascii="Bodoni MT" w:hAnsi="Bodoni MT"/>
                <w:color w:val="000000"/>
              </w:rPr>
              <w:t>9,43</w:t>
            </w:r>
          </w:p>
        </w:tc>
        <w:tc>
          <w:tcPr>
            <w:tcW w:w="1196" w:type="dxa"/>
            <w:tcBorders>
              <w:top w:val="nil"/>
              <w:left w:val="nil"/>
              <w:bottom w:val="nil"/>
              <w:right w:val="nil"/>
            </w:tcBorders>
            <w:shd w:val="clear" w:color="auto" w:fill="auto"/>
            <w:noWrap/>
            <w:hideMark/>
          </w:tcPr>
          <w:p w14:paraId="2FB9299B" w14:textId="77777777" w:rsidR="00954F98" w:rsidRPr="008B7065" w:rsidRDefault="00954F98" w:rsidP="00A760AA">
            <w:pPr>
              <w:jc w:val="right"/>
              <w:rPr>
                <w:rFonts w:ascii="Bodoni MT" w:hAnsi="Bodoni MT"/>
                <w:color w:val="000000"/>
              </w:rPr>
            </w:pPr>
            <w:r w:rsidRPr="008B7065">
              <w:rPr>
                <w:rFonts w:ascii="Bodoni MT" w:hAnsi="Bodoni MT"/>
                <w:color w:val="000000"/>
              </w:rPr>
              <w:t>90,57</w:t>
            </w:r>
          </w:p>
        </w:tc>
        <w:tc>
          <w:tcPr>
            <w:tcW w:w="1196" w:type="dxa"/>
            <w:tcBorders>
              <w:top w:val="nil"/>
              <w:left w:val="nil"/>
              <w:bottom w:val="nil"/>
              <w:right w:val="nil"/>
            </w:tcBorders>
            <w:shd w:val="clear" w:color="auto" w:fill="auto"/>
            <w:noWrap/>
            <w:hideMark/>
          </w:tcPr>
          <w:p w14:paraId="6D7DFDCA"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157E3076" w14:textId="77777777" w:rsidR="00954F98" w:rsidRPr="008B7065" w:rsidRDefault="00954F98" w:rsidP="00A760AA">
            <w:pPr>
              <w:jc w:val="right"/>
              <w:rPr>
                <w:rFonts w:ascii="Bodoni MT" w:hAnsi="Bodoni MT"/>
                <w:color w:val="000000"/>
              </w:rPr>
            </w:pPr>
            <w:r w:rsidRPr="008B7065">
              <w:rPr>
                <w:rFonts w:ascii="Bodoni MT" w:hAnsi="Bodoni MT"/>
                <w:color w:val="000000"/>
              </w:rPr>
              <w:t>106</w:t>
            </w:r>
          </w:p>
        </w:tc>
        <w:tc>
          <w:tcPr>
            <w:tcW w:w="1445" w:type="dxa"/>
            <w:tcBorders>
              <w:top w:val="nil"/>
              <w:left w:val="nil"/>
              <w:bottom w:val="nil"/>
              <w:right w:val="nil"/>
            </w:tcBorders>
            <w:shd w:val="clear" w:color="auto" w:fill="auto"/>
            <w:noWrap/>
            <w:hideMark/>
          </w:tcPr>
          <w:p w14:paraId="2515DEEF" w14:textId="77777777" w:rsidR="00954F98" w:rsidRPr="008B7065" w:rsidRDefault="00954F98" w:rsidP="00A760AA">
            <w:pPr>
              <w:jc w:val="right"/>
              <w:rPr>
                <w:rFonts w:ascii="Bodoni MT" w:hAnsi="Bodoni MT"/>
                <w:color w:val="000000"/>
              </w:rPr>
            </w:pPr>
          </w:p>
        </w:tc>
      </w:tr>
      <w:tr w:rsidR="00954F98" w:rsidRPr="008B7065" w14:paraId="6FCD1BCD" w14:textId="77777777" w:rsidTr="00A760AA">
        <w:trPr>
          <w:trHeight w:val="330"/>
        </w:trPr>
        <w:tc>
          <w:tcPr>
            <w:tcW w:w="1790" w:type="dxa"/>
            <w:tcBorders>
              <w:top w:val="nil"/>
              <w:left w:val="nil"/>
              <w:bottom w:val="nil"/>
              <w:right w:val="nil"/>
            </w:tcBorders>
            <w:shd w:val="clear" w:color="auto" w:fill="auto"/>
            <w:noWrap/>
            <w:hideMark/>
          </w:tcPr>
          <w:p w14:paraId="161F299A" w14:textId="77777777" w:rsidR="00954F98" w:rsidRPr="008B7065" w:rsidRDefault="00954F98" w:rsidP="00A760AA">
            <w:pPr>
              <w:rPr>
                <w:rFonts w:ascii="Bodoni MT" w:hAnsi="Bodoni MT"/>
                <w:color w:val="000000"/>
              </w:rPr>
            </w:pPr>
            <w:r w:rsidRPr="008B7065">
              <w:rPr>
                <w:rFonts w:ascii="Bodoni MT" w:hAnsi="Bodoni MT"/>
                <w:color w:val="000000"/>
              </w:rPr>
              <w:t>Sage-Femme</w:t>
            </w:r>
          </w:p>
        </w:tc>
        <w:tc>
          <w:tcPr>
            <w:tcW w:w="2391" w:type="dxa"/>
            <w:tcBorders>
              <w:top w:val="nil"/>
              <w:left w:val="nil"/>
              <w:bottom w:val="nil"/>
              <w:right w:val="nil"/>
            </w:tcBorders>
            <w:shd w:val="clear" w:color="auto" w:fill="auto"/>
            <w:noWrap/>
            <w:hideMark/>
          </w:tcPr>
          <w:p w14:paraId="448BB962"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3F53C689"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0BF438C2"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33322CCA" w14:textId="77777777" w:rsidR="00954F98" w:rsidRPr="008B7065" w:rsidRDefault="00954F98" w:rsidP="00A760AA">
            <w:pPr>
              <w:jc w:val="right"/>
              <w:rPr>
                <w:rFonts w:ascii="Bodoni MT" w:hAnsi="Bodoni MT"/>
                <w:color w:val="000000"/>
              </w:rPr>
            </w:pPr>
            <w:r w:rsidRPr="008B7065">
              <w:rPr>
                <w:rFonts w:ascii="Bodoni MT" w:hAnsi="Bodoni MT"/>
                <w:color w:val="000000"/>
              </w:rPr>
              <w:t>23</w:t>
            </w:r>
          </w:p>
        </w:tc>
        <w:tc>
          <w:tcPr>
            <w:tcW w:w="1445" w:type="dxa"/>
            <w:tcBorders>
              <w:top w:val="nil"/>
              <w:left w:val="nil"/>
              <w:bottom w:val="nil"/>
              <w:right w:val="nil"/>
            </w:tcBorders>
            <w:shd w:val="clear" w:color="auto" w:fill="auto"/>
            <w:noWrap/>
            <w:hideMark/>
          </w:tcPr>
          <w:p w14:paraId="26ED11B5" w14:textId="77777777" w:rsidR="00954F98" w:rsidRPr="008B7065" w:rsidRDefault="00954F98" w:rsidP="00A760AA">
            <w:pPr>
              <w:jc w:val="right"/>
              <w:rPr>
                <w:rFonts w:ascii="Bodoni MT" w:hAnsi="Bodoni MT"/>
                <w:color w:val="000000"/>
              </w:rPr>
            </w:pPr>
          </w:p>
        </w:tc>
      </w:tr>
      <w:tr w:rsidR="00954F98" w:rsidRPr="008B7065" w14:paraId="50A880C3" w14:textId="77777777" w:rsidTr="00A760AA">
        <w:trPr>
          <w:trHeight w:val="330"/>
        </w:trPr>
        <w:tc>
          <w:tcPr>
            <w:tcW w:w="1790" w:type="dxa"/>
            <w:tcBorders>
              <w:top w:val="nil"/>
              <w:left w:val="nil"/>
              <w:bottom w:val="nil"/>
              <w:right w:val="nil"/>
            </w:tcBorders>
            <w:shd w:val="clear" w:color="auto" w:fill="auto"/>
            <w:noWrap/>
            <w:hideMark/>
          </w:tcPr>
          <w:p w14:paraId="2AB07984" w14:textId="77777777" w:rsidR="00954F98" w:rsidRPr="008B7065" w:rsidRDefault="00954F98" w:rsidP="00A760AA">
            <w:pPr>
              <w:rPr>
                <w:rFonts w:ascii="Bodoni MT" w:hAnsi="Bodoni MT"/>
                <w:color w:val="000000"/>
              </w:rPr>
            </w:pPr>
            <w:r w:rsidRPr="008B7065">
              <w:rPr>
                <w:rFonts w:ascii="Bodoni MT" w:hAnsi="Bodoni MT"/>
                <w:color w:val="000000"/>
              </w:rPr>
              <w:t>Infirmier(ère)</w:t>
            </w:r>
          </w:p>
        </w:tc>
        <w:tc>
          <w:tcPr>
            <w:tcW w:w="2391" w:type="dxa"/>
            <w:tcBorders>
              <w:top w:val="nil"/>
              <w:left w:val="nil"/>
              <w:bottom w:val="nil"/>
              <w:right w:val="nil"/>
            </w:tcBorders>
            <w:shd w:val="clear" w:color="auto" w:fill="auto"/>
            <w:noWrap/>
            <w:hideMark/>
          </w:tcPr>
          <w:p w14:paraId="4F32821D"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5FB65F1C"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726BA76F"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27034D9A" w14:textId="77777777" w:rsidR="00954F98" w:rsidRPr="008B7065" w:rsidRDefault="00954F98" w:rsidP="00A760AA">
            <w:pPr>
              <w:jc w:val="right"/>
              <w:rPr>
                <w:rFonts w:ascii="Bodoni MT" w:hAnsi="Bodoni MT"/>
                <w:color w:val="000000"/>
              </w:rPr>
            </w:pPr>
            <w:r w:rsidRPr="008B7065">
              <w:rPr>
                <w:rFonts w:ascii="Bodoni MT" w:hAnsi="Bodoni MT"/>
                <w:color w:val="000000"/>
              </w:rPr>
              <w:t>28</w:t>
            </w:r>
          </w:p>
        </w:tc>
        <w:tc>
          <w:tcPr>
            <w:tcW w:w="1445" w:type="dxa"/>
            <w:tcBorders>
              <w:top w:val="nil"/>
              <w:left w:val="nil"/>
              <w:bottom w:val="nil"/>
              <w:right w:val="nil"/>
            </w:tcBorders>
            <w:shd w:val="clear" w:color="auto" w:fill="auto"/>
            <w:noWrap/>
            <w:hideMark/>
          </w:tcPr>
          <w:p w14:paraId="44C4E596" w14:textId="77777777" w:rsidR="00954F98" w:rsidRPr="008B7065" w:rsidRDefault="00954F98" w:rsidP="00A760AA">
            <w:pPr>
              <w:jc w:val="right"/>
              <w:rPr>
                <w:rFonts w:ascii="Bodoni MT" w:hAnsi="Bodoni MT"/>
                <w:color w:val="000000"/>
              </w:rPr>
            </w:pPr>
          </w:p>
        </w:tc>
      </w:tr>
      <w:tr w:rsidR="00954F98" w:rsidRPr="008B7065" w14:paraId="60F882A8" w14:textId="77777777" w:rsidTr="00A760AA">
        <w:trPr>
          <w:trHeight w:val="345"/>
        </w:trPr>
        <w:tc>
          <w:tcPr>
            <w:tcW w:w="1790" w:type="dxa"/>
            <w:tcBorders>
              <w:top w:val="nil"/>
              <w:left w:val="nil"/>
              <w:bottom w:val="nil"/>
              <w:right w:val="nil"/>
            </w:tcBorders>
            <w:shd w:val="clear" w:color="auto" w:fill="auto"/>
            <w:noWrap/>
            <w:hideMark/>
          </w:tcPr>
          <w:p w14:paraId="6B608770" w14:textId="77777777" w:rsidR="00954F98" w:rsidRPr="008B7065" w:rsidRDefault="00954F98" w:rsidP="00A760AA">
            <w:pPr>
              <w:rPr>
                <w:rFonts w:ascii="Bodoni MT" w:hAnsi="Bodoni MT"/>
                <w:color w:val="000000"/>
              </w:rPr>
            </w:pPr>
            <w:r w:rsidRPr="008B7065">
              <w:rPr>
                <w:rFonts w:ascii="Bodoni MT" w:hAnsi="Bodoni MT"/>
                <w:color w:val="000000"/>
              </w:rPr>
              <w:t>Aide-Soignante</w:t>
            </w:r>
          </w:p>
        </w:tc>
        <w:tc>
          <w:tcPr>
            <w:tcW w:w="2391" w:type="dxa"/>
            <w:tcBorders>
              <w:top w:val="nil"/>
              <w:left w:val="nil"/>
              <w:bottom w:val="nil"/>
              <w:right w:val="nil"/>
            </w:tcBorders>
            <w:shd w:val="clear" w:color="auto" w:fill="auto"/>
            <w:noWrap/>
            <w:hideMark/>
          </w:tcPr>
          <w:p w14:paraId="7138C247"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298221E5"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005B0AAA"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3FB4BF46" w14:textId="77777777" w:rsidR="00954F98" w:rsidRPr="008B7065" w:rsidRDefault="00954F98" w:rsidP="00A760AA">
            <w:pPr>
              <w:jc w:val="right"/>
              <w:rPr>
                <w:rFonts w:ascii="Bodoni MT" w:hAnsi="Bodoni MT"/>
                <w:color w:val="000000"/>
              </w:rPr>
            </w:pPr>
            <w:r w:rsidRPr="008B7065">
              <w:rPr>
                <w:rFonts w:ascii="Bodoni MT" w:hAnsi="Bodoni MT"/>
                <w:color w:val="000000"/>
              </w:rPr>
              <w:t>32</w:t>
            </w:r>
          </w:p>
        </w:tc>
        <w:tc>
          <w:tcPr>
            <w:tcW w:w="1445" w:type="dxa"/>
            <w:tcBorders>
              <w:top w:val="nil"/>
              <w:left w:val="nil"/>
              <w:bottom w:val="nil"/>
              <w:right w:val="nil"/>
            </w:tcBorders>
            <w:shd w:val="clear" w:color="auto" w:fill="auto"/>
            <w:noWrap/>
            <w:hideMark/>
          </w:tcPr>
          <w:p w14:paraId="141ABE05" w14:textId="77777777" w:rsidR="00954F98" w:rsidRPr="008B7065" w:rsidRDefault="00954F98" w:rsidP="00A760AA">
            <w:pPr>
              <w:jc w:val="right"/>
              <w:rPr>
                <w:rFonts w:ascii="Bodoni MT" w:hAnsi="Bodoni MT"/>
                <w:color w:val="000000"/>
              </w:rPr>
            </w:pPr>
          </w:p>
        </w:tc>
      </w:tr>
      <w:tr w:rsidR="00954F98" w:rsidRPr="008B7065" w14:paraId="4AE7B518" w14:textId="77777777" w:rsidTr="00A760AA">
        <w:trPr>
          <w:trHeight w:val="330"/>
        </w:trPr>
        <w:tc>
          <w:tcPr>
            <w:tcW w:w="1790" w:type="dxa"/>
            <w:tcBorders>
              <w:top w:val="single" w:sz="8" w:space="0" w:color="auto"/>
              <w:left w:val="nil"/>
              <w:bottom w:val="nil"/>
              <w:right w:val="nil"/>
            </w:tcBorders>
            <w:shd w:val="clear" w:color="auto" w:fill="auto"/>
            <w:noWrap/>
            <w:hideMark/>
          </w:tcPr>
          <w:p w14:paraId="38B953C1" w14:textId="77777777" w:rsidR="00954F98" w:rsidRPr="008B7065" w:rsidRDefault="00954F98" w:rsidP="00A760AA">
            <w:pPr>
              <w:rPr>
                <w:rFonts w:ascii="Bodoni MT" w:hAnsi="Bodoni MT"/>
                <w:color w:val="000000"/>
              </w:rPr>
            </w:pPr>
            <w:r w:rsidRPr="008B7065">
              <w:rPr>
                <w:rFonts w:ascii="Bodoni MT" w:hAnsi="Bodoni MT"/>
                <w:color w:val="000000"/>
              </w:rPr>
              <w:t>Religion</w:t>
            </w:r>
          </w:p>
        </w:tc>
        <w:tc>
          <w:tcPr>
            <w:tcW w:w="2391" w:type="dxa"/>
            <w:tcBorders>
              <w:top w:val="single" w:sz="8" w:space="0" w:color="auto"/>
              <w:left w:val="nil"/>
              <w:bottom w:val="nil"/>
              <w:right w:val="nil"/>
            </w:tcBorders>
            <w:shd w:val="clear" w:color="auto" w:fill="auto"/>
            <w:noWrap/>
            <w:hideMark/>
          </w:tcPr>
          <w:p w14:paraId="38CEDC18"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72DE5B68"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5765AB0D"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725FFEBE"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67BCA3E0" w14:textId="77777777" w:rsidR="00954F98" w:rsidRPr="008B7065" w:rsidRDefault="00954F98" w:rsidP="00A760AA">
            <w:pPr>
              <w:jc w:val="right"/>
              <w:rPr>
                <w:rFonts w:ascii="Bodoni MT" w:hAnsi="Bodoni MT"/>
                <w:color w:val="000000"/>
              </w:rPr>
            </w:pPr>
            <w:r w:rsidRPr="008B7065">
              <w:rPr>
                <w:rFonts w:ascii="Bodoni MT" w:hAnsi="Bodoni MT"/>
                <w:color w:val="000000"/>
              </w:rPr>
              <w:t>0,669</w:t>
            </w:r>
          </w:p>
        </w:tc>
      </w:tr>
      <w:tr w:rsidR="00954F98" w:rsidRPr="008B7065" w14:paraId="47EDAD8A" w14:textId="77777777" w:rsidTr="00A760AA">
        <w:trPr>
          <w:trHeight w:val="330"/>
        </w:trPr>
        <w:tc>
          <w:tcPr>
            <w:tcW w:w="1790" w:type="dxa"/>
            <w:tcBorders>
              <w:top w:val="nil"/>
              <w:left w:val="nil"/>
              <w:bottom w:val="nil"/>
              <w:right w:val="nil"/>
            </w:tcBorders>
            <w:shd w:val="clear" w:color="auto" w:fill="auto"/>
            <w:noWrap/>
            <w:hideMark/>
          </w:tcPr>
          <w:p w14:paraId="361B4910" w14:textId="77777777" w:rsidR="00954F98" w:rsidRPr="008B7065" w:rsidRDefault="00954F98" w:rsidP="00A760AA">
            <w:pPr>
              <w:rPr>
                <w:rFonts w:ascii="Bodoni MT" w:hAnsi="Bodoni MT"/>
                <w:color w:val="000000"/>
              </w:rPr>
            </w:pPr>
            <w:r w:rsidRPr="008B7065">
              <w:rPr>
                <w:rFonts w:ascii="Bodoni MT" w:hAnsi="Bodoni MT"/>
                <w:color w:val="000000"/>
              </w:rPr>
              <w:t>Aucune</w:t>
            </w:r>
          </w:p>
        </w:tc>
        <w:tc>
          <w:tcPr>
            <w:tcW w:w="2391" w:type="dxa"/>
            <w:tcBorders>
              <w:top w:val="nil"/>
              <w:left w:val="nil"/>
              <w:bottom w:val="nil"/>
              <w:right w:val="nil"/>
            </w:tcBorders>
            <w:shd w:val="clear" w:color="auto" w:fill="auto"/>
            <w:noWrap/>
            <w:hideMark/>
          </w:tcPr>
          <w:p w14:paraId="4FCEC181" w14:textId="77777777" w:rsidR="00954F98" w:rsidRPr="008B7065" w:rsidRDefault="00954F98" w:rsidP="00A760AA">
            <w:pPr>
              <w:jc w:val="right"/>
              <w:rPr>
                <w:rFonts w:ascii="Bodoni MT" w:hAnsi="Bodoni MT"/>
                <w:color w:val="000000"/>
              </w:rPr>
            </w:pPr>
            <w:r w:rsidRPr="008B7065">
              <w:rPr>
                <w:rFonts w:ascii="Bodoni MT" w:hAnsi="Bodoni MT"/>
                <w:color w:val="000000"/>
              </w:rPr>
              <w:t>14,29</w:t>
            </w:r>
          </w:p>
        </w:tc>
        <w:tc>
          <w:tcPr>
            <w:tcW w:w="1196" w:type="dxa"/>
            <w:tcBorders>
              <w:top w:val="nil"/>
              <w:left w:val="nil"/>
              <w:bottom w:val="nil"/>
              <w:right w:val="nil"/>
            </w:tcBorders>
            <w:shd w:val="clear" w:color="auto" w:fill="auto"/>
            <w:noWrap/>
            <w:hideMark/>
          </w:tcPr>
          <w:p w14:paraId="49E251C5" w14:textId="77777777" w:rsidR="00954F98" w:rsidRPr="008B7065" w:rsidRDefault="00954F98" w:rsidP="00A760AA">
            <w:pPr>
              <w:jc w:val="right"/>
              <w:rPr>
                <w:rFonts w:ascii="Bodoni MT" w:hAnsi="Bodoni MT"/>
                <w:color w:val="000000"/>
              </w:rPr>
            </w:pPr>
            <w:r w:rsidRPr="008B7065">
              <w:rPr>
                <w:rFonts w:ascii="Bodoni MT" w:hAnsi="Bodoni MT"/>
                <w:color w:val="000000"/>
              </w:rPr>
              <w:t>85,71</w:t>
            </w:r>
          </w:p>
        </w:tc>
        <w:tc>
          <w:tcPr>
            <w:tcW w:w="1196" w:type="dxa"/>
            <w:tcBorders>
              <w:top w:val="nil"/>
              <w:left w:val="nil"/>
              <w:bottom w:val="nil"/>
              <w:right w:val="nil"/>
            </w:tcBorders>
            <w:shd w:val="clear" w:color="auto" w:fill="auto"/>
            <w:noWrap/>
            <w:hideMark/>
          </w:tcPr>
          <w:p w14:paraId="0A67DF97"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DF96258" w14:textId="77777777" w:rsidR="00954F98" w:rsidRPr="008B7065" w:rsidRDefault="00954F98" w:rsidP="00A760AA">
            <w:pPr>
              <w:jc w:val="right"/>
              <w:rPr>
                <w:rFonts w:ascii="Bodoni MT" w:hAnsi="Bodoni MT"/>
                <w:color w:val="000000"/>
              </w:rPr>
            </w:pPr>
            <w:r w:rsidRPr="008B7065">
              <w:rPr>
                <w:rFonts w:ascii="Bodoni MT" w:hAnsi="Bodoni MT"/>
                <w:color w:val="000000"/>
              </w:rPr>
              <w:t>7</w:t>
            </w:r>
          </w:p>
        </w:tc>
        <w:tc>
          <w:tcPr>
            <w:tcW w:w="1445" w:type="dxa"/>
            <w:tcBorders>
              <w:top w:val="nil"/>
              <w:left w:val="nil"/>
              <w:bottom w:val="nil"/>
              <w:right w:val="nil"/>
            </w:tcBorders>
            <w:shd w:val="clear" w:color="auto" w:fill="auto"/>
            <w:noWrap/>
            <w:hideMark/>
          </w:tcPr>
          <w:p w14:paraId="733EB689" w14:textId="77777777" w:rsidR="00954F98" w:rsidRPr="008B7065" w:rsidRDefault="00954F98" w:rsidP="00A760AA">
            <w:pPr>
              <w:jc w:val="right"/>
              <w:rPr>
                <w:rFonts w:ascii="Bodoni MT" w:hAnsi="Bodoni MT"/>
                <w:color w:val="000000"/>
              </w:rPr>
            </w:pPr>
          </w:p>
        </w:tc>
      </w:tr>
      <w:tr w:rsidR="00954F98" w:rsidRPr="008B7065" w14:paraId="14A22B45" w14:textId="77777777" w:rsidTr="00A760AA">
        <w:trPr>
          <w:trHeight w:val="330"/>
        </w:trPr>
        <w:tc>
          <w:tcPr>
            <w:tcW w:w="1790" w:type="dxa"/>
            <w:tcBorders>
              <w:top w:val="nil"/>
              <w:left w:val="nil"/>
              <w:bottom w:val="nil"/>
              <w:right w:val="nil"/>
            </w:tcBorders>
            <w:shd w:val="clear" w:color="auto" w:fill="auto"/>
            <w:noWrap/>
            <w:hideMark/>
          </w:tcPr>
          <w:p w14:paraId="04276612" w14:textId="77777777" w:rsidR="00954F98" w:rsidRPr="008B7065" w:rsidRDefault="00954F98" w:rsidP="00A760AA">
            <w:pPr>
              <w:rPr>
                <w:rFonts w:ascii="Bodoni MT" w:hAnsi="Bodoni MT"/>
                <w:color w:val="000000"/>
              </w:rPr>
            </w:pPr>
            <w:r w:rsidRPr="008B7065">
              <w:rPr>
                <w:rFonts w:ascii="Bodoni MT" w:hAnsi="Bodoni MT"/>
                <w:color w:val="000000"/>
              </w:rPr>
              <w:t>Christianisme</w:t>
            </w:r>
          </w:p>
        </w:tc>
        <w:tc>
          <w:tcPr>
            <w:tcW w:w="2391" w:type="dxa"/>
            <w:tcBorders>
              <w:top w:val="nil"/>
              <w:left w:val="nil"/>
              <w:bottom w:val="nil"/>
              <w:right w:val="nil"/>
            </w:tcBorders>
            <w:shd w:val="clear" w:color="auto" w:fill="auto"/>
            <w:noWrap/>
            <w:hideMark/>
          </w:tcPr>
          <w:p w14:paraId="76837955" w14:textId="77777777" w:rsidR="00954F98" w:rsidRPr="008B7065" w:rsidRDefault="00954F98" w:rsidP="00A760AA">
            <w:pPr>
              <w:jc w:val="right"/>
              <w:rPr>
                <w:rFonts w:ascii="Bodoni MT" w:hAnsi="Bodoni MT"/>
                <w:color w:val="000000"/>
              </w:rPr>
            </w:pPr>
            <w:r w:rsidRPr="008B7065">
              <w:rPr>
                <w:rFonts w:ascii="Bodoni MT" w:hAnsi="Bodoni MT"/>
                <w:color w:val="000000"/>
              </w:rPr>
              <w:t>4,55</w:t>
            </w:r>
          </w:p>
        </w:tc>
        <w:tc>
          <w:tcPr>
            <w:tcW w:w="1196" w:type="dxa"/>
            <w:tcBorders>
              <w:top w:val="nil"/>
              <w:left w:val="nil"/>
              <w:bottom w:val="nil"/>
              <w:right w:val="nil"/>
            </w:tcBorders>
            <w:shd w:val="clear" w:color="auto" w:fill="auto"/>
            <w:noWrap/>
            <w:hideMark/>
          </w:tcPr>
          <w:p w14:paraId="2CD2A5F2" w14:textId="77777777" w:rsidR="00954F98" w:rsidRPr="008B7065" w:rsidRDefault="00954F98" w:rsidP="00A760AA">
            <w:pPr>
              <w:jc w:val="right"/>
              <w:rPr>
                <w:rFonts w:ascii="Bodoni MT" w:hAnsi="Bodoni MT"/>
                <w:color w:val="000000"/>
              </w:rPr>
            </w:pPr>
            <w:r w:rsidRPr="008B7065">
              <w:rPr>
                <w:rFonts w:ascii="Bodoni MT" w:hAnsi="Bodoni MT"/>
                <w:color w:val="000000"/>
              </w:rPr>
              <w:t>95,45</w:t>
            </w:r>
          </w:p>
        </w:tc>
        <w:tc>
          <w:tcPr>
            <w:tcW w:w="1196" w:type="dxa"/>
            <w:tcBorders>
              <w:top w:val="nil"/>
              <w:left w:val="nil"/>
              <w:bottom w:val="nil"/>
              <w:right w:val="nil"/>
            </w:tcBorders>
            <w:shd w:val="clear" w:color="auto" w:fill="auto"/>
            <w:noWrap/>
            <w:hideMark/>
          </w:tcPr>
          <w:p w14:paraId="2834F654"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12DABDF3" w14:textId="77777777" w:rsidR="00954F98" w:rsidRPr="008B7065" w:rsidRDefault="00954F98" w:rsidP="00A760AA">
            <w:pPr>
              <w:jc w:val="right"/>
              <w:rPr>
                <w:rFonts w:ascii="Bodoni MT" w:hAnsi="Bodoni MT"/>
                <w:color w:val="000000"/>
              </w:rPr>
            </w:pPr>
            <w:r w:rsidRPr="008B7065">
              <w:rPr>
                <w:rFonts w:ascii="Bodoni MT" w:hAnsi="Bodoni MT"/>
                <w:color w:val="000000"/>
              </w:rPr>
              <w:t>132</w:t>
            </w:r>
          </w:p>
        </w:tc>
        <w:tc>
          <w:tcPr>
            <w:tcW w:w="1445" w:type="dxa"/>
            <w:tcBorders>
              <w:top w:val="nil"/>
              <w:left w:val="nil"/>
              <w:bottom w:val="nil"/>
              <w:right w:val="nil"/>
            </w:tcBorders>
            <w:shd w:val="clear" w:color="auto" w:fill="auto"/>
            <w:noWrap/>
            <w:hideMark/>
          </w:tcPr>
          <w:p w14:paraId="6CB5C70D" w14:textId="77777777" w:rsidR="00954F98" w:rsidRPr="008B7065" w:rsidRDefault="00954F98" w:rsidP="00A760AA">
            <w:pPr>
              <w:jc w:val="right"/>
              <w:rPr>
                <w:rFonts w:ascii="Bodoni MT" w:hAnsi="Bodoni MT"/>
                <w:color w:val="000000"/>
              </w:rPr>
            </w:pPr>
          </w:p>
        </w:tc>
      </w:tr>
      <w:tr w:rsidR="00954F98" w:rsidRPr="008B7065" w14:paraId="7BC5B34D" w14:textId="77777777" w:rsidTr="00A760AA">
        <w:trPr>
          <w:trHeight w:val="330"/>
        </w:trPr>
        <w:tc>
          <w:tcPr>
            <w:tcW w:w="1790" w:type="dxa"/>
            <w:tcBorders>
              <w:top w:val="nil"/>
              <w:left w:val="nil"/>
              <w:bottom w:val="nil"/>
              <w:right w:val="nil"/>
            </w:tcBorders>
            <w:shd w:val="clear" w:color="auto" w:fill="auto"/>
            <w:noWrap/>
            <w:hideMark/>
          </w:tcPr>
          <w:p w14:paraId="2C62BF1F" w14:textId="77777777" w:rsidR="00954F98" w:rsidRPr="008B7065" w:rsidRDefault="00954F98" w:rsidP="00A760AA">
            <w:pPr>
              <w:rPr>
                <w:rFonts w:ascii="Bodoni MT" w:hAnsi="Bodoni MT"/>
                <w:color w:val="000000"/>
              </w:rPr>
            </w:pPr>
            <w:r w:rsidRPr="008B7065">
              <w:rPr>
                <w:rFonts w:ascii="Bodoni MT" w:hAnsi="Bodoni MT"/>
                <w:color w:val="000000"/>
              </w:rPr>
              <w:t>Islam</w:t>
            </w:r>
          </w:p>
        </w:tc>
        <w:tc>
          <w:tcPr>
            <w:tcW w:w="2391" w:type="dxa"/>
            <w:tcBorders>
              <w:top w:val="nil"/>
              <w:left w:val="nil"/>
              <w:bottom w:val="nil"/>
              <w:right w:val="nil"/>
            </w:tcBorders>
            <w:shd w:val="clear" w:color="auto" w:fill="auto"/>
            <w:noWrap/>
            <w:hideMark/>
          </w:tcPr>
          <w:p w14:paraId="634AE5EC" w14:textId="77777777" w:rsidR="00954F98" w:rsidRPr="008B7065" w:rsidRDefault="00954F98" w:rsidP="00A760AA">
            <w:pPr>
              <w:jc w:val="right"/>
              <w:rPr>
                <w:rFonts w:ascii="Bodoni MT" w:hAnsi="Bodoni MT"/>
                <w:color w:val="000000"/>
              </w:rPr>
            </w:pPr>
            <w:r w:rsidRPr="008B7065">
              <w:rPr>
                <w:rFonts w:ascii="Bodoni MT" w:hAnsi="Bodoni MT"/>
                <w:color w:val="000000"/>
              </w:rPr>
              <w:t>6,38</w:t>
            </w:r>
          </w:p>
        </w:tc>
        <w:tc>
          <w:tcPr>
            <w:tcW w:w="1196" w:type="dxa"/>
            <w:tcBorders>
              <w:top w:val="nil"/>
              <w:left w:val="nil"/>
              <w:bottom w:val="nil"/>
              <w:right w:val="nil"/>
            </w:tcBorders>
            <w:shd w:val="clear" w:color="auto" w:fill="auto"/>
            <w:noWrap/>
            <w:hideMark/>
          </w:tcPr>
          <w:p w14:paraId="4B636A85" w14:textId="77777777" w:rsidR="00954F98" w:rsidRPr="008B7065" w:rsidRDefault="00954F98" w:rsidP="00A760AA">
            <w:pPr>
              <w:jc w:val="right"/>
              <w:rPr>
                <w:rFonts w:ascii="Bodoni MT" w:hAnsi="Bodoni MT"/>
                <w:color w:val="000000"/>
              </w:rPr>
            </w:pPr>
            <w:r w:rsidRPr="008B7065">
              <w:rPr>
                <w:rFonts w:ascii="Bodoni MT" w:hAnsi="Bodoni MT"/>
                <w:color w:val="000000"/>
              </w:rPr>
              <w:t>93,62</w:t>
            </w:r>
          </w:p>
        </w:tc>
        <w:tc>
          <w:tcPr>
            <w:tcW w:w="1196" w:type="dxa"/>
            <w:tcBorders>
              <w:top w:val="nil"/>
              <w:left w:val="nil"/>
              <w:bottom w:val="nil"/>
              <w:right w:val="nil"/>
            </w:tcBorders>
            <w:shd w:val="clear" w:color="auto" w:fill="auto"/>
            <w:noWrap/>
            <w:hideMark/>
          </w:tcPr>
          <w:p w14:paraId="3FFA5DB6"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02E9F074" w14:textId="77777777" w:rsidR="00954F98" w:rsidRPr="008B7065" w:rsidRDefault="00954F98" w:rsidP="00A760AA">
            <w:pPr>
              <w:jc w:val="right"/>
              <w:rPr>
                <w:rFonts w:ascii="Bodoni MT" w:hAnsi="Bodoni MT"/>
                <w:color w:val="000000"/>
              </w:rPr>
            </w:pPr>
            <w:r w:rsidRPr="008B7065">
              <w:rPr>
                <w:rFonts w:ascii="Bodoni MT" w:hAnsi="Bodoni MT"/>
                <w:color w:val="000000"/>
              </w:rPr>
              <w:t>47</w:t>
            </w:r>
          </w:p>
        </w:tc>
        <w:tc>
          <w:tcPr>
            <w:tcW w:w="1445" w:type="dxa"/>
            <w:tcBorders>
              <w:top w:val="nil"/>
              <w:left w:val="nil"/>
              <w:bottom w:val="nil"/>
              <w:right w:val="nil"/>
            </w:tcBorders>
            <w:shd w:val="clear" w:color="auto" w:fill="auto"/>
            <w:noWrap/>
            <w:hideMark/>
          </w:tcPr>
          <w:p w14:paraId="63BA43BE" w14:textId="77777777" w:rsidR="00954F98" w:rsidRPr="008B7065" w:rsidRDefault="00954F98" w:rsidP="00A760AA">
            <w:pPr>
              <w:jc w:val="right"/>
              <w:rPr>
                <w:rFonts w:ascii="Bodoni MT" w:hAnsi="Bodoni MT"/>
                <w:color w:val="000000"/>
              </w:rPr>
            </w:pPr>
          </w:p>
        </w:tc>
      </w:tr>
      <w:tr w:rsidR="00954F98" w:rsidRPr="008B7065" w14:paraId="28121E2C" w14:textId="77777777" w:rsidTr="00A760AA">
        <w:trPr>
          <w:trHeight w:val="345"/>
        </w:trPr>
        <w:tc>
          <w:tcPr>
            <w:tcW w:w="1790" w:type="dxa"/>
            <w:tcBorders>
              <w:top w:val="nil"/>
              <w:left w:val="nil"/>
              <w:bottom w:val="nil"/>
              <w:right w:val="nil"/>
            </w:tcBorders>
            <w:shd w:val="clear" w:color="auto" w:fill="auto"/>
            <w:noWrap/>
            <w:hideMark/>
          </w:tcPr>
          <w:p w14:paraId="6A7C9BAA" w14:textId="77777777" w:rsidR="00954F98" w:rsidRPr="008B7065" w:rsidRDefault="00954F98" w:rsidP="00A760AA">
            <w:pPr>
              <w:rPr>
                <w:rFonts w:ascii="Bodoni MT" w:hAnsi="Bodoni MT"/>
                <w:color w:val="000000"/>
              </w:rPr>
            </w:pPr>
            <w:r w:rsidRPr="008B7065">
              <w:rPr>
                <w:rFonts w:ascii="Bodoni MT" w:hAnsi="Bodoni MT"/>
                <w:color w:val="000000"/>
              </w:rPr>
              <w:t>Autre religion</w:t>
            </w:r>
          </w:p>
        </w:tc>
        <w:tc>
          <w:tcPr>
            <w:tcW w:w="2391" w:type="dxa"/>
            <w:tcBorders>
              <w:top w:val="nil"/>
              <w:left w:val="nil"/>
              <w:bottom w:val="nil"/>
              <w:right w:val="nil"/>
            </w:tcBorders>
            <w:shd w:val="clear" w:color="auto" w:fill="auto"/>
            <w:noWrap/>
            <w:hideMark/>
          </w:tcPr>
          <w:p w14:paraId="496CAAFD" w14:textId="77777777" w:rsidR="00954F98" w:rsidRPr="008B7065" w:rsidRDefault="00954F98" w:rsidP="00A760AA">
            <w:pPr>
              <w:jc w:val="right"/>
              <w:rPr>
                <w:rFonts w:ascii="Bodoni MT" w:hAnsi="Bodoni MT"/>
                <w:color w:val="000000"/>
              </w:rPr>
            </w:pPr>
            <w:r w:rsidRPr="008B7065">
              <w:rPr>
                <w:rFonts w:ascii="Bodoni MT" w:hAnsi="Bodoni MT"/>
                <w:color w:val="000000"/>
              </w:rPr>
              <w:t>0</w:t>
            </w:r>
          </w:p>
        </w:tc>
        <w:tc>
          <w:tcPr>
            <w:tcW w:w="1196" w:type="dxa"/>
            <w:tcBorders>
              <w:top w:val="nil"/>
              <w:left w:val="nil"/>
              <w:bottom w:val="nil"/>
              <w:right w:val="nil"/>
            </w:tcBorders>
            <w:shd w:val="clear" w:color="auto" w:fill="auto"/>
            <w:noWrap/>
            <w:hideMark/>
          </w:tcPr>
          <w:p w14:paraId="68E88AC4"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3C207FC2"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5D2074C" w14:textId="77777777" w:rsidR="00954F98" w:rsidRPr="008B7065" w:rsidRDefault="00954F98" w:rsidP="00A760AA">
            <w:pPr>
              <w:jc w:val="right"/>
              <w:rPr>
                <w:rFonts w:ascii="Bodoni MT" w:hAnsi="Bodoni MT"/>
                <w:color w:val="000000"/>
              </w:rPr>
            </w:pPr>
            <w:r w:rsidRPr="008B7065">
              <w:rPr>
                <w:rFonts w:ascii="Bodoni MT" w:hAnsi="Bodoni MT"/>
                <w:color w:val="000000"/>
              </w:rPr>
              <w:t>3</w:t>
            </w:r>
          </w:p>
        </w:tc>
        <w:tc>
          <w:tcPr>
            <w:tcW w:w="1445" w:type="dxa"/>
            <w:tcBorders>
              <w:top w:val="nil"/>
              <w:left w:val="nil"/>
              <w:bottom w:val="nil"/>
              <w:right w:val="nil"/>
            </w:tcBorders>
            <w:shd w:val="clear" w:color="auto" w:fill="auto"/>
            <w:noWrap/>
            <w:hideMark/>
          </w:tcPr>
          <w:p w14:paraId="256ED5F0" w14:textId="77777777" w:rsidR="00954F98" w:rsidRPr="008B7065" w:rsidRDefault="00954F98" w:rsidP="00A760AA">
            <w:pPr>
              <w:jc w:val="right"/>
              <w:rPr>
                <w:rFonts w:ascii="Bodoni MT" w:hAnsi="Bodoni MT"/>
                <w:color w:val="000000"/>
              </w:rPr>
            </w:pPr>
          </w:p>
        </w:tc>
      </w:tr>
      <w:tr w:rsidR="00954F98" w:rsidRPr="008B7065" w14:paraId="076D71BE" w14:textId="77777777" w:rsidTr="00A760AA">
        <w:trPr>
          <w:trHeight w:val="330"/>
        </w:trPr>
        <w:tc>
          <w:tcPr>
            <w:tcW w:w="4181" w:type="dxa"/>
            <w:gridSpan w:val="2"/>
            <w:tcBorders>
              <w:top w:val="single" w:sz="8" w:space="0" w:color="auto"/>
              <w:left w:val="nil"/>
              <w:bottom w:val="nil"/>
              <w:right w:val="nil"/>
            </w:tcBorders>
            <w:shd w:val="clear" w:color="auto" w:fill="auto"/>
            <w:noWrap/>
            <w:hideMark/>
          </w:tcPr>
          <w:p w14:paraId="5A1C4A7C" w14:textId="77777777" w:rsidR="00954F98" w:rsidRPr="008B7065" w:rsidRDefault="00954F98" w:rsidP="00A760AA">
            <w:pPr>
              <w:rPr>
                <w:rFonts w:ascii="Bodoni MT" w:hAnsi="Bodoni MT"/>
                <w:color w:val="000000"/>
              </w:rPr>
            </w:pPr>
            <w:r w:rsidRPr="008B7065">
              <w:rPr>
                <w:rFonts w:ascii="Bodoni MT" w:hAnsi="Bodoni MT"/>
                <w:color w:val="000000"/>
              </w:rPr>
              <w:t>Existance d'enfants</w:t>
            </w:r>
          </w:p>
        </w:tc>
        <w:tc>
          <w:tcPr>
            <w:tcW w:w="1196" w:type="dxa"/>
            <w:tcBorders>
              <w:top w:val="single" w:sz="8" w:space="0" w:color="auto"/>
              <w:left w:val="nil"/>
              <w:bottom w:val="nil"/>
              <w:right w:val="nil"/>
            </w:tcBorders>
            <w:shd w:val="clear" w:color="auto" w:fill="auto"/>
            <w:noWrap/>
            <w:hideMark/>
          </w:tcPr>
          <w:p w14:paraId="0A626259"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7B63A800"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196" w:type="dxa"/>
            <w:tcBorders>
              <w:top w:val="single" w:sz="8" w:space="0" w:color="auto"/>
              <w:left w:val="nil"/>
              <w:bottom w:val="nil"/>
              <w:right w:val="nil"/>
            </w:tcBorders>
            <w:shd w:val="clear" w:color="auto" w:fill="auto"/>
            <w:noWrap/>
            <w:hideMark/>
          </w:tcPr>
          <w:p w14:paraId="393106A1"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28D8276E" w14:textId="77777777" w:rsidR="00954F98" w:rsidRPr="008B7065" w:rsidRDefault="00954F98" w:rsidP="00A760AA">
            <w:pPr>
              <w:jc w:val="right"/>
              <w:rPr>
                <w:rFonts w:ascii="Bodoni MT" w:hAnsi="Bodoni MT"/>
                <w:color w:val="000000"/>
              </w:rPr>
            </w:pPr>
            <w:r w:rsidRPr="008B7065">
              <w:rPr>
                <w:rFonts w:ascii="Bodoni MT" w:hAnsi="Bodoni MT"/>
                <w:color w:val="000000"/>
              </w:rPr>
              <w:t>0,614</w:t>
            </w:r>
          </w:p>
        </w:tc>
      </w:tr>
      <w:tr w:rsidR="00954F98" w:rsidRPr="008B7065" w14:paraId="0CDC3BAF" w14:textId="77777777" w:rsidTr="00A760AA">
        <w:trPr>
          <w:trHeight w:val="330"/>
        </w:trPr>
        <w:tc>
          <w:tcPr>
            <w:tcW w:w="1790" w:type="dxa"/>
            <w:tcBorders>
              <w:top w:val="nil"/>
              <w:left w:val="nil"/>
              <w:bottom w:val="nil"/>
              <w:right w:val="nil"/>
            </w:tcBorders>
            <w:shd w:val="clear" w:color="auto" w:fill="auto"/>
            <w:noWrap/>
            <w:hideMark/>
          </w:tcPr>
          <w:p w14:paraId="0CB14424" w14:textId="77777777" w:rsidR="00954F98" w:rsidRPr="008B7065" w:rsidRDefault="00954F98" w:rsidP="00A760AA">
            <w:pPr>
              <w:rPr>
                <w:rFonts w:ascii="Bodoni MT" w:hAnsi="Bodoni MT"/>
                <w:color w:val="000000"/>
              </w:rPr>
            </w:pPr>
            <w:r w:rsidRPr="008B7065">
              <w:rPr>
                <w:rFonts w:ascii="Bodoni MT" w:hAnsi="Bodoni MT"/>
                <w:color w:val="000000"/>
              </w:rPr>
              <w:t>Oui</w:t>
            </w:r>
          </w:p>
        </w:tc>
        <w:tc>
          <w:tcPr>
            <w:tcW w:w="2391" w:type="dxa"/>
            <w:tcBorders>
              <w:top w:val="nil"/>
              <w:left w:val="nil"/>
              <w:bottom w:val="nil"/>
              <w:right w:val="nil"/>
            </w:tcBorders>
            <w:shd w:val="clear" w:color="auto" w:fill="auto"/>
            <w:noWrap/>
            <w:hideMark/>
          </w:tcPr>
          <w:p w14:paraId="078FE2D0" w14:textId="77777777" w:rsidR="00954F98" w:rsidRPr="008B7065" w:rsidRDefault="00954F98" w:rsidP="00A760AA">
            <w:pPr>
              <w:jc w:val="right"/>
              <w:rPr>
                <w:rFonts w:ascii="Bodoni MT" w:hAnsi="Bodoni MT"/>
                <w:color w:val="000000"/>
              </w:rPr>
            </w:pPr>
            <w:r w:rsidRPr="008B7065">
              <w:rPr>
                <w:rFonts w:ascii="Bodoni MT" w:hAnsi="Bodoni MT"/>
                <w:color w:val="000000"/>
              </w:rPr>
              <w:t>6,25</w:t>
            </w:r>
          </w:p>
        </w:tc>
        <w:tc>
          <w:tcPr>
            <w:tcW w:w="1196" w:type="dxa"/>
            <w:tcBorders>
              <w:top w:val="nil"/>
              <w:left w:val="nil"/>
              <w:bottom w:val="nil"/>
              <w:right w:val="nil"/>
            </w:tcBorders>
            <w:shd w:val="clear" w:color="auto" w:fill="auto"/>
            <w:noWrap/>
            <w:hideMark/>
          </w:tcPr>
          <w:p w14:paraId="35FCEED9" w14:textId="77777777" w:rsidR="00954F98" w:rsidRPr="008B7065" w:rsidRDefault="00954F98" w:rsidP="00A760AA">
            <w:pPr>
              <w:jc w:val="right"/>
              <w:rPr>
                <w:rFonts w:ascii="Bodoni MT" w:hAnsi="Bodoni MT"/>
                <w:color w:val="000000"/>
              </w:rPr>
            </w:pPr>
            <w:r w:rsidRPr="008B7065">
              <w:rPr>
                <w:rFonts w:ascii="Bodoni MT" w:hAnsi="Bodoni MT"/>
                <w:color w:val="000000"/>
              </w:rPr>
              <w:t>93,75</w:t>
            </w:r>
          </w:p>
        </w:tc>
        <w:tc>
          <w:tcPr>
            <w:tcW w:w="1196" w:type="dxa"/>
            <w:tcBorders>
              <w:top w:val="nil"/>
              <w:left w:val="nil"/>
              <w:bottom w:val="nil"/>
              <w:right w:val="nil"/>
            </w:tcBorders>
            <w:shd w:val="clear" w:color="auto" w:fill="auto"/>
            <w:noWrap/>
            <w:hideMark/>
          </w:tcPr>
          <w:p w14:paraId="4363D7E5"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685E3698" w14:textId="77777777" w:rsidR="00954F98" w:rsidRPr="008B7065" w:rsidRDefault="00954F98" w:rsidP="00A760AA">
            <w:pPr>
              <w:jc w:val="right"/>
              <w:rPr>
                <w:rFonts w:ascii="Bodoni MT" w:hAnsi="Bodoni MT"/>
                <w:color w:val="000000"/>
              </w:rPr>
            </w:pPr>
            <w:r w:rsidRPr="008B7065">
              <w:rPr>
                <w:rFonts w:ascii="Bodoni MT" w:hAnsi="Bodoni MT"/>
                <w:color w:val="000000"/>
              </w:rPr>
              <w:t>80</w:t>
            </w:r>
          </w:p>
        </w:tc>
        <w:tc>
          <w:tcPr>
            <w:tcW w:w="1445" w:type="dxa"/>
            <w:tcBorders>
              <w:top w:val="nil"/>
              <w:left w:val="nil"/>
              <w:bottom w:val="nil"/>
              <w:right w:val="nil"/>
            </w:tcBorders>
            <w:shd w:val="clear" w:color="auto" w:fill="auto"/>
            <w:noWrap/>
            <w:hideMark/>
          </w:tcPr>
          <w:p w14:paraId="01614D39" w14:textId="77777777" w:rsidR="00954F98" w:rsidRPr="008B7065" w:rsidRDefault="00954F98" w:rsidP="00A760AA">
            <w:pPr>
              <w:jc w:val="right"/>
              <w:rPr>
                <w:rFonts w:ascii="Bodoni MT" w:hAnsi="Bodoni MT"/>
                <w:color w:val="000000"/>
              </w:rPr>
            </w:pPr>
          </w:p>
        </w:tc>
      </w:tr>
      <w:tr w:rsidR="00954F98" w:rsidRPr="008B7065" w14:paraId="09C36E0C" w14:textId="77777777" w:rsidTr="00A760AA">
        <w:trPr>
          <w:trHeight w:val="345"/>
        </w:trPr>
        <w:tc>
          <w:tcPr>
            <w:tcW w:w="1790" w:type="dxa"/>
            <w:tcBorders>
              <w:top w:val="nil"/>
              <w:left w:val="nil"/>
              <w:bottom w:val="nil"/>
              <w:right w:val="nil"/>
            </w:tcBorders>
            <w:shd w:val="clear" w:color="auto" w:fill="auto"/>
            <w:noWrap/>
            <w:hideMark/>
          </w:tcPr>
          <w:p w14:paraId="77EA4FFC" w14:textId="77777777" w:rsidR="00954F98" w:rsidRPr="008B7065" w:rsidRDefault="00954F98" w:rsidP="00A760AA">
            <w:pPr>
              <w:rPr>
                <w:rFonts w:ascii="Bodoni MT" w:hAnsi="Bodoni MT"/>
                <w:color w:val="000000"/>
              </w:rPr>
            </w:pPr>
            <w:r w:rsidRPr="008B7065">
              <w:rPr>
                <w:rFonts w:ascii="Bodoni MT" w:hAnsi="Bodoni MT"/>
                <w:color w:val="000000"/>
              </w:rPr>
              <w:t xml:space="preserve">Non </w:t>
            </w:r>
          </w:p>
        </w:tc>
        <w:tc>
          <w:tcPr>
            <w:tcW w:w="2391" w:type="dxa"/>
            <w:tcBorders>
              <w:top w:val="nil"/>
              <w:left w:val="nil"/>
              <w:bottom w:val="nil"/>
              <w:right w:val="nil"/>
            </w:tcBorders>
            <w:shd w:val="clear" w:color="auto" w:fill="auto"/>
            <w:noWrap/>
            <w:hideMark/>
          </w:tcPr>
          <w:p w14:paraId="730B70B7" w14:textId="77777777" w:rsidR="00954F98" w:rsidRPr="008B7065" w:rsidRDefault="00954F98" w:rsidP="00A760AA">
            <w:pPr>
              <w:jc w:val="right"/>
              <w:rPr>
                <w:rFonts w:ascii="Bodoni MT" w:hAnsi="Bodoni MT"/>
                <w:color w:val="000000"/>
              </w:rPr>
            </w:pPr>
            <w:r w:rsidRPr="008B7065">
              <w:rPr>
                <w:rFonts w:ascii="Bodoni MT" w:hAnsi="Bodoni MT"/>
                <w:color w:val="000000"/>
              </w:rPr>
              <w:t>4,59</w:t>
            </w:r>
          </w:p>
        </w:tc>
        <w:tc>
          <w:tcPr>
            <w:tcW w:w="1196" w:type="dxa"/>
            <w:tcBorders>
              <w:top w:val="nil"/>
              <w:left w:val="nil"/>
              <w:bottom w:val="nil"/>
              <w:right w:val="nil"/>
            </w:tcBorders>
            <w:shd w:val="clear" w:color="auto" w:fill="auto"/>
            <w:noWrap/>
            <w:hideMark/>
          </w:tcPr>
          <w:p w14:paraId="18F00FF3" w14:textId="77777777" w:rsidR="00954F98" w:rsidRPr="008B7065" w:rsidRDefault="00954F98" w:rsidP="00A760AA">
            <w:pPr>
              <w:jc w:val="right"/>
              <w:rPr>
                <w:rFonts w:ascii="Bodoni MT" w:hAnsi="Bodoni MT"/>
                <w:color w:val="000000"/>
              </w:rPr>
            </w:pPr>
            <w:r w:rsidRPr="008B7065">
              <w:rPr>
                <w:rFonts w:ascii="Bodoni MT" w:hAnsi="Bodoni MT"/>
                <w:color w:val="000000"/>
              </w:rPr>
              <w:t>95,41</w:t>
            </w:r>
          </w:p>
        </w:tc>
        <w:tc>
          <w:tcPr>
            <w:tcW w:w="1196" w:type="dxa"/>
            <w:tcBorders>
              <w:top w:val="nil"/>
              <w:left w:val="nil"/>
              <w:bottom w:val="nil"/>
              <w:right w:val="nil"/>
            </w:tcBorders>
            <w:shd w:val="clear" w:color="auto" w:fill="auto"/>
            <w:noWrap/>
            <w:hideMark/>
          </w:tcPr>
          <w:p w14:paraId="4CA08D4E"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659D3BC" w14:textId="77777777" w:rsidR="00954F98" w:rsidRPr="008B7065" w:rsidRDefault="00954F98" w:rsidP="00A760AA">
            <w:pPr>
              <w:jc w:val="right"/>
              <w:rPr>
                <w:rFonts w:ascii="Bodoni MT" w:hAnsi="Bodoni MT"/>
                <w:color w:val="000000"/>
              </w:rPr>
            </w:pPr>
            <w:r w:rsidRPr="008B7065">
              <w:rPr>
                <w:rFonts w:ascii="Bodoni MT" w:hAnsi="Bodoni MT"/>
                <w:color w:val="000000"/>
              </w:rPr>
              <w:t>109</w:t>
            </w:r>
          </w:p>
        </w:tc>
        <w:tc>
          <w:tcPr>
            <w:tcW w:w="1445" w:type="dxa"/>
            <w:tcBorders>
              <w:top w:val="nil"/>
              <w:left w:val="nil"/>
              <w:bottom w:val="nil"/>
              <w:right w:val="nil"/>
            </w:tcBorders>
            <w:shd w:val="clear" w:color="auto" w:fill="auto"/>
            <w:noWrap/>
            <w:hideMark/>
          </w:tcPr>
          <w:p w14:paraId="7F1CAA6F" w14:textId="77777777" w:rsidR="00954F98" w:rsidRPr="008B7065" w:rsidRDefault="00954F98" w:rsidP="00A760AA">
            <w:pPr>
              <w:jc w:val="right"/>
              <w:rPr>
                <w:rFonts w:ascii="Bodoni MT" w:hAnsi="Bodoni MT"/>
                <w:color w:val="000000"/>
              </w:rPr>
            </w:pPr>
          </w:p>
        </w:tc>
      </w:tr>
      <w:tr w:rsidR="00954F98" w:rsidRPr="008B7065" w14:paraId="030F2A2F" w14:textId="77777777" w:rsidTr="00A760AA">
        <w:trPr>
          <w:trHeight w:val="330"/>
        </w:trPr>
        <w:tc>
          <w:tcPr>
            <w:tcW w:w="6573" w:type="dxa"/>
            <w:gridSpan w:val="4"/>
            <w:tcBorders>
              <w:top w:val="single" w:sz="8" w:space="0" w:color="auto"/>
              <w:left w:val="nil"/>
              <w:bottom w:val="nil"/>
              <w:right w:val="nil"/>
            </w:tcBorders>
            <w:shd w:val="clear" w:color="auto" w:fill="auto"/>
            <w:noWrap/>
            <w:hideMark/>
          </w:tcPr>
          <w:p w14:paraId="29617071" w14:textId="77777777" w:rsidR="00954F98" w:rsidRPr="008B7065" w:rsidRDefault="00954F98" w:rsidP="00A760AA">
            <w:pPr>
              <w:rPr>
                <w:rFonts w:ascii="Bodoni MT" w:hAnsi="Bodoni MT"/>
                <w:color w:val="000000"/>
              </w:rPr>
            </w:pPr>
            <w:r w:rsidRPr="008B7065">
              <w:rPr>
                <w:rFonts w:ascii="Bodoni MT" w:hAnsi="Bodoni MT"/>
                <w:color w:val="000000"/>
              </w:rPr>
              <w:t>Durée de résidence dans la localité d'habitation</w:t>
            </w:r>
          </w:p>
        </w:tc>
        <w:tc>
          <w:tcPr>
            <w:tcW w:w="1196" w:type="dxa"/>
            <w:tcBorders>
              <w:top w:val="single" w:sz="8" w:space="0" w:color="auto"/>
              <w:left w:val="nil"/>
              <w:bottom w:val="nil"/>
              <w:right w:val="nil"/>
            </w:tcBorders>
            <w:shd w:val="clear" w:color="auto" w:fill="auto"/>
            <w:noWrap/>
            <w:hideMark/>
          </w:tcPr>
          <w:p w14:paraId="1A236DBA" w14:textId="77777777" w:rsidR="00954F98" w:rsidRPr="008B7065" w:rsidRDefault="00954F98" w:rsidP="00A760AA">
            <w:pPr>
              <w:rPr>
                <w:rFonts w:ascii="Bodoni MT" w:hAnsi="Bodoni MT"/>
                <w:color w:val="000000"/>
              </w:rPr>
            </w:pPr>
            <w:r w:rsidRPr="008B7065">
              <w:rPr>
                <w:rFonts w:ascii="Bodoni MT" w:hAnsi="Bodoni MT"/>
                <w:color w:val="000000"/>
              </w:rPr>
              <w:t> </w:t>
            </w:r>
          </w:p>
        </w:tc>
        <w:tc>
          <w:tcPr>
            <w:tcW w:w="1445" w:type="dxa"/>
            <w:tcBorders>
              <w:top w:val="single" w:sz="8" w:space="0" w:color="auto"/>
              <w:left w:val="nil"/>
              <w:bottom w:val="nil"/>
              <w:right w:val="nil"/>
            </w:tcBorders>
            <w:shd w:val="clear" w:color="auto" w:fill="auto"/>
            <w:noWrap/>
            <w:hideMark/>
          </w:tcPr>
          <w:p w14:paraId="5C3547C5" w14:textId="77777777" w:rsidR="00954F98" w:rsidRPr="008B7065" w:rsidRDefault="00954F98" w:rsidP="00A760AA">
            <w:pPr>
              <w:jc w:val="right"/>
              <w:rPr>
                <w:rFonts w:ascii="Bodoni MT" w:hAnsi="Bodoni MT"/>
                <w:color w:val="000000"/>
              </w:rPr>
            </w:pPr>
            <w:r w:rsidRPr="008B7065">
              <w:rPr>
                <w:rFonts w:ascii="Bodoni MT" w:hAnsi="Bodoni MT"/>
                <w:color w:val="000000"/>
              </w:rPr>
              <w:t>0,183</w:t>
            </w:r>
          </w:p>
        </w:tc>
      </w:tr>
      <w:tr w:rsidR="00954F98" w:rsidRPr="008B7065" w14:paraId="3C98D6D2" w14:textId="77777777" w:rsidTr="00A760AA">
        <w:trPr>
          <w:trHeight w:val="330"/>
        </w:trPr>
        <w:tc>
          <w:tcPr>
            <w:tcW w:w="1790" w:type="dxa"/>
            <w:tcBorders>
              <w:top w:val="nil"/>
              <w:left w:val="nil"/>
              <w:bottom w:val="nil"/>
              <w:right w:val="nil"/>
            </w:tcBorders>
            <w:shd w:val="clear" w:color="auto" w:fill="auto"/>
            <w:noWrap/>
            <w:hideMark/>
          </w:tcPr>
          <w:p w14:paraId="77D209D7" w14:textId="77777777" w:rsidR="00954F98" w:rsidRPr="008B7065" w:rsidRDefault="00954F98" w:rsidP="00A760AA">
            <w:pPr>
              <w:rPr>
                <w:rFonts w:ascii="Bodoni MT" w:hAnsi="Bodoni MT"/>
                <w:color w:val="000000"/>
              </w:rPr>
            </w:pPr>
            <w:r w:rsidRPr="008B7065">
              <w:rPr>
                <w:rFonts w:ascii="Bodoni MT" w:hAnsi="Bodoni MT"/>
                <w:color w:val="000000"/>
              </w:rPr>
              <w:t>0-11 mois</w:t>
            </w:r>
          </w:p>
        </w:tc>
        <w:tc>
          <w:tcPr>
            <w:tcW w:w="2391" w:type="dxa"/>
            <w:tcBorders>
              <w:top w:val="nil"/>
              <w:left w:val="nil"/>
              <w:bottom w:val="nil"/>
              <w:right w:val="nil"/>
            </w:tcBorders>
            <w:shd w:val="clear" w:color="auto" w:fill="auto"/>
            <w:noWrap/>
            <w:hideMark/>
          </w:tcPr>
          <w:p w14:paraId="4FD062DC" w14:textId="77777777" w:rsidR="00954F98" w:rsidRPr="008B7065" w:rsidRDefault="00954F98" w:rsidP="00A760AA">
            <w:pPr>
              <w:jc w:val="right"/>
              <w:rPr>
                <w:rFonts w:ascii="Bodoni MT" w:hAnsi="Bodoni MT"/>
                <w:color w:val="000000"/>
              </w:rPr>
            </w:pPr>
            <w:r w:rsidRPr="008B7065">
              <w:rPr>
                <w:rFonts w:ascii="Bodoni MT" w:hAnsi="Bodoni MT"/>
                <w:color w:val="000000"/>
              </w:rPr>
              <w:t>1,85</w:t>
            </w:r>
          </w:p>
        </w:tc>
        <w:tc>
          <w:tcPr>
            <w:tcW w:w="1196" w:type="dxa"/>
            <w:tcBorders>
              <w:top w:val="nil"/>
              <w:left w:val="nil"/>
              <w:bottom w:val="nil"/>
              <w:right w:val="nil"/>
            </w:tcBorders>
            <w:shd w:val="clear" w:color="auto" w:fill="auto"/>
            <w:noWrap/>
            <w:hideMark/>
          </w:tcPr>
          <w:p w14:paraId="086D761B" w14:textId="77777777" w:rsidR="00954F98" w:rsidRPr="008B7065" w:rsidRDefault="00954F98" w:rsidP="00A760AA">
            <w:pPr>
              <w:jc w:val="right"/>
              <w:rPr>
                <w:rFonts w:ascii="Bodoni MT" w:hAnsi="Bodoni MT"/>
                <w:color w:val="000000"/>
              </w:rPr>
            </w:pPr>
            <w:r w:rsidRPr="008B7065">
              <w:rPr>
                <w:rFonts w:ascii="Bodoni MT" w:hAnsi="Bodoni MT"/>
                <w:color w:val="000000"/>
              </w:rPr>
              <w:t>98,15</w:t>
            </w:r>
          </w:p>
        </w:tc>
        <w:tc>
          <w:tcPr>
            <w:tcW w:w="1196" w:type="dxa"/>
            <w:tcBorders>
              <w:top w:val="nil"/>
              <w:left w:val="nil"/>
              <w:bottom w:val="nil"/>
              <w:right w:val="nil"/>
            </w:tcBorders>
            <w:shd w:val="clear" w:color="auto" w:fill="auto"/>
            <w:noWrap/>
            <w:hideMark/>
          </w:tcPr>
          <w:p w14:paraId="6A5897AA"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63BF34E4" w14:textId="77777777" w:rsidR="00954F98" w:rsidRPr="008B7065" w:rsidRDefault="00954F98" w:rsidP="00A760AA">
            <w:pPr>
              <w:jc w:val="right"/>
              <w:rPr>
                <w:rFonts w:ascii="Bodoni MT" w:hAnsi="Bodoni MT"/>
                <w:color w:val="000000"/>
              </w:rPr>
            </w:pPr>
            <w:r w:rsidRPr="008B7065">
              <w:rPr>
                <w:rFonts w:ascii="Bodoni MT" w:hAnsi="Bodoni MT"/>
                <w:color w:val="000000"/>
              </w:rPr>
              <w:t>54</w:t>
            </w:r>
          </w:p>
        </w:tc>
        <w:tc>
          <w:tcPr>
            <w:tcW w:w="1445" w:type="dxa"/>
            <w:tcBorders>
              <w:top w:val="nil"/>
              <w:left w:val="nil"/>
              <w:bottom w:val="nil"/>
              <w:right w:val="nil"/>
            </w:tcBorders>
            <w:shd w:val="clear" w:color="auto" w:fill="auto"/>
            <w:noWrap/>
            <w:hideMark/>
          </w:tcPr>
          <w:p w14:paraId="395CEA64" w14:textId="77777777" w:rsidR="00954F98" w:rsidRPr="008B7065" w:rsidRDefault="00954F98" w:rsidP="00A760AA">
            <w:pPr>
              <w:jc w:val="right"/>
              <w:rPr>
                <w:rFonts w:ascii="Bodoni MT" w:hAnsi="Bodoni MT"/>
                <w:color w:val="000000"/>
              </w:rPr>
            </w:pPr>
          </w:p>
        </w:tc>
      </w:tr>
      <w:tr w:rsidR="00954F98" w:rsidRPr="008B7065" w14:paraId="2E950565" w14:textId="77777777" w:rsidTr="00A760AA">
        <w:trPr>
          <w:trHeight w:val="330"/>
        </w:trPr>
        <w:tc>
          <w:tcPr>
            <w:tcW w:w="1790" w:type="dxa"/>
            <w:tcBorders>
              <w:top w:val="nil"/>
              <w:left w:val="nil"/>
              <w:bottom w:val="nil"/>
              <w:right w:val="nil"/>
            </w:tcBorders>
            <w:shd w:val="clear" w:color="auto" w:fill="auto"/>
            <w:noWrap/>
            <w:hideMark/>
          </w:tcPr>
          <w:p w14:paraId="4E75FD9F" w14:textId="77777777" w:rsidR="00954F98" w:rsidRPr="008B7065" w:rsidRDefault="00954F98" w:rsidP="00A760AA">
            <w:pPr>
              <w:rPr>
                <w:rFonts w:ascii="Bodoni MT" w:hAnsi="Bodoni MT"/>
                <w:color w:val="000000"/>
              </w:rPr>
            </w:pPr>
            <w:r w:rsidRPr="008B7065">
              <w:rPr>
                <w:rFonts w:ascii="Bodoni MT" w:hAnsi="Bodoni MT"/>
                <w:color w:val="000000"/>
              </w:rPr>
              <w:t>12-23 mois</w:t>
            </w:r>
          </w:p>
        </w:tc>
        <w:tc>
          <w:tcPr>
            <w:tcW w:w="2391" w:type="dxa"/>
            <w:tcBorders>
              <w:top w:val="nil"/>
              <w:left w:val="nil"/>
              <w:bottom w:val="nil"/>
              <w:right w:val="nil"/>
            </w:tcBorders>
            <w:shd w:val="clear" w:color="auto" w:fill="auto"/>
            <w:noWrap/>
            <w:hideMark/>
          </w:tcPr>
          <w:p w14:paraId="1F8F939B" w14:textId="77777777" w:rsidR="00954F98" w:rsidRPr="008B7065" w:rsidRDefault="00954F98" w:rsidP="00A760AA">
            <w:pPr>
              <w:jc w:val="right"/>
              <w:rPr>
                <w:rFonts w:ascii="Bodoni MT" w:hAnsi="Bodoni MT"/>
                <w:color w:val="000000"/>
              </w:rPr>
            </w:pPr>
            <w:r w:rsidRPr="008B7065">
              <w:rPr>
                <w:rFonts w:ascii="Bodoni MT" w:hAnsi="Bodoni MT"/>
                <w:color w:val="000000"/>
              </w:rPr>
              <w:t>7,14</w:t>
            </w:r>
          </w:p>
        </w:tc>
        <w:tc>
          <w:tcPr>
            <w:tcW w:w="1196" w:type="dxa"/>
            <w:tcBorders>
              <w:top w:val="nil"/>
              <w:left w:val="nil"/>
              <w:bottom w:val="nil"/>
              <w:right w:val="nil"/>
            </w:tcBorders>
            <w:shd w:val="clear" w:color="auto" w:fill="auto"/>
            <w:noWrap/>
            <w:hideMark/>
          </w:tcPr>
          <w:p w14:paraId="621E68CA" w14:textId="77777777" w:rsidR="00954F98" w:rsidRPr="008B7065" w:rsidRDefault="00954F98" w:rsidP="00A760AA">
            <w:pPr>
              <w:jc w:val="right"/>
              <w:rPr>
                <w:rFonts w:ascii="Bodoni MT" w:hAnsi="Bodoni MT"/>
                <w:color w:val="000000"/>
              </w:rPr>
            </w:pPr>
            <w:r w:rsidRPr="008B7065">
              <w:rPr>
                <w:rFonts w:ascii="Bodoni MT" w:hAnsi="Bodoni MT"/>
                <w:color w:val="000000"/>
              </w:rPr>
              <w:t>92,86</w:t>
            </w:r>
          </w:p>
        </w:tc>
        <w:tc>
          <w:tcPr>
            <w:tcW w:w="1196" w:type="dxa"/>
            <w:tcBorders>
              <w:top w:val="nil"/>
              <w:left w:val="nil"/>
              <w:bottom w:val="nil"/>
              <w:right w:val="nil"/>
            </w:tcBorders>
            <w:shd w:val="clear" w:color="auto" w:fill="auto"/>
            <w:noWrap/>
            <w:hideMark/>
          </w:tcPr>
          <w:p w14:paraId="43A6F229"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76A4F47F" w14:textId="77777777" w:rsidR="00954F98" w:rsidRPr="008B7065" w:rsidRDefault="00954F98" w:rsidP="00A760AA">
            <w:pPr>
              <w:jc w:val="right"/>
              <w:rPr>
                <w:rFonts w:ascii="Bodoni MT" w:hAnsi="Bodoni MT"/>
                <w:color w:val="000000"/>
              </w:rPr>
            </w:pPr>
            <w:r w:rsidRPr="008B7065">
              <w:rPr>
                <w:rFonts w:ascii="Bodoni MT" w:hAnsi="Bodoni MT"/>
                <w:color w:val="000000"/>
              </w:rPr>
              <w:t>56</w:t>
            </w:r>
          </w:p>
        </w:tc>
        <w:tc>
          <w:tcPr>
            <w:tcW w:w="1445" w:type="dxa"/>
            <w:tcBorders>
              <w:top w:val="nil"/>
              <w:left w:val="nil"/>
              <w:bottom w:val="nil"/>
              <w:right w:val="nil"/>
            </w:tcBorders>
            <w:shd w:val="clear" w:color="auto" w:fill="auto"/>
            <w:noWrap/>
            <w:hideMark/>
          </w:tcPr>
          <w:p w14:paraId="314491AA" w14:textId="77777777" w:rsidR="00954F98" w:rsidRPr="008B7065" w:rsidRDefault="00954F98" w:rsidP="00A760AA">
            <w:pPr>
              <w:jc w:val="right"/>
              <w:rPr>
                <w:rFonts w:ascii="Bodoni MT" w:hAnsi="Bodoni MT"/>
                <w:color w:val="000000"/>
              </w:rPr>
            </w:pPr>
          </w:p>
        </w:tc>
      </w:tr>
      <w:tr w:rsidR="00954F98" w:rsidRPr="008B7065" w14:paraId="38C96BC7" w14:textId="77777777" w:rsidTr="00A760AA">
        <w:trPr>
          <w:trHeight w:val="330"/>
        </w:trPr>
        <w:tc>
          <w:tcPr>
            <w:tcW w:w="1790" w:type="dxa"/>
            <w:tcBorders>
              <w:top w:val="nil"/>
              <w:left w:val="nil"/>
              <w:bottom w:val="nil"/>
              <w:right w:val="nil"/>
            </w:tcBorders>
            <w:shd w:val="clear" w:color="auto" w:fill="auto"/>
            <w:noWrap/>
            <w:hideMark/>
          </w:tcPr>
          <w:p w14:paraId="25FCB6FB" w14:textId="77777777" w:rsidR="00954F98" w:rsidRPr="008B7065" w:rsidRDefault="00954F98" w:rsidP="00A760AA">
            <w:pPr>
              <w:rPr>
                <w:rFonts w:ascii="Bodoni MT" w:hAnsi="Bodoni MT"/>
                <w:color w:val="000000"/>
              </w:rPr>
            </w:pPr>
            <w:r w:rsidRPr="008B7065">
              <w:rPr>
                <w:rFonts w:ascii="Bodoni MT" w:hAnsi="Bodoni MT"/>
                <w:color w:val="000000"/>
              </w:rPr>
              <w:t>24-35 mois</w:t>
            </w:r>
          </w:p>
        </w:tc>
        <w:tc>
          <w:tcPr>
            <w:tcW w:w="2391" w:type="dxa"/>
            <w:tcBorders>
              <w:top w:val="nil"/>
              <w:left w:val="nil"/>
              <w:bottom w:val="nil"/>
              <w:right w:val="nil"/>
            </w:tcBorders>
            <w:shd w:val="clear" w:color="auto" w:fill="auto"/>
            <w:noWrap/>
            <w:hideMark/>
          </w:tcPr>
          <w:p w14:paraId="6B047301" w14:textId="77777777" w:rsidR="00954F98" w:rsidRPr="008B7065" w:rsidRDefault="00954F98" w:rsidP="00A760AA">
            <w:pPr>
              <w:jc w:val="right"/>
              <w:rPr>
                <w:rFonts w:ascii="Bodoni MT" w:hAnsi="Bodoni MT"/>
                <w:color w:val="000000"/>
              </w:rPr>
            </w:pPr>
            <w:r w:rsidRPr="008B7065">
              <w:rPr>
                <w:rFonts w:ascii="Bodoni MT" w:hAnsi="Bodoni MT"/>
                <w:color w:val="000000"/>
              </w:rPr>
              <w:t>2,33</w:t>
            </w:r>
          </w:p>
        </w:tc>
        <w:tc>
          <w:tcPr>
            <w:tcW w:w="1196" w:type="dxa"/>
            <w:tcBorders>
              <w:top w:val="nil"/>
              <w:left w:val="nil"/>
              <w:bottom w:val="nil"/>
              <w:right w:val="nil"/>
            </w:tcBorders>
            <w:shd w:val="clear" w:color="auto" w:fill="auto"/>
            <w:noWrap/>
            <w:hideMark/>
          </w:tcPr>
          <w:p w14:paraId="24BCD391" w14:textId="77777777" w:rsidR="00954F98" w:rsidRPr="008B7065" w:rsidRDefault="00954F98" w:rsidP="00A760AA">
            <w:pPr>
              <w:jc w:val="right"/>
              <w:rPr>
                <w:rFonts w:ascii="Bodoni MT" w:hAnsi="Bodoni MT"/>
                <w:color w:val="000000"/>
              </w:rPr>
            </w:pPr>
            <w:r w:rsidRPr="008B7065">
              <w:rPr>
                <w:rFonts w:ascii="Bodoni MT" w:hAnsi="Bodoni MT"/>
                <w:color w:val="000000"/>
              </w:rPr>
              <w:t>97,67</w:t>
            </w:r>
          </w:p>
        </w:tc>
        <w:tc>
          <w:tcPr>
            <w:tcW w:w="1196" w:type="dxa"/>
            <w:tcBorders>
              <w:top w:val="nil"/>
              <w:left w:val="nil"/>
              <w:bottom w:val="nil"/>
              <w:right w:val="nil"/>
            </w:tcBorders>
            <w:shd w:val="clear" w:color="auto" w:fill="auto"/>
            <w:noWrap/>
            <w:hideMark/>
          </w:tcPr>
          <w:p w14:paraId="7B0D3238"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444C98A9" w14:textId="77777777" w:rsidR="00954F98" w:rsidRPr="008B7065" w:rsidRDefault="00954F98" w:rsidP="00A760AA">
            <w:pPr>
              <w:jc w:val="right"/>
              <w:rPr>
                <w:rFonts w:ascii="Bodoni MT" w:hAnsi="Bodoni MT"/>
                <w:color w:val="000000"/>
              </w:rPr>
            </w:pPr>
            <w:r w:rsidRPr="008B7065">
              <w:rPr>
                <w:rFonts w:ascii="Bodoni MT" w:hAnsi="Bodoni MT"/>
                <w:color w:val="000000"/>
              </w:rPr>
              <w:t>43</w:t>
            </w:r>
          </w:p>
        </w:tc>
        <w:tc>
          <w:tcPr>
            <w:tcW w:w="1445" w:type="dxa"/>
            <w:tcBorders>
              <w:top w:val="nil"/>
              <w:left w:val="nil"/>
              <w:bottom w:val="nil"/>
              <w:right w:val="nil"/>
            </w:tcBorders>
            <w:shd w:val="clear" w:color="auto" w:fill="auto"/>
            <w:noWrap/>
            <w:hideMark/>
          </w:tcPr>
          <w:p w14:paraId="49897139" w14:textId="77777777" w:rsidR="00954F98" w:rsidRPr="008B7065" w:rsidRDefault="00954F98" w:rsidP="00A760AA">
            <w:pPr>
              <w:jc w:val="right"/>
              <w:rPr>
                <w:rFonts w:ascii="Bodoni MT" w:hAnsi="Bodoni MT"/>
                <w:color w:val="000000"/>
              </w:rPr>
            </w:pPr>
          </w:p>
        </w:tc>
      </w:tr>
      <w:tr w:rsidR="00954F98" w:rsidRPr="008B7065" w14:paraId="3C5C68E8" w14:textId="77777777" w:rsidTr="00A760AA">
        <w:trPr>
          <w:trHeight w:val="345"/>
        </w:trPr>
        <w:tc>
          <w:tcPr>
            <w:tcW w:w="1790" w:type="dxa"/>
            <w:tcBorders>
              <w:top w:val="nil"/>
              <w:left w:val="nil"/>
              <w:bottom w:val="nil"/>
              <w:right w:val="nil"/>
            </w:tcBorders>
            <w:shd w:val="clear" w:color="auto" w:fill="auto"/>
            <w:noWrap/>
            <w:hideMark/>
          </w:tcPr>
          <w:p w14:paraId="2238837E" w14:textId="77777777" w:rsidR="00954F98" w:rsidRPr="008B7065" w:rsidRDefault="00954F98" w:rsidP="00A760AA">
            <w:pPr>
              <w:rPr>
                <w:rFonts w:ascii="Bodoni MT" w:hAnsi="Bodoni MT"/>
                <w:color w:val="000000"/>
              </w:rPr>
            </w:pPr>
            <w:r w:rsidRPr="008B7065">
              <w:rPr>
                <w:rFonts w:ascii="Bodoni MT" w:hAnsi="Bodoni MT"/>
                <w:color w:val="000000"/>
              </w:rPr>
              <w:t>36 et plus</w:t>
            </w:r>
          </w:p>
        </w:tc>
        <w:tc>
          <w:tcPr>
            <w:tcW w:w="2391" w:type="dxa"/>
            <w:tcBorders>
              <w:top w:val="nil"/>
              <w:left w:val="nil"/>
              <w:bottom w:val="nil"/>
              <w:right w:val="nil"/>
            </w:tcBorders>
            <w:shd w:val="clear" w:color="auto" w:fill="auto"/>
            <w:noWrap/>
            <w:hideMark/>
          </w:tcPr>
          <w:p w14:paraId="6D193636" w14:textId="77777777" w:rsidR="00954F98" w:rsidRPr="008B7065" w:rsidRDefault="00954F98" w:rsidP="00A760AA">
            <w:pPr>
              <w:jc w:val="right"/>
              <w:rPr>
                <w:rFonts w:ascii="Bodoni MT" w:hAnsi="Bodoni MT"/>
                <w:color w:val="000000"/>
              </w:rPr>
            </w:pPr>
            <w:r w:rsidRPr="008B7065">
              <w:rPr>
                <w:rFonts w:ascii="Bodoni MT" w:hAnsi="Bodoni MT"/>
                <w:color w:val="000000"/>
              </w:rPr>
              <w:t>11,11</w:t>
            </w:r>
          </w:p>
        </w:tc>
        <w:tc>
          <w:tcPr>
            <w:tcW w:w="1196" w:type="dxa"/>
            <w:tcBorders>
              <w:top w:val="nil"/>
              <w:left w:val="nil"/>
              <w:bottom w:val="nil"/>
              <w:right w:val="nil"/>
            </w:tcBorders>
            <w:shd w:val="clear" w:color="auto" w:fill="auto"/>
            <w:noWrap/>
            <w:hideMark/>
          </w:tcPr>
          <w:p w14:paraId="7B41B3B8" w14:textId="77777777" w:rsidR="00954F98" w:rsidRPr="008B7065" w:rsidRDefault="00954F98" w:rsidP="00A760AA">
            <w:pPr>
              <w:jc w:val="right"/>
              <w:rPr>
                <w:rFonts w:ascii="Bodoni MT" w:hAnsi="Bodoni MT"/>
                <w:color w:val="000000"/>
              </w:rPr>
            </w:pPr>
            <w:r w:rsidRPr="008B7065">
              <w:rPr>
                <w:rFonts w:ascii="Bodoni MT" w:hAnsi="Bodoni MT"/>
                <w:color w:val="000000"/>
              </w:rPr>
              <w:t>88,89</w:t>
            </w:r>
          </w:p>
        </w:tc>
        <w:tc>
          <w:tcPr>
            <w:tcW w:w="1196" w:type="dxa"/>
            <w:tcBorders>
              <w:top w:val="nil"/>
              <w:left w:val="nil"/>
              <w:bottom w:val="nil"/>
              <w:right w:val="nil"/>
            </w:tcBorders>
            <w:shd w:val="clear" w:color="auto" w:fill="auto"/>
            <w:noWrap/>
            <w:hideMark/>
          </w:tcPr>
          <w:p w14:paraId="22988EA9" w14:textId="77777777" w:rsidR="00954F98" w:rsidRPr="008B7065" w:rsidRDefault="00954F98" w:rsidP="00A760AA">
            <w:pPr>
              <w:jc w:val="right"/>
              <w:rPr>
                <w:rFonts w:ascii="Bodoni MT" w:hAnsi="Bodoni MT"/>
                <w:color w:val="000000"/>
              </w:rPr>
            </w:pPr>
            <w:r w:rsidRPr="008B7065">
              <w:rPr>
                <w:rFonts w:ascii="Bodoni MT" w:hAnsi="Bodoni MT"/>
                <w:color w:val="000000"/>
              </w:rPr>
              <w:t>100</w:t>
            </w:r>
          </w:p>
        </w:tc>
        <w:tc>
          <w:tcPr>
            <w:tcW w:w="1196" w:type="dxa"/>
            <w:tcBorders>
              <w:top w:val="nil"/>
              <w:left w:val="nil"/>
              <w:bottom w:val="nil"/>
              <w:right w:val="nil"/>
            </w:tcBorders>
            <w:shd w:val="clear" w:color="auto" w:fill="auto"/>
            <w:noWrap/>
            <w:hideMark/>
          </w:tcPr>
          <w:p w14:paraId="51A5A3C3" w14:textId="77777777" w:rsidR="00954F98" w:rsidRPr="008B7065" w:rsidRDefault="00954F98" w:rsidP="00A760AA">
            <w:pPr>
              <w:jc w:val="right"/>
              <w:rPr>
                <w:rFonts w:ascii="Bodoni MT" w:hAnsi="Bodoni MT"/>
                <w:color w:val="000000"/>
              </w:rPr>
            </w:pPr>
            <w:r w:rsidRPr="008B7065">
              <w:rPr>
                <w:rFonts w:ascii="Bodoni MT" w:hAnsi="Bodoni MT"/>
                <w:color w:val="000000"/>
              </w:rPr>
              <w:t>36</w:t>
            </w:r>
          </w:p>
        </w:tc>
        <w:tc>
          <w:tcPr>
            <w:tcW w:w="1445" w:type="dxa"/>
            <w:tcBorders>
              <w:top w:val="nil"/>
              <w:left w:val="nil"/>
              <w:bottom w:val="nil"/>
              <w:right w:val="nil"/>
            </w:tcBorders>
            <w:shd w:val="clear" w:color="auto" w:fill="auto"/>
            <w:noWrap/>
            <w:hideMark/>
          </w:tcPr>
          <w:p w14:paraId="5A885CC9" w14:textId="77777777" w:rsidR="00954F98" w:rsidRPr="008B7065" w:rsidRDefault="00954F98" w:rsidP="00A760AA">
            <w:pPr>
              <w:jc w:val="right"/>
              <w:rPr>
                <w:rFonts w:ascii="Bodoni MT" w:hAnsi="Bodoni MT"/>
                <w:color w:val="000000"/>
              </w:rPr>
            </w:pPr>
          </w:p>
        </w:tc>
      </w:tr>
      <w:tr w:rsidR="00954F98" w:rsidRPr="008B7065" w14:paraId="4FF2D14D" w14:textId="77777777" w:rsidTr="00A760AA">
        <w:trPr>
          <w:trHeight w:val="345"/>
        </w:trPr>
        <w:tc>
          <w:tcPr>
            <w:tcW w:w="1790" w:type="dxa"/>
            <w:tcBorders>
              <w:top w:val="single" w:sz="8" w:space="0" w:color="auto"/>
              <w:left w:val="nil"/>
              <w:bottom w:val="single" w:sz="8" w:space="0" w:color="auto"/>
              <w:right w:val="nil"/>
            </w:tcBorders>
            <w:shd w:val="clear" w:color="auto" w:fill="auto"/>
            <w:noWrap/>
            <w:hideMark/>
          </w:tcPr>
          <w:p w14:paraId="4031569C" w14:textId="77777777" w:rsidR="00954F98" w:rsidRPr="008B7065" w:rsidRDefault="00954F98" w:rsidP="00A760AA">
            <w:pPr>
              <w:rPr>
                <w:rFonts w:ascii="Bodoni MT" w:hAnsi="Bodoni MT"/>
                <w:b/>
                <w:bCs/>
                <w:color w:val="000000"/>
              </w:rPr>
            </w:pPr>
            <w:r w:rsidRPr="008B7065">
              <w:rPr>
                <w:rFonts w:ascii="Bodoni MT" w:hAnsi="Bodoni MT"/>
                <w:b/>
                <w:bCs/>
                <w:color w:val="000000"/>
              </w:rPr>
              <w:lastRenderedPageBreak/>
              <w:t>Ensemble</w:t>
            </w:r>
          </w:p>
        </w:tc>
        <w:tc>
          <w:tcPr>
            <w:tcW w:w="2391" w:type="dxa"/>
            <w:tcBorders>
              <w:top w:val="single" w:sz="8" w:space="0" w:color="auto"/>
              <w:left w:val="nil"/>
              <w:bottom w:val="single" w:sz="8" w:space="0" w:color="auto"/>
              <w:right w:val="nil"/>
            </w:tcBorders>
            <w:shd w:val="clear" w:color="auto" w:fill="auto"/>
            <w:noWrap/>
            <w:hideMark/>
          </w:tcPr>
          <w:p w14:paraId="3FD47FB4" w14:textId="77777777" w:rsidR="00954F98" w:rsidRPr="008B7065" w:rsidRDefault="00954F98" w:rsidP="00A760AA">
            <w:pPr>
              <w:jc w:val="right"/>
              <w:rPr>
                <w:rFonts w:ascii="Bodoni MT" w:hAnsi="Bodoni MT"/>
                <w:b/>
                <w:bCs/>
                <w:color w:val="000000"/>
              </w:rPr>
            </w:pPr>
            <w:r w:rsidRPr="008B7065">
              <w:rPr>
                <w:rFonts w:ascii="Bodoni MT" w:hAnsi="Bodoni MT"/>
                <w:b/>
                <w:bCs/>
                <w:color w:val="000000"/>
              </w:rPr>
              <w:t>5,29</w:t>
            </w:r>
          </w:p>
        </w:tc>
        <w:tc>
          <w:tcPr>
            <w:tcW w:w="1196" w:type="dxa"/>
            <w:tcBorders>
              <w:top w:val="single" w:sz="8" w:space="0" w:color="auto"/>
              <w:left w:val="nil"/>
              <w:bottom w:val="single" w:sz="8" w:space="0" w:color="auto"/>
              <w:right w:val="nil"/>
            </w:tcBorders>
            <w:shd w:val="clear" w:color="auto" w:fill="auto"/>
            <w:noWrap/>
            <w:hideMark/>
          </w:tcPr>
          <w:p w14:paraId="5633FED8" w14:textId="77777777" w:rsidR="00954F98" w:rsidRPr="008B7065" w:rsidRDefault="00954F98" w:rsidP="00A760AA">
            <w:pPr>
              <w:jc w:val="right"/>
              <w:rPr>
                <w:rFonts w:ascii="Bodoni MT" w:hAnsi="Bodoni MT"/>
                <w:b/>
                <w:bCs/>
                <w:color w:val="000000"/>
              </w:rPr>
            </w:pPr>
            <w:r w:rsidRPr="008B7065">
              <w:rPr>
                <w:rFonts w:ascii="Bodoni MT" w:hAnsi="Bodoni MT"/>
                <w:b/>
                <w:bCs/>
                <w:color w:val="000000"/>
              </w:rPr>
              <w:t>94,71</w:t>
            </w:r>
          </w:p>
        </w:tc>
        <w:tc>
          <w:tcPr>
            <w:tcW w:w="1196" w:type="dxa"/>
            <w:tcBorders>
              <w:top w:val="single" w:sz="8" w:space="0" w:color="auto"/>
              <w:left w:val="nil"/>
              <w:bottom w:val="single" w:sz="8" w:space="0" w:color="auto"/>
              <w:right w:val="nil"/>
            </w:tcBorders>
            <w:shd w:val="clear" w:color="auto" w:fill="auto"/>
            <w:noWrap/>
            <w:hideMark/>
          </w:tcPr>
          <w:p w14:paraId="23C4983C" w14:textId="77777777" w:rsidR="00954F98" w:rsidRPr="008B7065" w:rsidRDefault="00954F98" w:rsidP="00A760AA">
            <w:pPr>
              <w:jc w:val="right"/>
              <w:rPr>
                <w:rFonts w:ascii="Bodoni MT" w:hAnsi="Bodoni MT"/>
                <w:b/>
                <w:bCs/>
                <w:color w:val="000000"/>
              </w:rPr>
            </w:pPr>
            <w:r w:rsidRPr="008B7065">
              <w:rPr>
                <w:rFonts w:ascii="Bodoni MT" w:hAnsi="Bodoni MT"/>
                <w:b/>
                <w:bCs/>
                <w:color w:val="000000"/>
              </w:rPr>
              <w:t>100</w:t>
            </w:r>
          </w:p>
        </w:tc>
        <w:tc>
          <w:tcPr>
            <w:tcW w:w="1196" w:type="dxa"/>
            <w:tcBorders>
              <w:top w:val="single" w:sz="8" w:space="0" w:color="auto"/>
              <w:left w:val="nil"/>
              <w:bottom w:val="single" w:sz="8" w:space="0" w:color="auto"/>
              <w:right w:val="nil"/>
            </w:tcBorders>
            <w:shd w:val="clear" w:color="auto" w:fill="auto"/>
            <w:noWrap/>
            <w:hideMark/>
          </w:tcPr>
          <w:p w14:paraId="481101A0" w14:textId="77777777" w:rsidR="00954F98" w:rsidRPr="008B7065" w:rsidRDefault="00954F98" w:rsidP="00A760AA">
            <w:pPr>
              <w:jc w:val="right"/>
              <w:rPr>
                <w:rFonts w:ascii="Bodoni MT" w:hAnsi="Bodoni MT"/>
                <w:b/>
                <w:bCs/>
                <w:color w:val="000000"/>
              </w:rPr>
            </w:pPr>
            <w:r w:rsidRPr="008B7065">
              <w:rPr>
                <w:rFonts w:ascii="Bodoni MT" w:hAnsi="Bodoni MT"/>
                <w:b/>
                <w:bCs/>
                <w:color w:val="000000"/>
              </w:rPr>
              <w:t>189</w:t>
            </w:r>
          </w:p>
        </w:tc>
        <w:tc>
          <w:tcPr>
            <w:tcW w:w="1445" w:type="dxa"/>
            <w:tcBorders>
              <w:top w:val="single" w:sz="8" w:space="0" w:color="auto"/>
              <w:left w:val="nil"/>
              <w:bottom w:val="single" w:sz="8" w:space="0" w:color="auto"/>
              <w:right w:val="nil"/>
            </w:tcBorders>
            <w:shd w:val="clear" w:color="auto" w:fill="auto"/>
            <w:noWrap/>
            <w:hideMark/>
          </w:tcPr>
          <w:p w14:paraId="4F782A12" w14:textId="77777777" w:rsidR="00954F98" w:rsidRPr="008B7065" w:rsidRDefault="00954F98" w:rsidP="00A760AA">
            <w:pPr>
              <w:rPr>
                <w:rFonts w:ascii="Bodoni MT" w:hAnsi="Bodoni MT"/>
                <w:b/>
                <w:bCs/>
                <w:color w:val="000000"/>
              </w:rPr>
            </w:pPr>
            <w:r w:rsidRPr="008B7065">
              <w:rPr>
                <w:rFonts w:ascii="Bodoni MT" w:hAnsi="Bodoni MT"/>
                <w:b/>
                <w:bCs/>
                <w:color w:val="000000"/>
              </w:rPr>
              <w:t> </w:t>
            </w:r>
          </w:p>
        </w:tc>
      </w:tr>
    </w:tbl>
    <w:p w14:paraId="31544BDE" w14:textId="77777777" w:rsidR="00954F98" w:rsidRPr="008B7065" w:rsidRDefault="00954F98" w:rsidP="00954F98">
      <w:pPr>
        <w:spacing w:line="360" w:lineRule="auto"/>
        <w:jc w:val="both"/>
      </w:pPr>
      <w:r w:rsidRPr="008B7065">
        <w:t>Source : d’après données d’enquêtes auprès des diplômés des filières de formations en santé</w:t>
      </w:r>
    </w:p>
    <w:p w14:paraId="09EF55C6" w14:textId="77777777" w:rsidR="00954F98" w:rsidRPr="008B7065" w:rsidRDefault="00954F98" w:rsidP="00954F98">
      <w:pPr>
        <w:spacing w:line="360" w:lineRule="auto"/>
        <w:jc w:val="both"/>
      </w:pPr>
      <w:r w:rsidRPr="008B7065">
        <w:t xml:space="preserve">On se rend compte au regard des informations de ce tableau que seulement 5,29% des diplômés des cohortes étudiées partent à l’étranger après l’obtention de leur diplôme, à la recherche d’une situation professionnelle, du fait des difficultés d’insertion sur le marché du travail national. </w:t>
      </w:r>
      <w:r w:rsidRPr="008B7065" w:rsidDel="00F2374D">
        <w:rPr>
          <w:i/>
        </w:rPr>
        <w:t xml:space="preserve"> </w:t>
      </w:r>
    </w:p>
    <w:p w14:paraId="3DBA4367" w14:textId="77777777" w:rsidR="00954F98" w:rsidRPr="008B7065" w:rsidRDefault="00954F98" w:rsidP="00954F98">
      <w:pPr>
        <w:pStyle w:val="Heading4"/>
        <w:ind w:left="0" w:firstLine="0"/>
      </w:pPr>
      <w:r w:rsidRPr="008B7065">
        <w:t xml:space="preserve"> Insertion des diplômés en santé sur le marché du travail</w:t>
      </w:r>
    </w:p>
    <w:p w14:paraId="2DB8A248" w14:textId="77777777" w:rsidR="00954F98" w:rsidRPr="008B7065" w:rsidRDefault="00954F98" w:rsidP="00954F98">
      <w:pPr>
        <w:rPr>
          <w:lang w:eastAsia="en-US"/>
        </w:rPr>
      </w:pPr>
    </w:p>
    <w:p w14:paraId="1F367229" w14:textId="77777777" w:rsidR="00954F98" w:rsidRPr="008B7065" w:rsidRDefault="00954F98" w:rsidP="00954F98">
      <w:pPr>
        <w:spacing w:after="160" w:line="360" w:lineRule="auto"/>
        <w:jc w:val="both"/>
      </w:pPr>
      <w:r w:rsidRPr="008B7065">
        <w:t>Le taux d’insertion professionnelle des diplômés est un indicateur majeur de l’efficacité externe d’une formation professionnelle. Plus ce taux est élevé, plus la formation est efficace au plan externe</w:t>
      </w:r>
      <w:r>
        <w:t xml:space="preserve"> car elle permet ainsi de répondre à la demande du marché</w:t>
      </w:r>
      <w:r w:rsidRPr="008B7065">
        <w:t xml:space="preserve">. La connaissance des déterminants de l’insertion professionnelle des diplômés du secteur de la santé est importante dans l’élaboration des politiques des ressources humaines en santé. Le tableau suivant présente les résultats d’estimation de la probabilité d’insertion professionnelle des diplômés des cohortes étudiées dans la présente étude. </w:t>
      </w:r>
    </w:p>
    <w:p w14:paraId="06C645BF" w14:textId="77777777" w:rsidR="00954F98" w:rsidRPr="008B7065" w:rsidRDefault="00954F98" w:rsidP="00774012">
      <w:pPr>
        <w:pStyle w:val="Style1tableau"/>
      </w:pPr>
      <w:bookmarkStart w:id="53" w:name="_Toc1064297"/>
      <w:r>
        <w:t>Tableau 14 : résultats d’estimation de la probabilité d’insertion professionnelle en fonction des caractéristiques du diplômé</w:t>
      </w:r>
      <w:bookmarkEnd w:id="53"/>
    </w:p>
    <w:tbl>
      <w:tblPr>
        <w:tblStyle w:val="Tableausimple22"/>
        <w:tblW w:w="5000" w:type="pct"/>
        <w:tblLook w:val="04A0" w:firstRow="1" w:lastRow="0" w:firstColumn="1" w:lastColumn="0" w:noHBand="0" w:noVBand="1"/>
      </w:tblPr>
      <w:tblGrid>
        <w:gridCol w:w="3379"/>
        <w:gridCol w:w="2081"/>
        <w:gridCol w:w="2119"/>
        <w:gridCol w:w="1491"/>
      </w:tblGrid>
      <w:tr w:rsidR="00954F98" w:rsidRPr="008B7065" w14:paraId="7A905299" w14:textId="77777777" w:rsidTr="00A760A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009" w:type="pct"/>
            <w:gridSpan w:val="2"/>
            <w:noWrap/>
            <w:vAlign w:val="center"/>
            <w:hideMark/>
          </w:tcPr>
          <w:p w14:paraId="7F6E625C" w14:textId="77777777" w:rsidR="00954F98" w:rsidRPr="008B7065" w:rsidRDefault="00954F98" w:rsidP="00A760AA">
            <w:pPr>
              <w:jc w:val="center"/>
              <w:rPr>
                <w:rFonts w:ascii="Bodoni MT" w:hAnsi="Bodoni MT"/>
                <w:color w:val="000000"/>
              </w:rPr>
            </w:pPr>
            <w:r w:rsidRPr="008B7065">
              <w:rPr>
                <w:rFonts w:ascii="Bodoni MT" w:hAnsi="Bodoni MT"/>
                <w:color w:val="000000"/>
              </w:rPr>
              <w:t>Détention d'un Emploi</w:t>
            </w:r>
          </w:p>
        </w:tc>
        <w:tc>
          <w:tcPr>
            <w:tcW w:w="1168" w:type="pct"/>
            <w:noWrap/>
            <w:vAlign w:val="center"/>
            <w:hideMark/>
          </w:tcPr>
          <w:p w14:paraId="48C0698B"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Odds Ratio</w:t>
            </w:r>
          </w:p>
        </w:tc>
        <w:tc>
          <w:tcPr>
            <w:tcW w:w="823" w:type="pct"/>
            <w:noWrap/>
            <w:vAlign w:val="center"/>
            <w:hideMark/>
          </w:tcPr>
          <w:p w14:paraId="189DD8BC"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p-value</w:t>
            </w:r>
          </w:p>
        </w:tc>
      </w:tr>
      <w:tr w:rsidR="00954F98" w:rsidRPr="008B7065" w14:paraId="5428FEC6"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0DBDC187" w14:textId="77777777" w:rsidR="00954F98" w:rsidRPr="008B7065" w:rsidRDefault="00954F98" w:rsidP="00A760AA">
            <w:pPr>
              <w:jc w:val="center"/>
              <w:rPr>
                <w:rFonts w:ascii="Bodoni MT" w:hAnsi="Bodoni MT"/>
                <w:color w:val="000000"/>
              </w:rPr>
            </w:pPr>
            <w:r w:rsidRPr="008B7065">
              <w:rPr>
                <w:rFonts w:ascii="Bodoni MT" w:hAnsi="Bodoni MT"/>
                <w:color w:val="000000"/>
              </w:rPr>
              <w:t>Sexe</w:t>
            </w:r>
          </w:p>
        </w:tc>
        <w:tc>
          <w:tcPr>
            <w:tcW w:w="1147" w:type="pct"/>
            <w:noWrap/>
            <w:vAlign w:val="center"/>
            <w:hideMark/>
          </w:tcPr>
          <w:p w14:paraId="43B61AF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Masculin</w:t>
            </w:r>
          </w:p>
        </w:tc>
        <w:tc>
          <w:tcPr>
            <w:tcW w:w="1991" w:type="pct"/>
            <w:gridSpan w:val="2"/>
            <w:noWrap/>
            <w:vAlign w:val="center"/>
            <w:hideMark/>
          </w:tcPr>
          <w:p w14:paraId="3C34E459"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0B8A507B"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43C2E6F8" w14:textId="77777777" w:rsidR="00954F98" w:rsidRPr="008B7065" w:rsidRDefault="00954F98" w:rsidP="00A760AA">
            <w:pPr>
              <w:jc w:val="center"/>
              <w:rPr>
                <w:rFonts w:ascii="Bodoni MT" w:hAnsi="Bodoni MT"/>
                <w:color w:val="000000"/>
              </w:rPr>
            </w:pPr>
          </w:p>
        </w:tc>
        <w:tc>
          <w:tcPr>
            <w:tcW w:w="1147" w:type="pct"/>
            <w:noWrap/>
            <w:vAlign w:val="center"/>
            <w:hideMark/>
          </w:tcPr>
          <w:p w14:paraId="2723874B"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Féminin</w:t>
            </w:r>
          </w:p>
        </w:tc>
        <w:tc>
          <w:tcPr>
            <w:tcW w:w="1168" w:type="pct"/>
            <w:noWrap/>
            <w:vAlign w:val="center"/>
            <w:hideMark/>
          </w:tcPr>
          <w:p w14:paraId="190A21DD"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0,987125</w:t>
            </w:r>
          </w:p>
        </w:tc>
        <w:tc>
          <w:tcPr>
            <w:tcW w:w="823" w:type="pct"/>
            <w:noWrap/>
            <w:vAlign w:val="center"/>
            <w:hideMark/>
          </w:tcPr>
          <w:p w14:paraId="34C1D80E"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0,984</w:t>
            </w:r>
          </w:p>
        </w:tc>
      </w:tr>
      <w:tr w:rsidR="00954F98" w:rsidRPr="008B7065" w14:paraId="25B1FC02"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543E256C" w14:textId="77777777" w:rsidR="00954F98" w:rsidRPr="008B7065" w:rsidRDefault="00954F98" w:rsidP="00A760AA">
            <w:pPr>
              <w:jc w:val="center"/>
              <w:rPr>
                <w:rFonts w:ascii="Bodoni MT" w:hAnsi="Bodoni MT"/>
                <w:color w:val="000000"/>
              </w:rPr>
            </w:pPr>
            <w:r w:rsidRPr="008B7065">
              <w:rPr>
                <w:rFonts w:ascii="Bodoni MT" w:hAnsi="Bodoni MT"/>
                <w:color w:val="000000"/>
              </w:rPr>
              <w:t>Age</w:t>
            </w:r>
          </w:p>
        </w:tc>
        <w:tc>
          <w:tcPr>
            <w:tcW w:w="1147" w:type="pct"/>
            <w:noWrap/>
            <w:vAlign w:val="center"/>
            <w:hideMark/>
          </w:tcPr>
          <w:p w14:paraId="6F2E768D"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20-24</w:t>
            </w:r>
          </w:p>
        </w:tc>
        <w:tc>
          <w:tcPr>
            <w:tcW w:w="1991" w:type="pct"/>
            <w:gridSpan w:val="2"/>
            <w:noWrap/>
            <w:vAlign w:val="center"/>
            <w:hideMark/>
          </w:tcPr>
          <w:p w14:paraId="6486E2A7"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6571918F"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381D9C50" w14:textId="77777777" w:rsidR="00954F98" w:rsidRPr="008B7065" w:rsidRDefault="00954F98" w:rsidP="00A760AA">
            <w:pPr>
              <w:jc w:val="center"/>
              <w:rPr>
                <w:rFonts w:ascii="Bodoni MT" w:hAnsi="Bodoni MT"/>
                <w:color w:val="000000"/>
              </w:rPr>
            </w:pPr>
          </w:p>
        </w:tc>
        <w:tc>
          <w:tcPr>
            <w:tcW w:w="1147" w:type="pct"/>
            <w:noWrap/>
            <w:vAlign w:val="center"/>
            <w:hideMark/>
          </w:tcPr>
          <w:p w14:paraId="63027CC1"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25-29</w:t>
            </w:r>
          </w:p>
        </w:tc>
        <w:tc>
          <w:tcPr>
            <w:tcW w:w="1168" w:type="pct"/>
            <w:noWrap/>
            <w:vAlign w:val="center"/>
            <w:hideMark/>
          </w:tcPr>
          <w:p w14:paraId="7178F431"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0,525344</w:t>
            </w:r>
          </w:p>
        </w:tc>
        <w:tc>
          <w:tcPr>
            <w:tcW w:w="823" w:type="pct"/>
            <w:noWrap/>
            <w:vAlign w:val="center"/>
            <w:hideMark/>
          </w:tcPr>
          <w:p w14:paraId="483CF436"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0,548</w:t>
            </w:r>
          </w:p>
        </w:tc>
      </w:tr>
      <w:tr w:rsidR="00954F98" w:rsidRPr="008B7065" w14:paraId="4705A730"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50EA01E6" w14:textId="77777777" w:rsidR="00954F98" w:rsidRPr="008B7065" w:rsidRDefault="00954F98" w:rsidP="00A760AA">
            <w:pPr>
              <w:jc w:val="center"/>
              <w:rPr>
                <w:rFonts w:ascii="Bodoni MT" w:hAnsi="Bodoni MT"/>
                <w:color w:val="000000"/>
              </w:rPr>
            </w:pPr>
          </w:p>
        </w:tc>
        <w:tc>
          <w:tcPr>
            <w:tcW w:w="1147" w:type="pct"/>
            <w:noWrap/>
            <w:vAlign w:val="center"/>
            <w:hideMark/>
          </w:tcPr>
          <w:p w14:paraId="3C57C46C"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30 et plus</w:t>
            </w:r>
          </w:p>
        </w:tc>
        <w:tc>
          <w:tcPr>
            <w:tcW w:w="1168" w:type="pct"/>
            <w:noWrap/>
            <w:vAlign w:val="center"/>
            <w:hideMark/>
          </w:tcPr>
          <w:p w14:paraId="0E174458"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0,244239</w:t>
            </w:r>
          </w:p>
        </w:tc>
        <w:tc>
          <w:tcPr>
            <w:tcW w:w="823" w:type="pct"/>
            <w:noWrap/>
            <w:vAlign w:val="center"/>
            <w:hideMark/>
          </w:tcPr>
          <w:p w14:paraId="2DA5A708"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0,264</w:t>
            </w:r>
          </w:p>
        </w:tc>
      </w:tr>
      <w:tr w:rsidR="00954F98" w:rsidRPr="008B7065" w14:paraId="6F733E28"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3EEBA8A4" w14:textId="77777777" w:rsidR="00954F98" w:rsidRPr="008B7065" w:rsidRDefault="00954F98" w:rsidP="00A760AA">
            <w:pPr>
              <w:jc w:val="center"/>
              <w:rPr>
                <w:rFonts w:ascii="Bodoni MT" w:hAnsi="Bodoni MT"/>
                <w:color w:val="000000"/>
              </w:rPr>
            </w:pPr>
            <w:r w:rsidRPr="008B7065">
              <w:rPr>
                <w:rFonts w:ascii="Bodoni MT" w:hAnsi="Bodoni MT"/>
                <w:color w:val="000000"/>
              </w:rPr>
              <w:t>Sit_Mat</w:t>
            </w:r>
          </w:p>
        </w:tc>
        <w:tc>
          <w:tcPr>
            <w:tcW w:w="1147" w:type="pct"/>
            <w:noWrap/>
            <w:vAlign w:val="center"/>
            <w:hideMark/>
          </w:tcPr>
          <w:p w14:paraId="71B16B00"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Célibataire</w:t>
            </w:r>
          </w:p>
        </w:tc>
        <w:tc>
          <w:tcPr>
            <w:tcW w:w="1991" w:type="pct"/>
            <w:gridSpan w:val="2"/>
            <w:noWrap/>
            <w:vAlign w:val="center"/>
            <w:hideMark/>
          </w:tcPr>
          <w:p w14:paraId="3E62CD85"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56B6D32F"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33247261" w14:textId="77777777" w:rsidR="00954F98" w:rsidRPr="008B7065" w:rsidRDefault="00954F98" w:rsidP="00A760AA">
            <w:pPr>
              <w:jc w:val="center"/>
              <w:rPr>
                <w:rFonts w:ascii="Bodoni MT" w:hAnsi="Bodoni MT"/>
                <w:color w:val="000000"/>
              </w:rPr>
            </w:pPr>
          </w:p>
        </w:tc>
        <w:tc>
          <w:tcPr>
            <w:tcW w:w="1147" w:type="pct"/>
            <w:noWrap/>
            <w:vAlign w:val="center"/>
            <w:hideMark/>
          </w:tcPr>
          <w:p w14:paraId="1844B1CE"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Concubinage</w:t>
            </w:r>
          </w:p>
        </w:tc>
        <w:tc>
          <w:tcPr>
            <w:tcW w:w="1168" w:type="pct"/>
            <w:noWrap/>
            <w:vAlign w:val="center"/>
            <w:hideMark/>
          </w:tcPr>
          <w:p w14:paraId="1E65F90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0,9782133</w:t>
            </w:r>
          </w:p>
        </w:tc>
        <w:tc>
          <w:tcPr>
            <w:tcW w:w="823" w:type="pct"/>
            <w:noWrap/>
            <w:vAlign w:val="center"/>
            <w:hideMark/>
          </w:tcPr>
          <w:p w14:paraId="490EC560"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0,981</w:t>
            </w:r>
          </w:p>
        </w:tc>
      </w:tr>
      <w:tr w:rsidR="00954F98" w:rsidRPr="008B7065" w14:paraId="5235DF98"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3ED08DB6" w14:textId="77777777" w:rsidR="00954F98" w:rsidRPr="008B7065" w:rsidRDefault="00954F98" w:rsidP="00A760AA">
            <w:pPr>
              <w:jc w:val="center"/>
              <w:rPr>
                <w:rFonts w:ascii="Bodoni MT" w:hAnsi="Bodoni MT"/>
                <w:color w:val="000000"/>
              </w:rPr>
            </w:pPr>
          </w:p>
        </w:tc>
        <w:tc>
          <w:tcPr>
            <w:tcW w:w="1147" w:type="pct"/>
            <w:noWrap/>
            <w:vAlign w:val="center"/>
            <w:hideMark/>
          </w:tcPr>
          <w:p w14:paraId="61D95E93"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Séparé/Divorcé</w:t>
            </w:r>
          </w:p>
        </w:tc>
        <w:tc>
          <w:tcPr>
            <w:tcW w:w="1168" w:type="pct"/>
            <w:noWrap/>
            <w:vAlign w:val="center"/>
            <w:hideMark/>
          </w:tcPr>
          <w:p w14:paraId="6B0E16F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1</w:t>
            </w:r>
          </w:p>
        </w:tc>
        <w:tc>
          <w:tcPr>
            <w:tcW w:w="823" w:type="pct"/>
            <w:noWrap/>
            <w:vAlign w:val="center"/>
            <w:hideMark/>
          </w:tcPr>
          <w:p w14:paraId="16944C0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(empty)</w:t>
            </w:r>
          </w:p>
        </w:tc>
      </w:tr>
      <w:tr w:rsidR="00954F98" w:rsidRPr="008B7065" w14:paraId="04780B1C"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77CF9A64" w14:textId="77777777" w:rsidR="00954F98" w:rsidRPr="008B7065" w:rsidRDefault="00954F98" w:rsidP="00A760AA">
            <w:pPr>
              <w:jc w:val="center"/>
              <w:rPr>
                <w:rFonts w:ascii="Bodoni MT" w:hAnsi="Bodoni MT"/>
                <w:color w:val="000000"/>
              </w:rPr>
            </w:pPr>
          </w:p>
        </w:tc>
        <w:tc>
          <w:tcPr>
            <w:tcW w:w="1147" w:type="pct"/>
            <w:noWrap/>
            <w:vAlign w:val="center"/>
            <w:hideMark/>
          </w:tcPr>
          <w:p w14:paraId="7262D5CD"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Marié (e)</w:t>
            </w:r>
          </w:p>
        </w:tc>
        <w:tc>
          <w:tcPr>
            <w:tcW w:w="1168" w:type="pct"/>
            <w:noWrap/>
            <w:vAlign w:val="center"/>
            <w:hideMark/>
          </w:tcPr>
          <w:p w14:paraId="54B113D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5,233972</w:t>
            </w:r>
          </w:p>
        </w:tc>
        <w:tc>
          <w:tcPr>
            <w:tcW w:w="823" w:type="pct"/>
            <w:noWrap/>
            <w:vAlign w:val="center"/>
            <w:hideMark/>
          </w:tcPr>
          <w:p w14:paraId="28529DAF"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0,004*</w:t>
            </w:r>
          </w:p>
        </w:tc>
      </w:tr>
      <w:tr w:rsidR="00954F98" w:rsidRPr="008B7065" w14:paraId="50EFD100"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0C4EDE0F" w14:textId="77777777" w:rsidR="00954F98" w:rsidRPr="008B7065" w:rsidRDefault="00954F98" w:rsidP="00A760AA">
            <w:pPr>
              <w:jc w:val="center"/>
              <w:rPr>
                <w:rFonts w:ascii="Bodoni MT" w:hAnsi="Bodoni MT"/>
                <w:color w:val="000000"/>
              </w:rPr>
            </w:pPr>
            <w:r w:rsidRPr="008B7065">
              <w:rPr>
                <w:rFonts w:ascii="Bodoni MT" w:hAnsi="Bodoni MT"/>
                <w:color w:val="000000"/>
              </w:rPr>
              <w:t>Milieu</w:t>
            </w:r>
          </w:p>
        </w:tc>
        <w:tc>
          <w:tcPr>
            <w:tcW w:w="1147" w:type="pct"/>
            <w:noWrap/>
            <w:vAlign w:val="center"/>
            <w:hideMark/>
          </w:tcPr>
          <w:p w14:paraId="48A9915B"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Urbain</w:t>
            </w:r>
          </w:p>
        </w:tc>
        <w:tc>
          <w:tcPr>
            <w:tcW w:w="1991" w:type="pct"/>
            <w:gridSpan w:val="2"/>
            <w:noWrap/>
            <w:vAlign w:val="center"/>
            <w:hideMark/>
          </w:tcPr>
          <w:p w14:paraId="2C3A3AD5"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745BA29C"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1B31BBC1" w14:textId="77777777" w:rsidR="00954F98" w:rsidRPr="008B7065" w:rsidRDefault="00954F98" w:rsidP="00A760AA">
            <w:pPr>
              <w:jc w:val="center"/>
              <w:rPr>
                <w:rFonts w:ascii="Bodoni MT" w:hAnsi="Bodoni MT"/>
                <w:color w:val="000000"/>
              </w:rPr>
            </w:pPr>
          </w:p>
        </w:tc>
        <w:tc>
          <w:tcPr>
            <w:tcW w:w="1147" w:type="pct"/>
            <w:noWrap/>
            <w:vAlign w:val="center"/>
            <w:hideMark/>
          </w:tcPr>
          <w:p w14:paraId="5DFC8AEB"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Rural</w:t>
            </w:r>
          </w:p>
        </w:tc>
        <w:tc>
          <w:tcPr>
            <w:tcW w:w="1168" w:type="pct"/>
            <w:noWrap/>
            <w:vAlign w:val="center"/>
            <w:hideMark/>
          </w:tcPr>
          <w:p w14:paraId="3C6A2EDD"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1,214861</w:t>
            </w:r>
          </w:p>
        </w:tc>
        <w:tc>
          <w:tcPr>
            <w:tcW w:w="823" w:type="pct"/>
            <w:noWrap/>
            <w:vAlign w:val="center"/>
            <w:hideMark/>
          </w:tcPr>
          <w:p w14:paraId="5094B7C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0,845</w:t>
            </w:r>
          </w:p>
        </w:tc>
      </w:tr>
      <w:tr w:rsidR="00954F98" w:rsidRPr="008B7065" w14:paraId="78B81336"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7A7A3FE4" w14:textId="77777777" w:rsidR="00954F98" w:rsidRPr="008B7065" w:rsidRDefault="00954F98" w:rsidP="00A760AA">
            <w:pPr>
              <w:jc w:val="center"/>
              <w:rPr>
                <w:rFonts w:ascii="Bodoni MT" w:hAnsi="Bodoni MT"/>
                <w:color w:val="000000"/>
              </w:rPr>
            </w:pPr>
            <w:r w:rsidRPr="008B7065">
              <w:rPr>
                <w:rFonts w:ascii="Bodoni MT" w:hAnsi="Bodoni MT"/>
                <w:color w:val="000000"/>
              </w:rPr>
              <w:t>Diplôme</w:t>
            </w:r>
          </w:p>
        </w:tc>
        <w:tc>
          <w:tcPr>
            <w:tcW w:w="1147" w:type="pct"/>
            <w:noWrap/>
            <w:vAlign w:val="center"/>
            <w:hideMark/>
          </w:tcPr>
          <w:p w14:paraId="3EF20C88"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Médecin</w:t>
            </w:r>
          </w:p>
        </w:tc>
        <w:tc>
          <w:tcPr>
            <w:tcW w:w="1991" w:type="pct"/>
            <w:gridSpan w:val="2"/>
            <w:noWrap/>
            <w:vAlign w:val="center"/>
            <w:hideMark/>
          </w:tcPr>
          <w:p w14:paraId="66D79D3D"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234759F6"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48C5E797" w14:textId="77777777" w:rsidR="00954F98" w:rsidRPr="008B7065" w:rsidRDefault="00954F98" w:rsidP="00A760AA">
            <w:pPr>
              <w:jc w:val="center"/>
              <w:rPr>
                <w:rFonts w:ascii="Bodoni MT" w:hAnsi="Bodoni MT"/>
                <w:color w:val="000000"/>
              </w:rPr>
            </w:pPr>
          </w:p>
        </w:tc>
        <w:tc>
          <w:tcPr>
            <w:tcW w:w="1147" w:type="pct"/>
            <w:noWrap/>
            <w:vAlign w:val="center"/>
            <w:hideMark/>
          </w:tcPr>
          <w:p w14:paraId="6B527820"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Sage-femme</w:t>
            </w:r>
          </w:p>
        </w:tc>
        <w:tc>
          <w:tcPr>
            <w:tcW w:w="1168" w:type="pct"/>
            <w:noWrap/>
            <w:vAlign w:val="center"/>
            <w:hideMark/>
          </w:tcPr>
          <w:p w14:paraId="55D74F85"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0,9323012</w:t>
            </w:r>
          </w:p>
        </w:tc>
        <w:tc>
          <w:tcPr>
            <w:tcW w:w="823" w:type="pct"/>
            <w:noWrap/>
            <w:vAlign w:val="center"/>
            <w:hideMark/>
          </w:tcPr>
          <w:p w14:paraId="401290BC"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0,949</w:t>
            </w:r>
          </w:p>
        </w:tc>
      </w:tr>
      <w:tr w:rsidR="00954F98" w:rsidRPr="008B7065" w14:paraId="484433EF"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0352E7CC" w14:textId="77777777" w:rsidR="00954F98" w:rsidRPr="008B7065" w:rsidRDefault="00954F98" w:rsidP="00A760AA">
            <w:pPr>
              <w:jc w:val="center"/>
              <w:rPr>
                <w:rFonts w:ascii="Bodoni MT" w:hAnsi="Bodoni MT"/>
                <w:color w:val="000000"/>
              </w:rPr>
            </w:pPr>
          </w:p>
        </w:tc>
        <w:tc>
          <w:tcPr>
            <w:tcW w:w="1147" w:type="pct"/>
            <w:noWrap/>
            <w:vAlign w:val="center"/>
            <w:hideMark/>
          </w:tcPr>
          <w:p w14:paraId="1E931DC8"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Infirmier (ère)</w:t>
            </w:r>
          </w:p>
        </w:tc>
        <w:tc>
          <w:tcPr>
            <w:tcW w:w="1168" w:type="pct"/>
            <w:noWrap/>
            <w:vAlign w:val="center"/>
            <w:hideMark/>
          </w:tcPr>
          <w:p w14:paraId="0CEA3CA1"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11,38554</w:t>
            </w:r>
          </w:p>
        </w:tc>
        <w:tc>
          <w:tcPr>
            <w:tcW w:w="823" w:type="pct"/>
            <w:noWrap/>
            <w:vAlign w:val="center"/>
            <w:hideMark/>
          </w:tcPr>
          <w:p w14:paraId="1124B51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0,035*</w:t>
            </w:r>
          </w:p>
        </w:tc>
      </w:tr>
      <w:tr w:rsidR="00954F98" w:rsidRPr="008B7065" w14:paraId="7B1AD6B4"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7B8925F9" w14:textId="77777777" w:rsidR="00954F98" w:rsidRPr="008B7065" w:rsidRDefault="00954F98" w:rsidP="00A760AA">
            <w:pPr>
              <w:jc w:val="center"/>
              <w:rPr>
                <w:rFonts w:ascii="Bodoni MT" w:hAnsi="Bodoni MT"/>
                <w:color w:val="000000"/>
              </w:rPr>
            </w:pPr>
          </w:p>
        </w:tc>
        <w:tc>
          <w:tcPr>
            <w:tcW w:w="1147" w:type="pct"/>
            <w:noWrap/>
            <w:vAlign w:val="center"/>
            <w:hideMark/>
          </w:tcPr>
          <w:p w14:paraId="5782AC9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Aide soignant (e)</w:t>
            </w:r>
          </w:p>
        </w:tc>
        <w:tc>
          <w:tcPr>
            <w:tcW w:w="1168" w:type="pct"/>
            <w:noWrap/>
            <w:vAlign w:val="center"/>
            <w:hideMark/>
          </w:tcPr>
          <w:p w14:paraId="4B24868E"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0,0867074</w:t>
            </w:r>
          </w:p>
        </w:tc>
        <w:tc>
          <w:tcPr>
            <w:tcW w:w="823" w:type="pct"/>
            <w:noWrap/>
            <w:vAlign w:val="center"/>
            <w:hideMark/>
          </w:tcPr>
          <w:p w14:paraId="534AE408"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0,099**</w:t>
            </w:r>
          </w:p>
        </w:tc>
      </w:tr>
      <w:tr w:rsidR="00954F98" w:rsidRPr="008B7065" w14:paraId="58E1E82F"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4FABA263" w14:textId="77777777" w:rsidR="00954F98" w:rsidRPr="008B7065" w:rsidRDefault="00954F98" w:rsidP="00A760AA">
            <w:pPr>
              <w:jc w:val="center"/>
              <w:rPr>
                <w:rFonts w:ascii="Bodoni MT" w:hAnsi="Bodoni MT"/>
                <w:color w:val="000000"/>
              </w:rPr>
            </w:pPr>
            <w:r w:rsidRPr="008B7065">
              <w:rPr>
                <w:rFonts w:ascii="Bodoni MT" w:hAnsi="Bodoni MT"/>
                <w:color w:val="000000"/>
              </w:rPr>
              <w:t>Religion</w:t>
            </w:r>
          </w:p>
        </w:tc>
        <w:tc>
          <w:tcPr>
            <w:tcW w:w="1147" w:type="pct"/>
            <w:noWrap/>
            <w:vAlign w:val="center"/>
            <w:hideMark/>
          </w:tcPr>
          <w:p w14:paraId="0681987E"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Aucun</w:t>
            </w:r>
          </w:p>
        </w:tc>
        <w:tc>
          <w:tcPr>
            <w:tcW w:w="1991" w:type="pct"/>
            <w:gridSpan w:val="2"/>
            <w:noWrap/>
            <w:vAlign w:val="center"/>
            <w:hideMark/>
          </w:tcPr>
          <w:p w14:paraId="34C3DC2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275DDC46"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6D95445D" w14:textId="77777777" w:rsidR="00954F98" w:rsidRPr="008B7065" w:rsidRDefault="00954F98" w:rsidP="00A760AA">
            <w:pPr>
              <w:jc w:val="center"/>
              <w:rPr>
                <w:rFonts w:ascii="Bodoni MT" w:hAnsi="Bodoni MT"/>
                <w:color w:val="000000"/>
              </w:rPr>
            </w:pPr>
          </w:p>
        </w:tc>
        <w:tc>
          <w:tcPr>
            <w:tcW w:w="1147" w:type="pct"/>
            <w:noWrap/>
            <w:vAlign w:val="center"/>
            <w:hideMark/>
          </w:tcPr>
          <w:p w14:paraId="126C963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Christianisme</w:t>
            </w:r>
          </w:p>
        </w:tc>
        <w:tc>
          <w:tcPr>
            <w:tcW w:w="1168" w:type="pct"/>
            <w:noWrap/>
            <w:vAlign w:val="center"/>
            <w:hideMark/>
          </w:tcPr>
          <w:p w14:paraId="6ACB0A73"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1,194525</w:t>
            </w:r>
          </w:p>
        </w:tc>
        <w:tc>
          <w:tcPr>
            <w:tcW w:w="823" w:type="pct"/>
            <w:noWrap/>
            <w:vAlign w:val="center"/>
            <w:hideMark/>
          </w:tcPr>
          <w:p w14:paraId="0A5CDB83"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0,88</w:t>
            </w:r>
          </w:p>
        </w:tc>
      </w:tr>
      <w:tr w:rsidR="00954F98" w:rsidRPr="008B7065" w14:paraId="2DC76679"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56D83F4C" w14:textId="77777777" w:rsidR="00954F98" w:rsidRPr="008B7065" w:rsidRDefault="00954F98" w:rsidP="00A760AA">
            <w:pPr>
              <w:jc w:val="center"/>
              <w:rPr>
                <w:rFonts w:ascii="Bodoni MT" w:hAnsi="Bodoni MT"/>
                <w:color w:val="000000"/>
              </w:rPr>
            </w:pPr>
          </w:p>
        </w:tc>
        <w:tc>
          <w:tcPr>
            <w:tcW w:w="1147" w:type="pct"/>
            <w:noWrap/>
            <w:vAlign w:val="center"/>
            <w:hideMark/>
          </w:tcPr>
          <w:p w14:paraId="41012698"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Islam</w:t>
            </w:r>
          </w:p>
        </w:tc>
        <w:tc>
          <w:tcPr>
            <w:tcW w:w="1168" w:type="pct"/>
            <w:noWrap/>
            <w:vAlign w:val="center"/>
            <w:hideMark/>
          </w:tcPr>
          <w:p w14:paraId="643262D8"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0,4246103</w:t>
            </w:r>
          </w:p>
        </w:tc>
        <w:tc>
          <w:tcPr>
            <w:tcW w:w="823" w:type="pct"/>
            <w:noWrap/>
            <w:vAlign w:val="center"/>
            <w:hideMark/>
          </w:tcPr>
          <w:p w14:paraId="7C06D933"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0,474</w:t>
            </w:r>
          </w:p>
        </w:tc>
      </w:tr>
      <w:tr w:rsidR="00954F98" w:rsidRPr="008B7065" w14:paraId="531F7EE8"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55B30DFE" w14:textId="77777777" w:rsidR="00954F98" w:rsidRPr="008B7065" w:rsidRDefault="00954F98" w:rsidP="00A760AA">
            <w:pPr>
              <w:jc w:val="center"/>
              <w:rPr>
                <w:rFonts w:ascii="Bodoni MT" w:hAnsi="Bodoni MT"/>
                <w:color w:val="000000"/>
              </w:rPr>
            </w:pPr>
          </w:p>
        </w:tc>
        <w:tc>
          <w:tcPr>
            <w:tcW w:w="1147" w:type="pct"/>
            <w:noWrap/>
            <w:vAlign w:val="center"/>
            <w:hideMark/>
          </w:tcPr>
          <w:p w14:paraId="512CA18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Autre religion</w:t>
            </w:r>
          </w:p>
        </w:tc>
        <w:tc>
          <w:tcPr>
            <w:tcW w:w="1168" w:type="pct"/>
            <w:noWrap/>
            <w:vAlign w:val="center"/>
            <w:hideMark/>
          </w:tcPr>
          <w:p w14:paraId="383E03EC"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w:t>
            </w:r>
          </w:p>
        </w:tc>
        <w:tc>
          <w:tcPr>
            <w:tcW w:w="823" w:type="pct"/>
            <w:noWrap/>
            <w:vAlign w:val="center"/>
            <w:hideMark/>
          </w:tcPr>
          <w:p w14:paraId="3E2957F1"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(empty)</w:t>
            </w:r>
          </w:p>
        </w:tc>
      </w:tr>
      <w:tr w:rsidR="00954F98" w:rsidRPr="008B7065" w14:paraId="54293245"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7A54799F" w14:textId="77777777" w:rsidR="00954F98" w:rsidRPr="008B7065" w:rsidRDefault="00954F98" w:rsidP="00A760AA">
            <w:pPr>
              <w:jc w:val="center"/>
              <w:rPr>
                <w:rFonts w:ascii="Bodoni MT" w:hAnsi="Bodoni MT"/>
                <w:color w:val="000000"/>
              </w:rPr>
            </w:pPr>
            <w:r w:rsidRPr="008B7065">
              <w:rPr>
                <w:rFonts w:ascii="Bodoni MT" w:hAnsi="Bodoni MT"/>
                <w:color w:val="000000"/>
              </w:rPr>
              <w:t>Enfant</w:t>
            </w:r>
          </w:p>
        </w:tc>
        <w:tc>
          <w:tcPr>
            <w:tcW w:w="1147" w:type="pct"/>
            <w:noWrap/>
            <w:vAlign w:val="center"/>
            <w:hideMark/>
          </w:tcPr>
          <w:p w14:paraId="15CAC5D2"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Non</w:t>
            </w:r>
          </w:p>
        </w:tc>
        <w:tc>
          <w:tcPr>
            <w:tcW w:w="1991" w:type="pct"/>
            <w:gridSpan w:val="2"/>
            <w:noWrap/>
            <w:vAlign w:val="center"/>
            <w:hideMark/>
          </w:tcPr>
          <w:p w14:paraId="1F13C2E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Réf</w:t>
            </w:r>
          </w:p>
        </w:tc>
      </w:tr>
      <w:tr w:rsidR="00954F98" w:rsidRPr="008B7065" w14:paraId="6C99440D"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4B7A61CC" w14:textId="77777777" w:rsidR="00954F98" w:rsidRPr="008B7065" w:rsidRDefault="00954F98" w:rsidP="00A760AA">
            <w:pPr>
              <w:jc w:val="center"/>
              <w:rPr>
                <w:rFonts w:ascii="Bodoni MT" w:hAnsi="Bodoni MT"/>
                <w:color w:val="000000"/>
              </w:rPr>
            </w:pPr>
          </w:p>
        </w:tc>
        <w:tc>
          <w:tcPr>
            <w:tcW w:w="1147" w:type="pct"/>
            <w:noWrap/>
            <w:vAlign w:val="center"/>
            <w:hideMark/>
          </w:tcPr>
          <w:p w14:paraId="3106BC0E"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Oui</w:t>
            </w:r>
          </w:p>
        </w:tc>
        <w:tc>
          <w:tcPr>
            <w:tcW w:w="1168" w:type="pct"/>
            <w:noWrap/>
            <w:vAlign w:val="center"/>
            <w:hideMark/>
          </w:tcPr>
          <w:p w14:paraId="6A6942F8"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4,455422</w:t>
            </w:r>
          </w:p>
        </w:tc>
        <w:tc>
          <w:tcPr>
            <w:tcW w:w="823" w:type="pct"/>
            <w:noWrap/>
            <w:vAlign w:val="center"/>
            <w:hideMark/>
          </w:tcPr>
          <w:p w14:paraId="633B14C9"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0,003*</w:t>
            </w:r>
          </w:p>
        </w:tc>
      </w:tr>
      <w:tr w:rsidR="00954F98" w:rsidRPr="008B7065" w14:paraId="73491982"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restart"/>
            <w:vAlign w:val="center"/>
            <w:hideMark/>
          </w:tcPr>
          <w:p w14:paraId="4ED4892E" w14:textId="77777777" w:rsidR="00954F98" w:rsidRPr="008B7065" w:rsidRDefault="00954F98" w:rsidP="00A760AA">
            <w:pPr>
              <w:jc w:val="center"/>
              <w:rPr>
                <w:rFonts w:ascii="Bodoni MT" w:hAnsi="Bodoni MT"/>
                <w:color w:val="000000"/>
              </w:rPr>
            </w:pPr>
            <w:r w:rsidRPr="008B7065">
              <w:rPr>
                <w:rFonts w:ascii="Bodoni MT" w:hAnsi="Bodoni MT"/>
                <w:color w:val="000000"/>
              </w:rPr>
              <w:t>Durée_Rech_Empl</w:t>
            </w:r>
          </w:p>
        </w:tc>
        <w:tc>
          <w:tcPr>
            <w:tcW w:w="1147" w:type="pct"/>
            <w:noWrap/>
            <w:vAlign w:val="center"/>
            <w:hideMark/>
          </w:tcPr>
          <w:p w14:paraId="4A9F7743"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0-11 mois</w:t>
            </w:r>
          </w:p>
        </w:tc>
        <w:tc>
          <w:tcPr>
            <w:tcW w:w="1991" w:type="pct"/>
            <w:gridSpan w:val="2"/>
            <w:noWrap/>
            <w:vAlign w:val="center"/>
            <w:hideMark/>
          </w:tcPr>
          <w:p w14:paraId="62AF1F1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Ref</w:t>
            </w:r>
          </w:p>
        </w:tc>
      </w:tr>
      <w:tr w:rsidR="00954F98" w:rsidRPr="008B7065" w14:paraId="78197365"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56649419" w14:textId="77777777" w:rsidR="00954F98" w:rsidRPr="008B7065" w:rsidRDefault="00954F98" w:rsidP="00A760AA">
            <w:pPr>
              <w:jc w:val="center"/>
              <w:rPr>
                <w:rFonts w:ascii="Bodoni MT" w:hAnsi="Bodoni MT"/>
                <w:color w:val="000000"/>
              </w:rPr>
            </w:pPr>
          </w:p>
        </w:tc>
        <w:tc>
          <w:tcPr>
            <w:tcW w:w="1147" w:type="pct"/>
            <w:noWrap/>
            <w:vAlign w:val="center"/>
            <w:hideMark/>
          </w:tcPr>
          <w:p w14:paraId="6B92774B"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12-23 mois</w:t>
            </w:r>
          </w:p>
        </w:tc>
        <w:tc>
          <w:tcPr>
            <w:tcW w:w="1168" w:type="pct"/>
            <w:noWrap/>
            <w:vAlign w:val="center"/>
            <w:hideMark/>
          </w:tcPr>
          <w:p w14:paraId="6CF76DE2"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3,296828</w:t>
            </w:r>
          </w:p>
        </w:tc>
        <w:tc>
          <w:tcPr>
            <w:tcW w:w="823" w:type="pct"/>
            <w:noWrap/>
            <w:vAlign w:val="center"/>
            <w:hideMark/>
          </w:tcPr>
          <w:p w14:paraId="6B3F57D5"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0,042*</w:t>
            </w:r>
          </w:p>
        </w:tc>
      </w:tr>
      <w:tr w:rsidR="00954F98" w:rsidRPr="008B7065" w14:paraId="3DC33878"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036CF4FD" w14:textId="77777777" w:rsidR="00954F98" w:rsidRPr="008B7065" w:rsidRDefault="00954F98" w:rsidP="00A760AA">
            <w:pPr>
              <w:jc w:val="center"/>
              <w:rPr>
                <w:rFonts w:ascii="Bodoni MT" w:hAnsi="Bodoni MT"/>
                <w:color w:val="000000"/>
              </w:rPr>
            </w:pPr>
          </w:p>
        </w:tc>
        <w:tc>
          <w:tcPr>
            <w:tcW w:w="1147" w:type="pct"/>
            <w:noWrap/>
            <w:vAlign w:val="center"/>
            <w:hideMark/>
          </w:tcPr>
          <w:p w14:paraId="05FF34CD"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24-35 mois</w:t>
            </w:r>
          </w:p>
        </w:tc>
        <w:tc>
          <w:tcPr>
            <w:tcW w:w="1168" w:type="pct"/>
            <w:noWrap/>
            <w:vAlign w:val="center"/>
            <w:hideMark/>
          </w:tcPr>
          <w:p w14:paraId="2A995A5D"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11,9357</w:t>
            </w:r>
          </w:p>
        </w:tc>
        <w:tc>
          <w:tcPr>
            <w:tcW w:w="823" w:type="pct"/>
            <w:noWrap/>
            <w:vAlign w:val="center"/>
            <w:hideMark/>
          </w:tcPr>
          <w:p w14:paraId="582C7CF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0,002*</w:t>
            </w:r>
          </w:p>
        </w:tc>
      </w:tr>
      <w:tr w:rsidR="00954F98" w:rsidRPr="008B7065" w14:paraId="4E357D85" w14:textId="77777777" w:rsidTr="00A760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63" w:type="pct"/>
            <w:vMerge/>
            <w:vAlign w:val="center"/>
            <w:hideMark/>
          </w:tcPr>
          <w:p w14:paraId="055A2F89" w14:textId="77777777" w:rsidR="00954F98" w:rsidRPr="008B7065" w:rsidRDefault="00954F98" w:rsidP="00A760AA">
            <w:pPr>
              <w:jc w:val="center"/>
              <w:rPr>
                <w:rFonts w:ascii="Bodoni MT" w:hAnsi="Bodoni MT"/>
                <w:color w:val="000000"/>
              </w:rPr>
            </w:pPr>
          </w:p>
        </w:tc>
        <w:tc>
          <w:tcPr>
            <w:tcW w:w="1147" w:type="pct"/>
            <w:noWrap/>
            <w:vAlign w:val="center"/>
            <w:hideMark/>
          </w:tcPr>
          <w:p w14:paraId="6FDE495F"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36 mois et plus</w:t>
            </w:r>
          </w:p>
        </w:tc>
        <w:tc>
          <w:tcPr>
            <w:tcW w:w="1168" w:type="pct"/>
            <w:noWrap/>
            <w:vAlign w:val="center"/>
            <w:hideMark/>
          </w:tcPr>
          <w:p w14:paraId="3DB1C0F7"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3,58794</w:t>
            </w:r>
          </w:p>
        </w:tc>
        <w:tc>
          <w:tcPr>
            <w:tcW w:w="823" w:type="pct"/>
            <w:noWrap/>
            <w:vAlign w:val="center"/>
            <w:hideMark/>
          </w:tcPr>
          <w:p w14:paraId="67449C85"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0,045*</w:t>
            </w:r>
          </w:p>
        </w:tc>
      </w:tr>
      <w:tr w:rsidR="00954F98" w:rsidRPr="008B7065" w14:paraId="1143244C" w14:textId="77777777" w:rsidTr="00A760AA">
        <w:trPr>
          <w:trHeight w:val="315"/>
        </w:trPr>
        <w:tc>
          <w:tcPr>
            <w:cnfStyle w:val="001000000000" w:firstRow="0" w:lastRow="0" w:firstColumn="1" w:lastColumn="0" w:oddVBand="0" w:evenVBand="0" w:oddHBand="0" w:evenHBand="0" w:firstRowFirstColumn="0" w:firstRowLastColumn="0" w:lastRowFirstColumn="0" w:lastRowLastColumn="0"/>
            <w:tcW w:w="3009" w:type="pct"/>
            <w:gridSpan w:val="2"/>
            <w:noWrap/>
            <w:vAlign w:val="center"/>
            <w:hideMark/>
          </w:tcPr>
          <w:p w14:paraId="751D4409" w14:textId="77777777" w:rsidR="00954F98" w:rsidRPr="008B7065" w:rsidRDefault="00954F98" w:rsidP="00A760AA">
            <w:pPr>
              <w:jc w:val="center"/>
              <w:rPr>
                <w:rFonts w:ascii="Bodoni MT" w:hAnsi="Bodoni MT"/>
                <w:color w:val="000000"/>
              </w:rPr>
            </w:pPr>
            <w:r w:rsidRPr="008B7065">
              <w:rPr>
                <w:rFonts w:ascii="Bodoni MT" w:hAnsi="Bodoni MT"/>
                <w:color w:val="000000"/>
              </w:rPr>
              <w:t>_constante</w:t>
            </w:r>
          </w:p>
        </w:tc>
        <w:tc>
          <w:tcPr>
            <w:tcW w:w="1168" w:type="pct"/>
            <w:noWrap/>
            <w:vAlign w:val="center"/>
            <w:hideMark/>
          </w:tcPr>
          <w:p w14:paraId="7EC7FC9C"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0,6237873</w:t>
            </w:r>
          </w:p>
        </w:tc>
        <w:tc>
          <w:tcPr>
            <w:tcW w:w="823" w:type="pct"/>
            <w:noWrap/>
            <w:vAlign w:val="center"/>
            <w:hideMark/>
          </w:tcPr>
          <w:p w14:paraId="5932E9E0"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0,772</w:t>
            </w:r>
          </w:p>
        </w:tc>
      </w:tr>
    </w:tbl>
    <w:p w14:paraId="57D43CFE" w14:textId="77777777" w:rsidR="00954F98" w:rsidRPr="008B7065" w:rsidRDefault="00954F98" w:rsidP="00954F98">
      <w:pPr>
        <w:spacing w:line="360" w:lineRule="auto"/>
        <w:rPr>
          <w:rFonts w:ascii="Garamond" w:hAnsi="Garamond"/>
        </w:rPr>
      </w:pPr>
      <w:r w:rsidRPr="008B7065">
        <w:rPr>
          <w:rFonts w:ascii="Garamond" w:hAnsi="Garamond"/>
          <w:b/>
          <w:u w:val="single"/>
        </w:rPr>
        <w:t>Note </w:t>
      </w:r>
      <w:r w:rsidRPr="008B7065">
        <w:rPr>
          <w:rFonts w:ascii="Garamond" w:hAnsi="Garamond"/>
          <w:b/>
        </w:rPr>
        <w:t>:</w:t>
      </w:r>
      <w:r w:rsidRPr="008B7065">
        <w:rPr>
          <w:rFonts w:ascii="Garamond" w:hAnsi="Garamond"/>
        </w:rPr>
        <w:t xml:space="preserve"> * significatif à 10%   ** à 5%   *** à 1%</w:t>
      </w:r>
    </w:p>
    <w:p w14:paraId="0434BDC2" w14:textId="77777777" w:rsidR="00954F98" w:rsidRPr="008B7065" w:rsidRDefault="00954F98" w:rsidP="00954F98">
      <w:pPr>
        <w:spacing w:line="360" w:lineRule="auto"/>
        <w:jc w:val="both"/>
      </w:pPr>
      <w:r w:rsidRPr="008B7065">
        <w:t>Source : d’après données d’enquêtes auprès des diplômés des filières de formations en santé</w:t>
      </w:r>
    </w:p>
    <w:p w14:paraId="76607B03" w14:textId="77777777" w:rsidR="00954F98" w:rsidRPr="008B7065" w:rsidRDefault="00954F98" w:rsidP="00954F98">
      <w:pPr>
        <w:spacing w:after="160" w:line="360" w:lineRule="auto"/>
        <w:jc w:val="both"/>
      </w:pPr>
      <w:r w:rsidRPr="008B7065">
        <w:t>Les informations du tableau montrent que la situation matrimoniale, le type de formation, la possession d’enfants et la durée de recherche d’emploi sont des facteurs déterminants de la probabilité d’insertion professionnelle des diplômés en santé. Plus précisément, les diplômés mariés ont plus de chance de s’insérer dans la profession par rapport aux non mariés, les infirmiers ont plus de chance d’insertion professionnelle que les autres corps de métiers en santé, les diplômés ayant des enfants ont plus de chance d’insertion et la durée de recherche d’emploi affecte positivement la probabilité d’insertion professionnelle des diplômés en santé.</w:t>
      </w:r>
    </w:p>
    <w:p w14:paraId="6E5C237D" w14:textId="77777777" w:rsidR="00954F98" w:rsidRPr="008B7065" w:rsidRDefault="00954F98" w:rsidP="00954F98">
      <w:pPr>
        <w:spacing w:after="160" w:line="360" w:lineRule="auto"/>
        <w:jc w:val="both"/>
      </w:pPr>
      <w:r w:rsidRPr="008B7065">
        <w:t>Au-delà de la probabilité d’insertion professionnelle, on peut analyser la durée de recherche d’emploi avant l’obtention du premier emploi. Le tableau suivant présente les résultats de l’estimation de la durée de recherche d'emploi avant obtention du premier emploi en fonction des caractéristiques du diplômé.</w:t>
      </w:r>
    </w:p>
    <w:p w14:paraId="5FCA66EC" w14:textId="77777777" w:rsidR="00954F98" w:rsidRPr="008B7065" w:rsidRDefault="00954F98" w:rsidP="00954F98">
      <w:pPr>
        <w:spacing w:line="360" w:lineRule="auto"/>
        <w:jc w:val="both"/>
      </w:pPr>
    </w:p>
    <w:p w14:paraId="72DB56F4" w14:textId="77777777" w:rsidR="00954F98" w:rsidRPr="008B7065" w:rsidRDefault="00954F98" w:rsidP="00954F98">
      <w:pPr>
        <w:pStyle w:val="ListParagraph"/>
        <w:numPr>
          <w:ilvl w:val="3"/>
          <w:numId w:val="14"/>
        </w:numPr>
        <w:spacing w:line="360" w:lineRule="auto"/>
        <w:ind w:left="0" w:firstLine="0"/>
        <w:jc w:val="both"/>
        <w:rPr>
          <w:b/>
        </w:rPr>
      </w:pPr>
      <w:r w:rsidRPr="008B7065">
        <w:rPr>
          <w:b/>
        </w:rPr>
        <w:t>Résultats d’estimation de la durée de recherche d'emploi avant obtention du premier emploi en fonction des caractéristiques du diplômé</w:t>
      </w:r>
    </w:p>
    <w:p w14:paraId="63A3CC12" w14:textId="77777777" w:rsidR="00954F98" w:rsidRDefault="00954F98" w:rsidP="00954F98">
      <w:pPr>
        <w:spacing w:line="360" w:lineRule="auto"/>
        <w:jc w:val="both"/>
      </w:pPr>
      <w:r w:rsidRPr="008B7065">
        <w:t>La durée de recherche d’emploi avant l’obtention du premier emploi est un déterminant de la facilité d’insertion professionnelle des diplômés. A partir des informations collectées sur les diplômés des institutions de formation, nous estimons le modèle de durée de recherche d’emploi des diplômés dont le résultat est présenté dans le tableau suivant.</w:t>
      </w:r>
    </w:p>
    <w:p w14:paraId="1DD8AB14" w14:textId="77777777" w:rsidR="00954F98" w:rsidRPr="008B7065" w:rsidRDefault="00954F98" w:rsidP="00954F98">
      <w:pPr>
        <w:spacing w:line="360" w:lineRule="auto"/>
        <w:jc w:val="both"/>
      </w:pPr>
    </w:p>
    <w:p w14:paraId="1C27DE42" w14:textId="77777777" w:rsidR="00954F98" w:rsidRPr="008B7065" w:rsidRDefault="00954F98" w:rsidP="00774012">
      <w:pPr>
        <w:pStyle w:val="Style1tableau"/>
      </w:pPr>
      <w:bookmarkStart w:id="54" w:name="_Toc1064298"/>
      <w:r w:rsidRPr="008B7065">
        <w:t>Tableau 1</w:t>
      </w:r>
      <w:r>
        <w:t>5</w:t>
      </w:r>
      <w:r w:rsidRPr="008B7065">
        <w:t xml:space="preserve"> : </w:t>
      </w:r>
      <w:r>
        <w:t>modèle de durée de recherche d’emploi des diplômés</w:t>
      </w:r>
      <w:bookmarkEnd w:id="54"/>
    </w:p>
    <w:p w14:paraId="40864219" w14:textId="77777777" w:rsidR="00954F98" w:rsidRPr="008B7065" w:rsidRDefault="00954F98" w:rsidP="00954F98">
      <w:pPr>
        <w:spacing w:line="360" w:lineRule="auto"/>
        <w:jc w:val="both"/>
      </w:pPr>
    </w:p>
    <w:tbl>
      <w:tblPr>
        <w:tblStyle w:val="Tableausimple21"/>
        <w:tblW w:w="5000" w:type="pct"/>
        <w:jc w:val="center"/>
        <w:tblLook w:val="04A0" w:firstRow="1" w:lastRow="0" w:firstColumn="1" w:lastColumn="0" w:noHBand="0" w:noVBand="1"/>
      </w:tblPr>
      <w:tblGrid>
        <w:gridCol w:w="4622"/>
        <w:gridCol w:w="1482"/>
        <w:gridCol w:w="1482"/>
        <w:gridCol w:w="1484"/>
      </w:tblGrid>
      <w:tr w:rsidR="00954F98" w:rsidRPr="008B7065" w14:paraId="5EA9875B" w14:textId="77777777" w:rsidTr="00A760AA">
        <w:trPr>
          <w:cnfStyle w:val="100000000000" w:firstRow="1" w:lastRow="0" w:firstColumn="0" w:lastColumn="0" w:oddVBand="0" w:evenVBand="0" w:oddHBand="0" w:evenHBand="0" w:firstRowFirstColumn="0" w:firstRowLastColumn="0" w:lastRowFirstColumn="0" w:lastRowLastColumn="0"/>
          <w:trHeight w:val="690"/>
          <w:jc w:val="center"/>
        </w:trPr>
        <w:tc>
          <w:tcPr>
            <w:cnfStyle w:val="001000000000" w:firstRow="0" w:lastRow="0" w:firstColumn="1" w:lastColumn="0" w:oddVBand="0" w:evenVBand="0" w:oddHBand="0" w:evenHBand="0" w:firstRowFirstColumn="0" w:firstRowLastColumn="0" w:lastRowFirstColumn="0" w:lastRowLastColumn="0"/>
            <w:tcW w:w="2548" w:type="pct"/>
            <w:shd w:val="clear" w:color="auto" w:fill="D9D9D9" w:themeFill="background1" w:themeFillShade="D9"/>
            <w:vAlign w:val="center"/>
            <w:hideMark/>
          </w:tcPr>
          <w:p w14:paraId="79A294CB" w14:textId="77777777" w:rsidR="00954F98" w:rsidRPr="008B7065" w:rsidRDefault="00954F98" w:rsidP="00A760AA">
            <w:pPr>
              <w:jc w:val="center"/>
              <w:rPr>
                <w:rFonts w:ascii="Bodoni MT" w:hAnsi="Bodoni MT"/>
                <w:b w:val="0"/>
                <w:bCs w:val="0"/>
                <w:color w:val="000000"/>
              </w:rPr>
            </w:pPr>
            <w:r w:rsidRPr="008B7065">
              <w:rPr>
                <w:rFonts w:ascii="Bodoni MT" w:hAnsi="Bodoni MT"/>
                <w:color w:val="000000"/>
              </w:rPr>
              <w:t>Variable expliquée: Durée de recherche d'emploi</w:t>
            </w:r>
          </w:p>
        </w:tc>
        <w:tc>
          <w:tcPr>
            <w:tcW w:w="817" w:type="pct"/>
            <w:shd w:val="clear" w:color="auto" w:fill="D9D9D9" w:themeFill="background1" w:themeFillShade="D9"/>
            <w:noWrap/>
            <w:vAlign w:val="center"/>
            <w:hideMark/>
          </w:tcPr>
          <w:p w14:paraId="6D33162C"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Coef</w:t>
            </w:r>
          </w:p>
        </w:tc>
        <w:tc>
          <w:tcPr>
            <w:tcW w:w="817" w:type="pct"/>
            <w:shd w:val="clear" w:color="auto" w:fill="D9D9D9" w:themeFill="background1" w:themeFillShade="D9"/>
            <w:noWrap/>
            <w:vAlign w:val="center"/>
            <w:hideMark/>
          </w:tcPr>
          <w:p w14:paraId="5BE67B83"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bCs w:val="0"/>
                <w:color w:val="000000"/>
              </w:rPr>
            </w:pPr>
            <w:r w:rsidRPr="008B7065">
              <w:rPr>
                <w:rFonts w:ascii="Bodoni MT" w:hAnsi="Bodoni MT"/>
                <w:color w:val="000000"/>
              </w:rPr>
              <w:t>Std.Err</w:t>
            </w:r>
          </w:p>
        </w:tc>
        <w:tc>
          <w:tcPr>
            <w:tcW w:w="818" w:type="pct"/>
            <w:shd w:val="clear" w:color="auto" w:fill="D9D9D9" w:themeFill="background1" w:themeFillShade="D9"/>
            <w:noWrap/>
            <w:vAlign w:val="center"/>
            <w:hideMark/>
          </w:tcPr>
          <w:p w14:paraId="341D2F3A"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bCs w:val="0"/>
                <w:color w:val="000000"/>
              </w:rPr>
            </w:pPr>
            <w:r w:rsidRPr="008B7065">
              <w:rPr>
                <w:rFonts w:ascii="Bodoni MT" w:hAnsi="Bodoni MT"/>
                <w:color w:val="000000"/>
              </w:rPr>
              <w:t>P&gt;t</w:t>
            </w:r>
          </w:p>
        </w:tc>
      </w:tr>
      <w:tr w:rsidR="00954F98" w:rsidRPr="008B7065" w14:paraId="6D7B96DF" w14:textId="77777777" w:rsidTr="00A760A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28BA8C3F"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Sexe du diplômé</w:t>
            </w:r>
          </w:p>
        </w:tc>
        <w:tc>
          <w:tcPr>
            <w:tcW w:w="817" w:type="pct"/>
            <w:noWrap/>
            <w:vAlign w:val="center"/>
            <w:hideMark/>
          </w:tcPr>
          <w:p w14:paraId="17A30CB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-4,071288</w:t>
            </w:r>
          </w:p>
        </w:tc>
        <w:tc>
          <w:tcPr>
            <w:tcW w:w="817" w:type="pct"/>
            <w:noWrap/>
            <w:vAlign w:val="center"/>
            <w:hideMark/>
          </w:tcPr>
          <w:p w14:paraId="652C0C1E"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2,792378</w:t>
            </w:r>
          </w:p>
        </w:tc>
        <w:tc>
          <w:tcPr>
            <w:tcW w:w="818" w:type="pct"/>
            <w:noWrap/>
            <w:vAlign w:val="center"/>
            <w:hideMark/>
          </w:tcPr>
          <w:p w14:paraId="65D9BED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0,153</w:t>
            </w:r>
          </w:p>
        </w:tc>
      </w:tr>
      <w:tr w:rsidR="00954F98" w:rsidRPr="008B7065" w14:paraId="6B17534B" w14:textId="77777777" w:rsidTr="00A760AA">
        <w:trPr>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3957D582"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Age du diplômé</w:t>
            </w:r>
          </w:p>
        </w:tc>
        <w:tc>
          <w:tcPr>
            <w:tcW w:w="817" w:type="pct"/>
            <w:noWrap/>
            <w:vAlign w:val="center"/>
            <w:hideMark/>
          </w:tcPr>
          <w:p w14:paraId="79A6B6A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11,18967</w:t>
            </w:r>
          </w:p>
        </w:tc>
        <w:tc>
          <w:tcPr>
            <w:tcW w:w="817" w:type="pct"/>
            <w:noWrap/>
            <w:vAlign w:val="center"/>
            <w:hideMark/>
          </w:tcPr>
          <w:p w14:paraId="0BBA7AD1"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2,531928</w:t>
            </w:r>
          </w:p>
        </w:tc>
        <w:tc>
          <w:tcPr>
            <w:tcW w:w="818" w:type="pct"/>
            <w:noWrap/>
            <w:vAlign w:val="center"/>
            <w:hideMark/>
          </w:tcPr>
          <w:p w14:paraId="0C065C80"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0,000</w:t>
            </w:r>
          </w:p>
        </w:tc>
      </w:tr>
      <w:tr w:rsidR="00954F98" w:rsidRPr="008B7065" w14:paraId="1F0E05E7" w14:textId="77777777" w:rsidTr="00A760A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78E3584F"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Statut matrimonial du diplômé</w:t>
            </w:r>
          </w:p>
        </w:tc>
        <w:tc>
          <w:tcPr>
            <w:tcW w:w="817" w:type="pct"/>
            <w:noWrap/>
            <w:vAlign w:val="center"/>
            <w:hideMark/>
          </w:tcPr>
          <w:p w14:paraId="44BFB67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1,633394</w:t>
            </w:r>
          </w:p>
        </w:tc>
        <w:tc>
          <w:tcPr>
            <w:tcW w:w="817" w:type="pct"/>
            <w:noWrap/>
            <w:vAlign w:val="center"/>
            <w:hideMark/>
          </w:tcPr>
          <w:p w14:paraId="09C82FD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1,258218</w:t>
            </w:r>
          </w:p>
        </w:tc>
        <w:tc>
          <w:tcPr>
            <w:tcW w:w="818" w:type="pct"/>
            <w:noWrap/>
            <w:vAlign w:val="center"/>
            <w:hideMark/>
          </w:tcPr>
          <w:p w14:paraId="5FDF92C2"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0,202</w:t>
            </w:r>
          </w:p>
        </w:tc>
      </w:tr>
      <w:tr w:rsidR="00954F98" w:rsidRPr="008B7065" w14:paraId="1B9A204C" w14:textId="77777777" w:rsidTr="00A760AA">
        <w:trPr>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78053832"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Milieu de résidence du diplômé</w:t>
            </w:r>
          </w:p>
        </w:tc>
        <w:tc>
          <w:tcPr>
            <w:tcW w:w="817" w:type="pct"/>
            <w:noWrap/>
            <w:vAlign w:val="center"/>
            <w:hideMark/>
          </w:tcPr>
          <w:p w14:paraId="7B49C8B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-5,26474</w:t>
            </w:r>
          </w:p>
        </w:tc>
        <w:tc>
          <w:tcPr>
            <w:tcW w:w="817" w:type="pct"/>
            <w:noWrap/>
            <w:vAlign w:val="center"/>
            <w:hideMark/>
          </w:tcPr>
          <w:p w14:paraId="58A67D6E"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4,245463</w:t>
            </w:r>
          </w:p>
        </w:tc>
        <w:tc>
          <w:tcPr>
            <w:tcW w:w="818" w:type="pct"/>
            <w:noWrap/>
            <w:vAlign w:val="center"/>
            <w:hideMark/>
          </w:tcPr>
          <w:p w14:paraId="0626DA87"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0,223</w:t>
            </w:r>
          </w:p>
        </w:tc>
      </w:tr>
      <w:tr w:rsidR="00954F98" w:rsidRPr="008B7065" w14:paraId="24936BB7" w14:textId="77777777" w:rsidTr="00A760A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02D5C061"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Diplôme obtenu</w:t>
            </w:r>
          </w:p>
        </w:tc>
        <w:tc>
          <w:tcPr>
            <w:tcW w:w="817" w:type="pct"/>
            <w:noWrap/>
            <w:vAlign w:val="center"/>
            <w:hideMark/>
          </w:tcPr>
          <w:p w14:paraId="5D4208A0"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1,47444</w:t>
            </w:r>
          </w:p>
        </w:tc>
        <w:tc>
          <w:tcPr>
            <w:tcW w:w="817" w:type="pct"/>
            <w:noWrap/>
            <w:vAlign w:val="center"/>
            <w:hideMark/>
          </w:tcPr>
          <w:p w14:paraId="4951D597"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1,994026</w:t>
            </w:r>
          </w:p>
        </w:tc>
        <w:tc>
          <w:tcPr>
            <w:tcW w:w="818" w:type="pct"/>
            <w:noWrap/>
            <w:vAlign w:val="center"/>
            <w:hideMark/>
          </w:tcPr>
          <w:p w14:paraId="637BEF2D"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0,464</w:t>
            </w:r>
          </w:p>
        </w:tc>
      </w:tr>
      <w:tr w:rsidR="00954F98" w:rsidRPr="008B7065" w14:paraId="01F944CB" w14:textId="77777777" w:rsidTr="00A760AA">
        <w:trPr>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46980134"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Religion</w:t>
            </w:r>
          </w:p>
        </w:tc>
        <w:tc>
          <w:tcPr>
            <w:tcW w:w="817" w:type="pct"/>
            <w:noWrap/>
            <w:vAlign w:val="center"/>
            <w:hideMark/>
          </w:tcPr>
          <w:p w14:paraId="50730ACC"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-0,837706</w:t>
            </w:r>
          </w:p>
        </w:tc>
        <w:tc>
          <w:tcPr>
            <w:tcW w:w="817" w:type="pct"/>
            <w:noWrap/>
            <w:vAlign w:val="center"/>
            <w:hideMark/>
          </w:tcPr>
          <w:p w14:paraId="687204F4"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1,940912</w:t>
            </w:r>
          </w:p>
        </w:tc>
        <w:tc>
          <w:tcPr>
            <w:tcW w:w="818" w:type="pct"/>
            <w:noWrap/>
            <w:vAlign w:val="center"/>
            <w:hideMark/>
          </w:tcPr>
          <w:p w14:paraId="79350477"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0,669</w:t>
            </w:r>
          </w:p>
        </w:tc>
      </w:tr>
      <w:tr w:rsidR="00954F98" w:rsidRPr="008B7065" w14:paraId="17D21473" w14:textId="77777777" w:rsidTr="00A760A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52D0C117"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Existance d'enfants</w:t>
            </w:r>
          </w:p>
        </w:tc>
        <w:tc>
          <w:tcPr>
            <w:tcW w:w="817" w:type="pct"/>
            <w:noWrap/>
            <w:vAlign w:val="center"/>
            <w:hideMark/>
          </w:tcPr>
          <w:p w14:paraId="2D8C62AE"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7,014257</w:t>
            </w:r>
          </w:p>
        </w:tc>
        <w:tc>
          <w:tcPr>
            <w:tcW w:w="817" w:type="pct"/>
            <w:noWrap/>
            <w:vAlign w:val="center"/>
            <w:hideMark/>
          </w:tcPr>
          <w:p w14:paraId="7DB27716"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2,80579</w:t>
            </w:r>
          </w:p>
        </w:tc>
        <w:tc>
          <w:tcPr>
            <w:tcW w:w="818" w:type="pct"/>
            <w:noWrap/>
            <w:vAlign w:val="center"/>
            <w:hideMark/>
          </w:tcPr>
          <w:p w14:paraId="428F8AF1"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0,017</w:t>
            </w:r>
          </w:p>
        </w:tc>
      </w:tr>
      <w:tr w:rsidR="00954F98" w:rsidRPr="008B7065" w14:paraId="1F6410A7" w14:textId="77777777" w:rsidTr="00A760AA">
        <w:trPr>
          <w:trHeight w:val="660"/>
          <w:jc w:val="center"/>
        </w:trPr>
        <w:tc>
          <w:tcPr>
            <w:cnfStyle w:val="001000000000" w:firstRow="0" w:lastRow="0" w:firstColumn="1" w:lastColumn="0" w:oddVBand="0" w:evenVBand="0" w:oddHBand="0" w:evenHBand="0" w:firstRowFirstColumn="0" w:firstRowLastColumn="0" w:lastRowFirstColumn="0" w:lastRowLastColumn="0"/>
            <w:tcW w:w="2548" w:type="pct"/>
            <w:vAlign w:val="center"/>
            <w:hideMark/>
          </w:tcPr>
          <w:p w14:paraId="71672B88"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lastRenderedPageBreak/>
              <w:t>Durée de résidence dans la localité d'habitation</w:t>
            </w:r>
          </w:p>
        </w:tc>
        <w:tc>
          <w:tcPr>
            <w:tcW w:w="817" w:type="pct"/>
            <w:noWrap/>
            <w:vAlign w:val="center"/>
            <w:hideMark/>
          </w:tcPr>
          <w:p w14:paraId="1DFE039C"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3,936451</w:t>
            </w:r>
          </w:p>
        </w:tc>
        <w:tc>
          <w:tcPr>
            <w:tcW w:w="817" w:type="pct"/>
            <w:noWrap/>
            <w:vAlign w:val="center"/>
            <w:hideMark/>
          </w:tcPr>
          <w:p w14:paraId="34DD2D3F"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1,536111</w:t>
            </w:r>
          </w:p>
        </w:tc>
        <w:tc>
          <w:tcPr>
            <w:tcW w:w="818" w:type="pct"/>
            <w:noWrap/>
            <w:vAlign w:val="center"/>
            <w:hideMark/>
          </w:tcPr>
          <w:p w14:paraId="241D9EDC"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0,015</w:t>
            </w:r>
          </w:p>
        </w:tc>
      </w:tr>
      <w:tr w:rsidR="00954F98" w:rsidRPr="008B7065" w14:paraId="4F1C5B5F" w14:textId="77777777" w:rsidTr="00A760A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5CDF8905" w14:textId="77777777" w:rsidR="00954F98" w:rsidRPr="008B7065" w:rsidRDefault="00954F98" w:rsidP="00A760AA">
            <w:pPr>
              <w:jc w:val="center"/>
              <w:rPr>
                <w:rFonts w:ascii="Bodoni MT" w:hAnsi="Bodoni MT"/>
                <w:b w:val="0"/>
                <w:bCs w:val="0"/>
                <w:i/>
                <w:iCs/>
                <w:color w:val="000000"/>
              </w:rPr>
            </w:pPr>
            <w:r w:rsidRPr="008B7065">
              <w:rPr>
                <w:rFonts w:ascii="Bodoni MT" w:hAnsi="Bodoni MT"/>
                <w:i/>
                <w:iCs/>
                <w:color w:val="000000"/>
              </w:rPr>
              <w:t>_cons</w:t>
            </w:r>
          </w:p>
        </w:tc>
        <w:tc>
          <w:tcPr>
            <w:tcW w:w="817" w:type="pct"/>
            <w:noWrap/>
            <w:vAlign w:val="center"/>
            <w:hideMark/>
          </w:tcPr>
          <w:p w14:paraId="0698610F"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-28,41005</w:t>
            </w:r>
          </w:p>
        </w:tc>
        <w:tc>
          <w:tcPr>
            <w:tcW w:w="817" w:type="pct"/>
            <w:noWrap/>
            <w:vAlign w:val="center"/>
            <w:hideMark/>
          </w:tcPr>
          <w:p w14:paraId="1ED02091"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Pr>
                <w:rFonts w:ascii="Bodoni MT" w:hAnsi="Bodoni MT"/>
                <w:color w:val="000000"/>
              </w:rPr>
              <w:t xml:space="preserve">   </w:t>
            </w:r>
          </w:p>
        </w:tc>
        <w:tc>
          <w:tcPr>
            <w:tcW w:w="818" w:type="pct"/>
            <w:noWrap/>
            <w:vAlign w:val="center"/>
            <w:hideMark/>
          </w:tcPr>
          <w:p w14:paraId="317E2348"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0,073</w:t>
            </w:r>
          </w:p>
        </w:tc>
      </w:tr>
      <w:tr w:rsidR="00954F98" w:rsidRPr="008B7065" w14:paraId="0D7CCB99" w14:textId="77777777" w:rsidTr="00A760AA">
        <w:trPr>
          <w:trHeight w:val="300"/>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0DEA19AA" w14:textId="77777777" w:rsidR="00954F98" w:rsidRPr="008B7065" w:rsidRDefault="00954F98" w:rsidP="00A760AA">
            <w:pPr>
              <w:jc w:val="center"/>
              <w:rPr>
                <w:rFonts w:ascii="Bodoni MT" w:hAnsi="Bodoni MT"/>
                <w:color w:val="000000"/>
                <w:sz w:val="22"/>
                <w:szCs w:val="22"/>
              </w:rPr>
            </w:pPr>
            <w:r w:rsidRPr="008B7065">
              <w:rPr>
                <w:rFonts w:ascii="Bodoni MT" w:hAnsi="Bodoni MT"/>
                <w:color w:val="000000"/>
                <w:sz w:val="22"/>
                <w:szCs w:val="22"/>
              </w:rPr>
              <w:t>F (8, 37)</w:t>
            </w:r>
          </w:p>
        </w:tc>
        <w:tc>
          <w:tcPr>
            <w:tcW w:w="2452" w:type="pct"/>
            <w:gridSpan w:val="3"/>
            <w:noWrap/>
            <w:vAlign w:val="center"/>
            <w:hideMark/>
          </w:tcPr>
          <w:p w14:paraId="68E7538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b/>
                <w:i/>
                <w:color w:val="000000"/>
                <w:sz w:val="22"/>
                <w:szCs w:val="22"/>
              </w:rPr>
            </w:pPr>
            <w:r w:rsidRPr="008B7065">
              <w:rPr>
                <w:rFonts w:ascii="Bodoni MT" w:hAnsi="Bodoni MT"/>
                <w:b/>
                <w:i/>
                <w:color w:val="000000"/>
                <w:sz w:val="22"/>
                <w:szCs w:val="22"/>
              </w:rPr>
              <w:t>7,74</w:t>
            </w:r>
          </w:p>
        </w:tc>
      </w:tr>
      <w:tr w:rsidR="00954F98" w:rsidRPr="008B7065" w14:paraId="5169DBEB" w14:textId="77777777" w:rsidTr="00A760A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079B66BB" w14:textId="77777777" w:rsidR="00954F98" w:rsidRPr="008B7065" w:rsidRDefault="00954F98" w:rsidP="00A760AA">
            <w:pPr>
              <w:jc w:val="center"/>
              <w:rPr>
                <w:rFonts w:ascii="Bodoni MT" w:hAnsi="Bodoni MT"/>
                <w:i/>
                <w:iCs/>
                <w:color w:val="000000"/>
                <w:sz w:val="22"/>
                <w:szCs w:val="22"/>
              </w:rPr>
            </w:pPr>
            <w:r w:rsidRPr="008B7065">
              <w:rPr>
                <w:rFonts w:ascii="Bodoni MT" w:hAnsi="Bodoni MT"/>
                <w:i/>
                <w:iCs/>
                <w:color w:val="000000"/>
                <w:sz w:val="22"/>
                <w:szCs w:val="22"/>
              </w:rPr>
              <w:t>Prob &gt; F</w:t>
            </w:r>
          </w:p>
        </w:tc>
        <w:tc>
          <w:tcPr>
            <w:tcW w:w="2452" w:type="pct"/>
            <w:gridSpan w:val="3"/>
            <w:noWrap/>
            <w:vAlign w:val="center"/>
            <w:hideMark/>
          </w:tcPr>
          <w:p w14:paraId="6FC0C59C"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b/>
                <w:bCs/>
                <w:i/>
                <w:iCs/>
                <w:color w:val="000000"/>
              </w:rPr>
            </w:pPr>
            <w:r w:rsidRPr="008B7065">
              <w:rPr>
                <w:rFonts w:ascii="Bodoni MT" w:hAnsi="Bodoni MT"/>
                <w:b/>
                <w:bCs/>
                <w:i/>
                <w:iCs/>
                <w:color w:val="000000"/>
              </w:rPr>
              <w:t>0</w:t>
            </w:r>
          </w:p>
        </w:tc>
      </w:tr>
      <w:tr w:rsidR="00954F98" w:rsidRPr="008B7065" w14:paraId="240AFD59" w14:textId="77777777" w:rsidTr="00A760AA">
        <w:trPr>
          <w:trHeight w:val="315"/>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6526B616" w14:textId="77777777" w:rsidR="00954F98" w:rsidRPr="008B7065" w:rsidRDefault="00954F98" w:rsidP="00A760AA">
            <w:pPr>
              <w:jc w:val="center"/>
              <w:rPr>
                <w:rFonts w:ascii="Bodoni MT" w:hAnsi="Bodoni MT"/>
                <w:bCs w:val="0"/>
                <w:i/>
                <w:iCs/>
                <w:color w:val="000000"/>
                <w:sz w:val="22"/>
                <w:szCs w:val="22"/>
              </w:rPr>
            </w:pPr>
            <w:r w:rsidRPr="008B7065">
              <w:rPr>
                <w:rFonts w:ascii="Bodoni MT" w:hAnsi="Bodoni MT"/>
                <w:i/>
                <w:iCs/>
                <w:color w:val="000000"/>
                <w:sz w:val="22"/>
                <w:szCs w:val="22"/>
              </w:rPr>
              <w:t>R-squared</w:t>
            </w:r>
          </w:p>
        </w:tc>
        <w:tc>
          <w:tcPr>
            <w:tcW w:w="2452" w:type="pct"/>
            <w:gridSpan w:val="3"/>
            <w:noWrap/>
            <w:vAlign w:val="center"/>
            <w:hideMark/>
          </w:tcPr>
          <w:p w14:paraId="19246387"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b/>
                <w:bCs/>
                <w:i/>
                <w:iCs/>
                <w:color w:val="000000"/>
              </w:rPr>
            </w:pPr>
            <w:r w:rsidRPr="008B7065">
              <w:rPr>
                <w:rFonts w:ascii="Bodoni MT" w:hAnsi="Bodoni MT"/>
                <w:b/>
                <w:bCs/>
                <w:i/>
                <w:iCs/>
                <w:color w:val="000000"/>
              </w:rPr>
              <w:t>0,6259</w:t>
            </w:r>
          </w:p>
        </w:tc>
      </w:tr>
      <w:tr w:rsidR="00954F98" w:rsidRPr="008B7065" w14:paraId="0F1E3FAE" w14:textId="77777777" w:rsidTr="00A760A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548" w:type="pct"/>
            <w:noWrap/>
            <w:vAlign w:val="center"/>
            <w:hideMark/>
          </w:tcPr>
          <w:p w14:paraId="54A607DD" w14:textId="77777777" w:rsidR="00954F98" w:rsidRPr="008B7065" w:rsidRDefault="00954F98" w:rsidP="00A760AA">
            <w:pPr>
              <w:jc w:val="center"/>
              <w:rPr>
                <w:rFonts w:ascii="Bodoni MT" w:hAnsi="Bodoni MT"/>
                <w:bCs w:val="0"/>
                <w:i/>
                <w:iCs/>
                <w:color w:val="000000"/>
                <w:sz w:val="22"/>
                <w:szCs w:val="22"/>
              </w:rPr>
            </w:pPr>
            <w:r w:rsidRPr="008B7065">
              <w:rPr>
                <w:rFonts w:ascii="Bodoni MT" w:hAnsi="Bodoni MT"/>
                <w:i/>
                <w:iCs/>
                <w:color w:val="000000"/>
                <w:sz w:val="22"/>
                <w:szCs w:val="22"/>
              </w:rPr>
              <w:t>Adj R-squared</w:t>
            </w:r>
          </w:p>
        </w:tc>
        <w:tc>
          <w:tcPr>
            <w:tcW w:w="2452" w:type="pct"/>
            <w:gridSpan w:val="3"/>
            <w:noWrap/>
            <w:vAlign w:val="center"/>
            <w:hideMark/>
          </w:tcPr>
          <w:p w14:paraId="00887C89"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b/>
                <w:bCs/>
                <w:i/>
                <w:iCs/>
                <w:color w:val="000000"/>
              </w:rPr>
            </w:pPr>
            <w:r w:rsidRPr="008B7065">
              <w:rPr>
                <w:rFonts w:ascii="Bodoni MT" w:hAnsi="Bodoni MT"/>
                <w:b/>
                <w:bCs/>
                <w:i/>
                <w:iCs/>
                <w:color w:val="000000"/>
              </w:rPr>
              <w:t>0,545</w:t>
            </w:r>
          </w:p>
        </w:tc>
      </w:tr>
    </w:tbl>
    <w:p w14:paraId="167DBAA0" w14:textId="77777777" w:rsidR="00954F98" w:rsidRPr="008B7065" w:rsidRDefault="00954F98" w:rsidP="00954F98">
      <w:pPr>
        <w:spacing w:line="360" w:lineRule="auto"/>
        <w:jc w:val="both"/>
      </w:pPr>
      <w:r w:rsidRPr="008B7065" w:rsidDel="00621ECB">
        <w:rPr>
          <w:b/>
          <w:i/>
        </w:rPr>
        <w:t xml:space="preserve"> </w:t>
      </w:r>
      <w:r w:rsidRPr="008B7065">
        <w:t>Source : d’après données d’enquêtes auprès des diplômés des filières de formations en santé</w:t>
      </w:r>
    </w:p>
    <w:p w14:paraId="706D44E1" w14:textId="77777777" w:rsidR="00954F98" w:rsidRDefault="00954F98" w:rsidP="00954F98">
      <w:pPr>
        <w:spacing w:line="360" w:lineRule="auto"/>
        <w:jc w:val="both"/>
      </w:pPr>
    </w:p>
    <w:p w14:paraId="17DA5832" w14:textId="48945C68" w:rsidR="00954F98" w:rsidRPr="008B7065" w:rsidRDefault="00954F98" w:rsidP="00954F98">
      <w:pPr>
        <w:spacing w:line="360" w:lineRule="auto"/>
        <w:jc w:val="both"/>
      </w:pPr>
      <w:r w:rsidRPr="008B7065">
        <w:t>Au regard des résultats d’estimation, trois facteurs influencent significativement la durée de recherche d’emploi avant l’obtention du premier emploi : d’abord, nous avons l’âge des diplômés, qui accroît la durée de recherche d’emploi ; ensuite, la possession d’enfants par le diplômé qui influence aussi positivement la durée de recherche d’emploi, et enfin la durée de résidence dans le milieu d’habitation qui elle aussi influence positivement la durée de recherche d’emploi.</w:t>
      </w:r>
      <w:r w:rsidR="00774012">
        <w:t xml:space="preserve"> </w:t>
      </w:r>
    </w:p>
    <w:p w14:paraId="2E762FB6" w14:textId="77777777" w:rsidR="00954F98" w:rsidRPr="008B7065" w:rsidRDefault="00954F98" w:rsidP="00954F98">
      <w:pPr>
        <w:pStyle w:val="Heading2"/>
        <w:ind w:left="0" w:firstLine="0"/>
      </w:pPr>
      <w:r w:rsidRPr="008B7065">
        <w:t xml:space="preserve"> </w:t>
      </w:r>
      <w:bookmarkStart w:id="55" w:name="_Toc1054340"/>
      <w:r w:rsidRPr="008B7065">
        <w:t>L'adéquation de l'offre de travail avec les besoins du service de santé nécessaire pour atteindre la couverture sanitaire</w:t>
      </w:r>
      <w:bookmarkEnd w:id="55"/>
    </w:p>
    <w:p w14:paraId="36FCD3C9" w14:textId="7EA9D03A" w:rsidR="00954F98" w:rsidRPr="008B7065" w:rsidRDefault="00954F98" w:rsidP="00954F98">
      <w:pPr>
        <w:spacing w:line="360" w:lineRule="auto"/>
        <w:jc w:val="both"/>
        <w:rPr>
          <w:i/>
        </w:rPr>
      </w:pPr>
    </w:p>
    <w:p w14:paraId="18F16E7B" w14:textId="6EA31BF3" w:rsidR="00954F98" w:rsidRPr="00774012" w:rsidRDefault="00954F98" w:rsidP="00774012">
      <w:pPr>
        <w:pStyle w:val="Heading4"/>
        <w:ind w:left="0" w:firstLine="0"/>
      </w:pPr>
      <w:r w:rsidRPr="008B7065">
        <w:t xml:space="preserve"> Les besoins en personnels de santé (en quantité et en qualité) nécessaire à l'atteinte de la couverture sanitaire universelle </w:t>
      </w:r>
    </w:p>
    <w:p w14:paraId="01281D42" w14:textId="77777777" w:rsidR="00954F98" w:rsidRPr="008B7065" w:rsidRDefault="00954F98" w:rsidP="00954F98">
      <w:pPr>
        <w:spacing w:line="360" w:lineRule="auto"/>
        <w:jc w:val="center"/>
      </w:pPr>
    </w:p>
    <w:p w14:paraId="7AF725C5" w14:textId="77777777" w:rsidR="00954F98" w:rsidRPr="00A05F85" w:rsidRDefault="00954F98" w:rsidP="00954F98">
      <w:pPr>
        <w:pStyle w:val="ListParagraph"/>
        <w:numPr>
          <w:ilvl w:val="0"/>
          <w:numId w:val="15"/>
        </w:numPr>
        <w:spacing w:after="160" w:line="360" w:lineRule="auto"/>
        <w:ind w:left="0" w:firstLine="0"/>
        <w:jc w:val="both"/>
        <w:rPr>
          <w:b/>
        </w:rPr>
      </w:pPr>
      <w:r w:rsidRPr="008B7065">
        <w:t>Taux de couverture actuel en personnels de santé des services sanitaires selon le type de personnel de santé</w:t>
      </w:r>
      <w:r>
        <w:t xml:space="preserve"> au Bénin</w:t>
      </w:r>
    </w:p>
    <w:p w14:paraId="7670EAA1" w14:textId="77777777" w:rsidR="00954F98" w:rsidRPr="00A05F85" w:rsidRDefault="00954F98" w:rsidP="00954F98">
      <w:pPr>
        <w:spacing w:after="160" w:line="360" w:lineRule="auto"/>
        <w:jc w:val="both"/>
        <w:rPr>
          <w:b/>
        </w:rPr>
      </w:pPr>
      <w:r>
        <w:t>Le tableau suivant  présente ce t</w:t>
      </w:r>
      <w:r w:rsidRPr="008B7065">
        <w:t xml:space="preserve">aux </w:t>
      </w:r>
      <w:r>
        <w:t>pour la période de 2012 à 2016 est .</w:t>
      </w:r>
    </w:p>
    <w:p w14:paraId="64E615CD" w14:textId="77777777" w:rsidR="00954F98" w:rsidRPr="008B7065" w:rsidRDefault="00954F98" w:rsidP="00774012">
      <w:pPr>
        <w:pStyle w:val="Style1tableau"/>
      </w:pPr>
      <w:bookmarkStart w:id="56" w:name="_Toc1064299"/>
      <w:r w:rsidRPr="008B7065">
        <w:t xml:space="preserve">Tableau </w:t>
      </w:r>
      <w:r>
        <w:t>16</w:t>
      </w:r>
      <w:r w:rsidRPr="008B7065">
        <w:t>: Taux de couverture actuel en personnels de santé des services sanitaires selon le type de personnel de santé</w:t>
      </w:r>
      <w:bookmarkEnd w:id="56"/>
    </w:p>
    <w:tbl>
      <w:tblPr>
        <w:tblStyle w:val="Tableausimple21"/>
        <w:tblW w:w="6980" w:type="dxa"/>
        <w:jc w:val="center"/>
        <w:tblBorders>
          <w:top w:val="none" w:sz="0" w:space="0" w:color="auto"/>
          <w:bottom w:val="none" w:sz="0" w:space="0" w:color="auto"/>
        </w:tblBorders>
        <w:tblLook w:val="04A0" w:firstRow="1" w:lastRow="0" w:firstColumn="1" w:lastColumn="0" w:noHBand="0" w:noVBand="1"/>
      </w:tblPr>
      <w:tblGrid>
        <w:gridCol w:w="2029"/>
        <w:gridCol w:w="991"/>
        <w:gridCol w:w="990"/>
        <w:gridCol w:w="990"/>
        <w:gridCol w:w="990"/>
        <w:gridCol w:w="990"/>
      </w:tblGrid>
      <w:tr w:rsidR="00954F98" w:rsidRPr="008B7065" w14:paraId="6395162D" w14:textId="77777777" w:rsidTr="00A760AA">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2029" w:type="dxa"/>
            <w:tcBorders>
              <w:top w:val="single" w:sz="4" w:space="0" w:color="auto"/>
              <w:bottom w:val="single" w:sz="4" w:space="0" w:color="auto"/>
            </w:tcBorders>
            <w:noWrap/>
            <w:vAlign w:val="center"/>
          </w:tcPr>
          <w:p w14:paraId="69DF484A" w14:textId="77777777" w:rsidR="00954F98" w:rsidRPr="008B7065" w:rsidRDefault="00954F98" w:rsidP="00A760AA">
            <w:pPr>
              <w:rPr>
                <w:rFonts w:ascii="Bodoni MT" w:hAnsi="Bodoni MT"/>
                <w:color w:val="000000"/>
              </w:rPr>
            </w:pPr>
            <w:r w:rsidRPr="008B7065">
              <w:rPr>
                <w:rFonts w:ascii="Bodoni MT" w:hAnsi="Bodoni MT"/>
                <w:color w:val="000000"/>
              </w:rPr>
              <w:t xml:space="preserve">Années </w:t>
            </w:r>
          </w:p>
        </w:tc>
        <w:tc>
          <w:tcPr>
            <w:tcW w:w="991" w:type="dxa"/>
            <w:tcBorders>
              <w:top w:val="single" w:sz="4" w:space="0" w:color="auto"/>
              <w:bottom w:val="single" w:sz="4" w:space="0" w:color="auto"/>
            </w:tcBorders>
            <w:vAlign w:val="center"/>
          </w:tcPr>
          <w:p w14:paraId="35E53186"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2012</w:t>
            </w:r>
          </w:p>
        </w:tc>
        <w:tc>
          <w:tcPr>
            <w:tcW w:w="990" w:type="dxa"/>
            <w:tcBorders>
              <w:top w:val="single" w:sz="4" w:space="0" w:color="auto"/>
              <w:bottom w:val="single" w:sz="4" w:space="0" w:color="auto"/>
            </w:tcBorders>
            <w:vAlign w:val="center"/>
          </w:tcPr>
          <w:p w14:paraId="34A9B813"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2013</w:t>
            </w:r>
          </w:p>
        </w:tc>
        <w:tc>
          <w:tcPr>
            <w:tcW w:w="990" w:type="dxa"/>
            <w:tcBorders>
              <w:top w:val="single" w:sz="4" w:space="0" w:color="auto"/>
              <w:bottom w:val="single" w:sz="4" w:space="0" w:color="auto"/>
            </w:tcBorders>
            <w:vAlign w:val="center"/>
          </w:tcPr>
          <w:p w14:paraId="6E0774EF"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2014</w:t>
            </w:r>
          </w:p>
        </w:tc>
        <w:tc>
          <w:tcPr>
            <w:tcW w:w="990" w:type="dxa"/>
            <w:tcBorders>
              <w:top w:val="single" w:sz="4" w:space="0" w:color="auto"/>
              <w:bottom w:val="single" w:sz="4" w:space="0" w:color="auto"/>
            </w:tcBorders>
            <w:vAlign w:val="center"/>
          </w:tcPr>
          <w:p w14:paraId="2F1DF255"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2015</w:t>
            </w:r>
          </w:p>
        </w:tc>
        <w:tc>
          <w:tcPr>
            <w:tcW w:w="990" w:type="dxa"/>
            <w:tcBorders>
              <w:top w:val="single" w:sz="4" w:space="0" w:color="auto"/>
              <w:bottom w:val="single" w:sz="4" w:space="0" w:color="auto"/>
            </w:tcBorders>
            <w:vAlign w:val="center"/>
          </w:tcPr>
          <w:p w14:paraId="2AE663F2" w14:textId="77777777" w:rsidR="00954F98" w:rsidRPr="008B7065"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2016</w:t>
            </w:r>
          </w:p>
        </w:tc>
      </w:tr>
      <w:tr w:rsidR="00954F98" w:rsidRPr="008B7065" w14:paraId="623F25A5" w14:textId="77777777" w:rsidTr="00A760A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2029" w:type="dxa"/>
            <w:tcBorders>
              <w:top w:val="single" w:sz="4" w:space="0" w:color="auto"/>
            </w:tcBorders>
            <w:noWrap/>
            <w:vAlign w:val="center"/>
            <w:hideMark/>
          </w:tcPr>
          <w:p w14:paraId="69809F53" w14:textId="77777777" w:rsidR="00954F98" w:rsidRPr="008B7065" w:rsidRDefault="00954F98" w:rsidP="00A760AA">
            <w:pPr>
              <w:rPr>
                <w:rFonts w:ascii="Bodoni MT" w:hAnsi="Bodoni MT"/>
                <w:b w:val="0"/>
                <w:bCs w:val="0"/>
                <w:color w:val="000000"/>
              </w:rPr>
            </w:pPr>
            <w:r w:rsidRPr="008B7065">
              <w:rPr>
                <w:rFonts w:ascii="Bodoni MT" w:hAnsi="Bodoni MT"/>
                <w:color w:val="000000"/>
              </w:rPr>
              <w:t>Corps</w:t>
            </w:r>
          </w:p>
        </w:tc>
        <w:tc>
          <w:tcPr>
            <w:tcW w:w="991" w:type="dxa"/>
            <w:tcBorders>
              <w:top w:val="single" w:sz="4" w:space="0" w:color="auto"/>
            </w:tcBorders>
            <w:vAlign w:val="center"/>
          </w:tcPr>
          <w:p w14:paraId="066D3156"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p>
        </w:tc>
        <w:tc>
          <w:tcPr>
            <w:tcW w:w="990" w:type="dxa"/>
            <w:tcBorders>
              <w:top w:val="single" w:sz="4" w:space="0" w:color="auto"/>
            </w:tcBorders>
            <w:vAlign w:val="center"/>
          </w:tcPr>
          <w:p w14:paraId="260A5F39"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p>
        </w:tc>
        <w:tc>
          <w:tcPr>
            <w:tcW w:w="990" w:type="dxa"/>
            <w:tcBorders>
              <w:top w:val="single" w:sz="4" w:space="0" w:color="auto"/>
            </w:tcBorders>
            <w:vAlign w:val="center"/>
          </w:tcPr>
          <w:p w14:paraId="76F3E346"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p>
        </w:tc>
        <w:tc>
          <w:tcPr>
            <w:tcW w:w="990" w:type="dxa"/>
            <w:tcBorders>
              <w:top w:val="single" w:sz="4" w:space="0" w:color="auto"/>
            </w:tcBorders>
            <w:vAlign w:val="center"/>
          </w:tcPr>
          <w:p w14:paraId="0562DEE8"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p>
        </w:tc>
        <w:tc>
          <w:tcPr>
            <w:tcW w:w="990" w:type="dxa"/>
            <w:tcBorders>
              <w:top w:val="single" w:sz="4" w:space="0" w:color="auto"/>
            </w:tcBorders>
            <w:vAlign w:val="center"/>
          </w:tcPr>
          <w:p w14:paraId="3D0E221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p>
        </w:tc>
      </w:tr>
      <w:tr w:rsidR="00954F98" w:rsidRPr="008B7065" w14:paraId="0A17F5CE" w14:textId="77777777" w:rsidTr="00A760AA">
        <w:trPr>
          <w:trHeight w:val="375"/>
          <w:jc w:val="center"/>
        </w:trPr>
        <w:tc>
          <w:tcPr>
            <w:cnfStyle w:val="001000000000" w:firstRow="0" w:lastRow="0" w:firstColumn="1" w:lastColumn="0" w:oddVBand="0" w:evenVBand="0" w:oddHBand="0" w:evenHBand="0" w:firstRowFirstColumn="0" w:firstRowLastColumn="0" w:lastRowFirstColumn="0" w:lastRowLastColumn="0"/>
            <w:tcW w:w="2029" w:type="dxa"/>
            <w:noWrap/>
            <w:vAlign w:val="center"/>
            <w:hideMark/>
          </w:tcPr>
          <w:p w14:paraId="2B9421DB" w14:textId="77777777" w:rsidR="00954F98" w:rsidRPr="008B7065" w:rsidRDefault="00954F98" w:rsidP="00A760AA">
            <w:pPr>
              <w:rPr>
                <w:rFonts w:ascii="Bodoni MT" w:hAnsi="Bodoni MT"/>
                <w:b w:val="0"/>
                <w:i/>
                <w:color w:val="000000"/>
              </w:rPr>
            </w:pPr>
            <w:r w:rsidRPr="008B7065">
              <w:rPr>
                <w:rFonts w:ascii="Bodoni MT" w:hAnsi="Bodoni MT"/>
                <w:i/>
                <w:color w:val="000000"/>
              </w:rPr>
              <w:t>Médecins</w:t>
            </w:r>
          </w:p>
        </w:tc>
        <w:tc>
          <w:tcPr>
            <w:tcW w:w="991" w:type="dxa"/>
            <w:noWrap/>
            <w:vAlign w:val="center"/>
            <w:hideMark/>
          </w:tcPr>
          <w:p w14:paraId="6CE38C26"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0,643</w:t>
            </w:r>
          </w:p>
        </w:tc>
        <w:tc>
          <w:tcPr>
            <w:tcW w:w="990" w:type="dxa"/>
            <w:noWrap/>
            <w:vAlign w:val="center"/>
            <w:hideMark/>
          </w:tcPr>
          <w:p w14:paraId="7084737B"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0,639</w:t>
            </w:r>
          </w:p>
        </w:tc>
        <w:tc>
          <w:tcPr>
            <w:tcW w:w="990" w:type="dxa"/>
            <w:noWrap/>
            <w:vAlign w:val="center"/>
            <w:hideMark/>
          </w:tcPr>
          <w:p w14:paraId="244F2242"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0,638</w:t>
            </w:r>
          </w:p>
        </w:tc>
        <w:tc>
          <w:tcPr>
            <w:tcW w:w="990" w:type="dxa"/>
            <w:noWrap/>
            <w:vAlign w:val="center"/>
            <w:hideMark/>
          </w:tcPr>
          <w:p w14:paraId="0AE1F919"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0,706</w:t>
            </w:r>
          </w:p>
        </w:tc>
        <w:tc>
          <w:tcPr>
            <w:tcW w:w="990" w:type="dxa"/>
            <w:noWrap/>
            <w:vAlign w:val="center"/>
            <w:hideMark/>
          </w:tcPr>
          <w:p w14:paraId="1A1DF3A0"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0,728</w:t>
            </w:r>
          </w:p>
        </w:tc>
      </w:tr>
      <w:tr w:rsidR="00954F98" w:rsidRPr="008B7065" w14:paraId="3A5D92CF" w14:textId="77777777" w:rsidTr="00A760A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2029" w:type="dxa"/>
            <w:noWrap/>
            <w:vAlign w:val="center"/>
            <w:hideMark/>
          </w:tcPr>
          <w:p w14:paraId="543D878C" w14:textId="77777777" w:rsidR="00954F98" w:rsidRPr="008B7065" w:rsidRDefault="00954F98" w:rsidP="00A760AA">
            <w:pPr>
              <w:rPr>
                <w:rFonts w:ascii="Bodoni MT" w:hAnsi="Bodoni MT"/>
                <w:b w:val="0"/>
                <w:i/>
                <w:color w:val="000000"/>
              </w:rPr>
            </w:pPr>
            <w:r w:rsidRPr="008B7065">
              <w:rPr>
                <w:rFonts w:ascii="Bodoni MT" w:hAnsi="Bodoni MT"/>
                <w:i/>
                <w:color w:val="000000"/>
              </w:rPr>
              <w:t>Infirmiers</w:t>
            </w:r>
          </w:p>
        </w:tc>
        <w:tc>
          <w:tcPr>
            <w:tcW w:w="991" w:type="dxa"/>
            <w:noWrap/>
            <w:vAlign w:val="center"/>
            <w:hideMark/>
          </w:tcPr>
          <w:p w14:paraId="5785EA0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0,973</w:t>
            </w:r>
          </w:p>
        </w:tc>
        <w:tc>
          <w:tcPr>
            <w:tcW w:w="990" w:type="dxa"/>
            <w:noWrap/>
            <w:vAlign w:val="center"/>
            <w:hideMark/>
          </w:tcPr>
          <w:p w14:paraId="477055DA"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0,976</w:t>
            </w:r>
          </w:p>
        </w:tc>
        <w:tc>
          <w:tcPr>
            <w:tcW w:w="990" w:type="dxa"/>
            <w:noWrap/>
            <w:vAlign w:val="center"/>
            <w:hideMark/>
          </w:tcPr>
          <w:p w14:paraId="3B9A6C5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0,977</w:t>
            </w:r>
          </w:p>
        </w:tc>
        <w:tc>
          <w:tcPr>
            <w:tcW w:w="990" w:type="dxa"/>
            <w:noWrap/>
            <w:vAlign w:val="center"/>
            <w:hideMark/>
          </w:tcPr>
          <w:p w14:paraId="2E3AAE1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0,981</w:t>
            </w:r>
          </w:p>
        </w:tc>
        <w:tc>
          <w:tcPr>
            <w:tcW w:w="990" w:type="dxa"/>
            <w:noWrap/>
            <w:vAlign w:val="center"/>
            <w:hideMark/>
          </w:tcPr>
          <w:p w14:paraId="1C350DC2"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0,984</w:t>
            </w:r>
          </w:p>
        </w:tc>
      </w:tr>
      <w:tr w:rsidR="00954F98" w:rsidRPr="008B7065" w14:paraId="42755C57" w14:textId="77777777" w:rsidTr="00A760AA">
        <w:trPr>
          <w:trHeight w:val="375"/>
          <w:jc w:val="center"/>
        </w:trPr>
        <w:tc>
          <w:tcPr>
            <w:cnfStyle w:val="001000000000" w:firstRow="0" w:lastRow="0" w:firstColumn="1" w:lastColumn="0" w:oddVBand="0" w:evenVBand="0" w:oddHBand="0" w:evenHBand="0" w:firstRowFirstColumn="0" w:firstRowLastColumn="0" w:lastRowFirstColumn="0" w:lastRowLastColumn="0"/>
            <w:tcW w:w="2029" w:type="dxa"/>
            <w:noWrap/>
            <w:vAlign w:val="center"/>
            <w:hideMark/>
          </w:tcPr>
          <w:p w14:paraId="32D5E60B" w14:textId="77777777" w:rsidR="00954F98" w:rsidRPr="008B7065" w:rsidRDefault="00954F98" w:rsidP="00A760AA">
            <w:pPr>
              <w:rPr>
                <w:rFonts w:ascii="Bodoni MT" w:hAnsi="Bodoni MT"/>
                <w:b w:val="0"/>
                <w:i/>
                <w:color w:val="000000"/>
              </w:rPr>
            </w:pPr>
            <w:r w:rsidRPr="008B7065">
              <w:rPr>
                <w:rFonts w:ascii="Bodoni MT" w:hAnsi="Bodoni MT"/>
                <w:i/>
                <w:color w:val="000000"/>
              </w:rPr>
              <w:t>Sage-Femme</w:t>
            </w:r>
          </w:p>
        </w:tc>
        <w:tc>
          <w:tcPr>
            <w:tcW w:w="991" w:type="dxa"/>
            <w:noWrap/>
            <w:vAlign w:val="center"/>
            <w:hideMark/>
          </w:tcPr>
          <w:p w14:paraId="52E6FB7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0,961</w:t>
            </w:r>
          </w:p>
        </w:tc>
        <w:tc>
          <w:tcPr>
            <w:tcW w:w="990" w:type="dxa"/>
            <w:noWrap/>
            <w:vAlign w:val="center"/>
            <w:hideMark/>
          </w:tcPr>
          <w:p w14:paraId="024A5C1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0,969</w:t>
            </w:r>
          </w:p>
        </w:tc>
        <w:tc>
          <w:tcPr>
            <w:tcW w:w="990" w:type="dxa"/>
            <w:noWrap/>
            <w:vAlign w:val="center"/>
            <w:hideMark/>
          </w:tcPr>
          <w:p w14:paraId="79BC10AE"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0,968</w:t>
            </w:r>
          </w:p>
        </w:tc>
        <w:tc>
          <w:tcPr>
            <w:tcW w:w="990" w:type="dxa"/>
            <w:noWrap/>
            <w:vAlign w:val="center"/>
            <w:hideMark/>
          </w:tcPr>
          <w:p w14:paraId="3ED8EF1B"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0,980</w:t>
            </w:r>
          </w:p>
        </w:tc>
        <w:tc>
          <w:tcPr>
            <w:tcW w:w="990" w:type="dxa"/>
            <w:noWrap/>
            <w:vAlign w:val="center"/>
            <w:hideMark/>
          </w:tcPr>
          <w:p w14:paraId="2359AE03"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0,980</w:t>
            </w:r>
          </w:p>
        </w:tc>
      </w:tr>
      <w:tr w:rsidR="00954F98" w:rsidRPr="008B7065" w14:paraId="25755D7B" w14:textId="77777777" w:rsidTr="00A760AA">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029" w:type="dxa"/>
            <w:noWrap/>
            <w:vAlign w:val="center"/>
            <w:hideMark/>
          </w:tcPr>
          <w:p w14:paraId="2B6458BD" w14:textId="77777777" w:rsidR="00954F98" w:rsidRPr="008B7065" w:rsidRDefault="00954F98" w:rsidP="00A760AA">
            <w:pPr>
              <w:rPr>
                <w:rFonts w:ascii="Bodoni MT" w:hAnsi="Bodoni MT"/>
                <w:b w:val="0"/>
                <w:i/>
                <w:color w:val="000000"/>
              </w:rPr>
            </w:pPr>
            <w:r w:rsidRPr="008B7065">
              <w:rPr>
                <w:rFonts w:ascii="Bodoni MT" w:hAnsi="Bodoni MT"/>
                <w:i/>
                <w:color w:val="000000"/>
              </w:rPr>
              <w:t>Techniciens Labo</w:t>
            </w:r>
          </w:p>
        </w:tc>
        <w:tc>
          <w:tcPr>
            <w:tcW w:w="991" w:type="dxa"/>
            <w:noWrap/>
            <w:vAlign w:val="center"/>
            <w:hideMark/>
          </w:tcPr>
          <w:p w14:paraId="43AD0A0D"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0,432</w:t>
            </w:r>
          </w:p>
        </w:tc>
        <w:tc>
          <w:tcPr>
            <w:tcW w:w="990" w:type="dxa"/>
            <w:noWrap/>
            <w:vAlign w:val="center"/>
            <w:hideMark/>
          </w:tcPr>
          <w:p w14:paraId="606761D2"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0,492</w:t>
            </w:r>
          </w:p>
        </w:tc>
        <w:tc>
          <w:tcPr>
            <w:tcW w:w="990" w:type="dxa"/>
            <w:noWrap/>
            <w:vAlign w:val="center"/>
            <w:hideMark/>
          </w:tcPr>
          <w:p w14:paraId="7920B1F7"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0,530</w:t>
            </w:r>
          </w:p>
        </w:tc>
        <w:tc>
          <w:tcPr>
            <w:tcW w:w="990" w:type="dxa"/>
            <w:noWrap/>
            <w:vAlign w:val="center"/>
            <w:hideMark/>
          </w:tcPr>
          <w:p w14:paraId="76585A85"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0,534</w:t>
            </w:r>
          </w:p>
        </w:tc>
        <w:tc>
          <w:tcPr>
            <w:tcW w:w="990" w:type="dxa"/>
            <w:noWrap/>
            <w:vAlign w:val="center"/>
            <w:hideMark/>
          </w:tcPr>
          <w:p w14:paraId="3695A205"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0,497</w:t>
            </w:r>
          </w:p>
        </w:tc>
      </w:tr>
      <w:tr w:rsidR="00954F98" w:rsidRPr="008B7065" w14:paraId="1D2390F3" w14:textId="77777777" w:rsidTr="00A760AA">
        <w:trPr>
          <w:trHeight w:val="375"/>
          <w:jc w:val="center"/>
        </w:trPr>
        <w:tc>
          <w:tcPr>
            <w:cnfStyle w:val="001000000000" w:firstRow="0" w:lastRow="0" w:firstColumn="1" w:lastColumn="0" w:oddVBand="0" w:evenVBand="0" w:oddHBand="0" w:evenHBand="0" w:firstRowFirstColumn="0" w:firstRowLastColumn="0" w:lastRowFirstColumn="0" w:lastRowLastColumn="0"/>
            <w:tcW w:w="2029" w:type="dxa"/>
            <w:noWrap/>
            <w:vAlign w:val="center"/>
            <w:hideMark/>
          </w:tcPr>
          <w:p w14:paraId="228FEBFC" w14:textId="77777777" w:rsidR="00954F98" w:rsidRPr="008B7065" w:rsidRDefault="00954F98" w:rsidP="00A760AA">
            <w:pPr>
              <w:rPr>
                <w:rFonts w:ascii="Bodoni MT" w:hAnsi="Bodoni MT"/>
                <w:b w:val="0"/>
                <w:i/>
                <w:color w:val="000000"/>
              </w:rPr>
            </w:pPr>
            <w:r w:rsidRPr="008B7065">
              <w:rPr>
                <w:rFonts w:ascii="Bodoni MT" w:hAnsi="Bodoni MT"/>
                <w:i/>
                <w:color w:val="000000"/>
              </w:rPr>
              <w:t>Techniciens radio</w:t>
            </w:r>
          </w:p>
        </w:tc>
        <w:tc>
          <w:tcPr>
            <w:tcW w:w="991" w:type="dxa"/>
            <w:noWrap/>
            <w:vAlign w:val="center"/>
            <w:hideMark/>
          </w:tcPr>
          <w:p w14:paraId="065CF426"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0,291</w:t>
            </w:r>
          </w:p>
        </w:tc>
        <w:tc>
          <w:tcPr>
            <w:tcW w:w="990" w:type="dxa"/>
            <w:noWrap/>
            <w:vAlign w:val="center"/>
            <w:hideMark/>
          </w:tcPr>
          <w:p w14:paraId="370F01DD"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0,324</w:t>
            </w:r>
          </w:p>
        </w:tc>
        <w:tc>
          <w:tcPr>
            <w:tcW w:w="990" w:type="dxa"/>
            <w:noWrap/>
            <w:vAlign w:val="center"/>
            <w:hideMark/>
          </w:tcPr>
          <w:p w14:paraId="55C74DA1"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0,414</w:t>
            </w:r>
          </w:p>
        </w:tc>
        <w:tc>
          <w:tcPr>
            <w:tcW w:w="990" w:type="dxa"/>
            <w:noWrap/>
            <w:vAlign w:val="center"/>
            <w:hideMark/>
          </w:tcPr>
          <w:p w14:paraId="59FA0B3A"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0,407</w:t>
            </w:r>
          </w:p>
        </w:tc>
        <w:tc>
          <w:tcPr>
            <w:tcW w:w="990" w:type="dxa"/>
            <w:noWrap/>
            <w:vAlign w:val="center"/>
            <w:hideMark/>
          </w:tcPr>
          <w:p w14:paraId="688DA5EE"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0,461</w:t>
            </w:r>
          </w:p>
        </w:tc>
      </w:tr>
      <w:tr w:rsidR="00954F98" w:rsidRPr="008B7065" w14:paraId="69657F15" w14:textId="77777777" w:rsidTr="00A760A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2029" w:type="dxa"/>
            <w:noWrap/>
            <w:vAlign w:val="center"/>
            <w:hideMark/>
          </w:tcPr>
          <w:p w14:paraId="787C8CEC" w14:textId="77777777" w:rsidR="00954F98" w:rsidRPr="008B7065" w:rsidRDefault="00954F98" w:rsidP="00A760AA">
            <w:pPr>
              <w:rPr>
                <w:rFonts w:ascii="Bodoni MT" w:hAnsi="Bodoni MT"/>
                <w:b w:val="0"/>
                <w:i/>
                <w:color w:val="000000"/>
              </w:rPr>
            </w:pPr>
            <w:r w:rsidRPr="008B7065">
              <w:rPr>
                <w:rFonts w:ascii="Bodoni MT" w:hAnsi="Bodoni MT"/>
                <w:i/>
                <w:color w:val="000000"/>
              </w:rPr>
              <w:t>Aides-Soignants</w:t>
            </w:r>
          </w:p>
        </w:tc>
        <w:tc>
          <w:tcPr>
            <w:tcW w:w="991" w:type="dxa"/>
            <w:noWrap/>
            <w:vAlign w:val="center"/>
            <w:hideMark/>
          </w:tcPr>
          <w:p w14:paraId="5D3720FC"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w:t>
            </w:r>
          </w:p>
        </w:tc>
        <w:tc>
          <w:tcPr>
            <w:tcW w:w="990" w:type="dxa"/>
            <w:noWrap/>
            <w:vAlign w:val="center"/>
            <w:hideMark/>
          </w:tcPr>
          <w:p w14:paraId="26F94914"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w:t>
            </w:r>
          </w:p>
        </w:tc>
        <w:tc>
          <w:tcPr>
            <w:tcW w:w="990" w:type="dxa"/>
            <w:noWrap/>
            <w:vAlign w:val="center"/>
            <w:hideMark/>
          </w:tcPr>
          <w:p w14:paraId="44753C76"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w:t>
            </w:r>
          </w:p>
        </w:tc>
        <w:tc>
          <w:tcPr>
            <w:tcW w:w="990" w:type="dxa"/>
            <w:noWrap/>
            <w:vAlign w:val="center"/>
            <w:hideMark/>
          </w:tcPr>
          <w:p w14:paraId="609D5D8C"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w:t>
            </w:r>
          </w:p>
        </w:tc>
        <w:tc>
          <w:tcPr>
            <w:tcW w:w="990" w:type="dxa"/>
            <w:noWrap/>
            <w:vAlign w:val="center"/>
            <w:hideMark/>
          </w:tcPr>
          <w:p w14:paraId="101AA62B" w14:textId="77777777" w:rsidR="00954F98" w:rsidRPr="008B7065"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8B7065">
              <w:rPr>
                <w:rFonts w:ascii="Bodoni MT" w:hAnsi="Bodoni MT"/>
                <w:color w:val="000000"/>
              </w:rPr>
              <w:t>1</w:t>
            </w:r>
          </w:p>
        </w:tc>
      </w:tr>
      <w:tr w:rsidR="00954F98" w:rsidRPr="008B7065" w14:paraId="4BB44086" w14:textId="77777777" w:rsidTr="00A760AA">
        <w:trPr>
          <w:trHeight w:val="315"/>
          <w:jc w:val="center"/>
        </w:trPr>
        <w:tc>
          <w:tcPr>
            <w:cnfStyle w:val="001000000000" w:firstRow="0" w:lastRow="0" w:firstColumn="1" w:lastColumn="0" w:oddVBand="0" w:evenVBand="0" w:oddHBand="0" w:evenHBand="0" w:firstRowFirstColumn="0" w:firstRowLastColumn="0" w:lastRowFirstColumn="0" w:lastRowLastColumn="0"/>
            <w:tcW w:w="2029" w:type="dxa"/>
            <w:tcBorders>
              <w:bottom w:val="single" w:sz="4" w:space="0" w:color="auto"/>
            </w:tcBorders>
            <w:noWrap/>
            <w:vAlign w:val="center"/>
            <w:hideMark/>
          </w:tcPr>
          <w:p w14:paraId="75C9430F" w14:textId="77777777" w:rsidR="00954F98" w:rsidRPr="008B7065" w:rsidRDefault="00954F98" w:rsidP="00A760AA">
            <w:pPr>
              <w:rPr>
                <w:rFonts w:ascii="Bodoni MT" w:hAnsi="Bodoni MT"/>
                <w:b w:val="0"/>
                <w:i/>
                <w:color w:val="000000"/>
              </w:rPr>
            </w:pPr>
            <w:r w:rsidRPr="008B7065">
              <w:rPr>
                <w:rFonts w:ascii="Bodoni MT" w:hAnsi="Bodoni MT"/>
                <w:i/>
                <w:color w:val="000000"/>
              </w:rPr>
              <w:lastRenderedPageBreak/>
              <w:t>Total général</w:t>
            </w:r>
          </w:p>
        </w:tc>
        <w:tc>
          <w:tcPr>
            <w:tcW w:w="991" w:type="dxa"/>
            <w:tcBorders>
              <w:bottom w:val="single" w:sz="4" w:space="0" w:color="auto"/>
            </w:tcBorders>
            <w:noWrap/>
            <w:vAlign w:val="center"/>
            <w:hideMark/>
          </w:tcPr>
          <w:p w14:paraId="451E8F02"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0,882</w:t>
            </w:r>
          </w:p>
        </w:tc>
        <w:tc>
          <w:tcPr>
            <w:tcW w:w="990" w:type="dxa"/>
            <w:tcBorders>
              <w:bottom w:val="single" w:sz="4" w:space="0" w:color="auto"/>
            </w:tcBorders>
            <w:noWrap/>
            <w:vAlign w:val="center"/>
            <w:hideMark/>
          </w:tcPr>
          <w:p w14:paraId="4061239B"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0,894</w:t>
            </w:r>
          </w:p>
        </w:tc>
        <w:tc>
          <w:tcPr>
            <w:tcW w:w="990" w:type="dxa"/>
            <w:tcBorders>
              <w:bottom w:val="single" w:sz="4" w:space="0" w:color="auto"/>
            </w:tcBorders>
            <w:noWrap/>
            <w:vAlign w:val="center"/>
            <w:hideMark/>
          </w:tcPr>
          <w:p w14:paraId="699FD004"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0,901</w:t>
            </w:r>
          </w:p>
        </w:tc>
        <w:tc>
          <w:tcPr>
            <w:tcW w:w="990" w:type="dxa"/>
            <w:tcBorders>
              <w:bottom w:val="single" w:sz="4" w:space="0" w:color="auto"/>
            </w:tcBorders>
            <w:noWrap/>
            <w:vAlign w:val="center"/>
            <w:hideMark/>
          </w:tcPr>
          <w:p w14:paraId="32FC1A12"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0,914</w:t>
            </w:r>
          </w:p>
        </w:tc>
        <w:tc>
          <w:tcPr>
            <w:tcW w:w="990" w:type="dxa"/>
            <w:tcBorders>
              <w:bottom w:val="single" w:sz="4" w:space="0" w:color="auto"/>
            </w:tcBorders>
            <w:noWrap/>
            <w:vAlign w:val="center"/>
            <w:hideMark/>
          </w:tcPr>
          <w:p w14:paraId="0C80FE9B" w14:textId="77777777" w:rsidR="00954F98" w:rsidRPr="008B7065"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8B7065">
              <w:rPr>
                <w:rFonts w:ascii="Bodoni MT" w:hAnsi="Bodoni MT"/>
                <w:color w:val="000000"/>
              </w:rPr>
              <w:t>0,921</w:t>
            </w:r>
          </w:p>
        </w:tc>
      </w:tr>
    </w:tbl>
    <w:p w14:paraId="5D1C21B4" w14:textId="77777777" w:rsidR="00954F98" w:rsidRPr="008B7065" w:rsidRDefault="00954F98" w:rsidP="00954F98">
      <w:pPr>
        <w:spacing w:line="360" w:lineRule="auto"/>
        <w:jc w:val="center"/>
      </w:pPr>
      <w:r w:rsidRPr="008B7065">
        <w:t>Source : d’après données D</w:t>
      </w:r>
      <w:r>
        <w:t>AF</w:t>
      </w:r>
      <w:r w:rsidRPr="008B7065">
        <w:t>/MS.</w:t>
      </w:r>
    </w:p>
    <w:p w14:paraId="1B45EC1B" w14:textId="77777777" w:rsidR="00954F98" w:rsidRDefault="00954F98" w:rsidP="00954F98">
      <w:pPr>
        <w:spacing w:line="360" w:lineRule="auto"/>
        <w:jc w:val="both"/>
      </w:pPr>
    </w:p>
    <w:p w14:paraId="647F88FF" w14:textId="77777777" w:rsidR="00954F98" w:rsidRDefault="00954F98" w:rsidP="00954F98">
      <w:pPr>
        <w:spacing w:line="360" w:lineRule="auto"/>
        <w:jc w:val="both"/>
      </w:pPr>
      <w:r>
        <w:t xml:space="preserve">Ce tableau montre une grande disparité entre les taux de couverture d’un corps à un autre. Les corps des techniciens radio et de laboratoire enregistrent les plus faibles taux de couverture au fil des années. Viennent ensuite le corps des médecins dont la couverture a encore du chemin. On constate par contre que les corps des infirmiers, des sages-femmes et des aides-soignants enregistre les taux élevés allant même jusqu’à la couverture complète (cas de aides-soignants). Ainsi globalement et sur le plan national, le taux de couverture en matière de ressources humaine en santé et bien satisfaisant avec plus de 88% tous les ans et tout corps de santé confondus. </w:t>
      </w:r>
    </w:p>
    <w:p w14:paraId="0BB77987" w14:textId="77777777" w:rsidR="00954F98" w:rsidRDefault="00954F98" w:rsidP="00954F98">
      <w:pPr>
        <w:spacing w:line="360" w:lineRule="auto"/>
        <w:jc w:val="both"/>
      </w:pPr>
      <w:r>
        <w:t xml:space="preserve">Ce résultat paraît satisfaisant, mais il faudra le prendre avec des réserves car la disparité de cette couverture est très grande d’un département à l’autre et même au sein du même département. Ainsi,  </w:t>
      </w:r>
      <w:r w:rsidRPr="00974BDF">
        <w:t>27% des professionnels de santé au Bénin servent dans les milieux ruraux où vivent 55 % des populations</w:t>
      </w:r>
      <w:r>
        <w:t>. On note là un déséquilibre dans la répartition des ressources humaines ce qui impact négativement le taux de couverture surtout dans les milieux ruraux. De plus ce taux est calculé en tenant compte de tous les effectifs des corps de métier de la santé opérant au Bénin. Or une bonne partie du personnel de santé comptabilisé dans ce calcul exerce dans l’administration publique surtout aux niveaux intermédiaire (DDS) et périphérique (Ministère, Projet de santé, etc.). Si on doit simplement tenir compte du personnel réellement soignant, le taux de couverture en ressources humaine de santé serait drastiquement à la baisse surtout pour ce qui concerne les médecins.</w:t>
      </w:r>
    </w:p>
    <w:p w14:paraId="18BDF02F" w14:textId="45D79906" w:rsidR="00954F98" w:rsidRDefault="00954F98" w:rsidP="00954F98">
      <w:pPr>
        <w:spacing w:line="360" w:lineRule="auto"/>
        <w:jc w:val="both"/>
      </w:pPr>
      <w:r>
        <w:t>Il est à noter que la collecte d’information ayant eu lieu avant les réformes qui ont conduit à la fermeture de bon nombre de centres de santé du secteur privé, les informations de ce tableau ne prennent pas en compte l’encombrement potentiel des formations sanitaires publiques consécutive à la mise en œuvre desdites réformes.</w:t>
      </w:r>
    </w:p>
    <w:p w14:paraId="7B165B02" w14:textId="23AE6825" w:rsidR="008553F2" w:rsidRDefault="008553F2" w:rsidP="00954F98">
      <w:pPr>
        <w:spacing w:line="360" w:lineRule="auto"/>
        <w:jc w:val="both"/>
      </w:pPr>
    </w:p>
    <w:p w14:paraId="199C48D3" w14:textId="77777777" w:rsidR="00954F98" w:rsidRPr="00EE6F0C" w:rsidRDefault="00954F98" w:rsidP="00954F98">
      <w:pPr>
        <w:pStyle w:val="Heading3"/>
        <w:ind w:left="0" w:firstLine="0"/>
      </w:pPr>
      <w:r w:rsidRPr="00EB4CF7">
        <w:t xml:space="preserve"> </w:t>
      </w:r>
      <w:bookmarkStart w:id="57" w:name="_Toc1054341"/>
      <w:r w:rsidRPr="00EB4CF7">
        <w:t>Stock brut et compétences disponibles en RHS</w:t>
      </w:r>
      <w:bookmarkEnd w:id="57"/>
    </w:p>
    <w:p w14:paraId="1BA28778" w14:textId="77777777" w:rsidR="00954F98" w:rsidRDefault="00954F98" w:rsidP="00954F98">
      <w:pPr>
        <w:pStyle w:val="ListParagraph"/>
        <w:spacing w:after="160" w:line="360" w:lineRule="auto"/>
        <w:ind w:left="0"/>
        <w:jc w:val="both"/>
      </w:pPr>
    </w:p>
    <w:p w14:paraId="4533BEA4" w14:textId="77777777" w:rsidR="00954F98" w:rsidRPr="000F4E4E" w:rsidRDefault="00954F98" w:rsidP="00954F98">
      <w:pPr>
        <w:pStyle w:val="ListParagraph"/>
        <w:numPr>
          <w:ilvl w:val="0"/>
          <w:numId w:val="15"/>
        </w:numPr>
        <w:spacing w:after="160" w:line="360" w:lineRule="auto"/>
        <w:ind w:left="0" w:firstLine="0"/>
        <w:jc w:val="both"/>
        <w:rPr>
          <w:i/>
        </w:rPr>
      </w:pPr>
      <w:r w:rsidRPr="000F4E4E">
        <w:rPr>
          <w:i/>
        </w:rPr>
        <w:t>Distribution  du personnel de santé  dans le système sanitaire du Bénin</w:t>
      </w:r>
    </w:p>
    <w:p w14:paraId="6D256E52" w14:textId="77777777" w:rsidR="00954F98" w:rsidRDefault="00954F98" w:rsidP="00954F98">
      <w:pPr>
        <w:spacing w:line="360" w:lineRule="auto"/>
        <w:jc w:val="both"/>
      </w:pPr>
      <w:r w:rsidRPr="00EB4CF7">
        <w:t xml:space="preserve">Au-delà de sa disponibilité, la répartition du personnel de santé est  tout aussi importante pour une meilleure offre des services de santé à la population.  Pour en </w:t>
      </w:r>
      <w:r w:rsidRPr="00171800">
        <w:t xml:space="preserve">apprécier  la  qualité </w:t>
      </w:r>
      <w:r>
        <w:t>nous analysons les graphiques qui suivent.</w:t>
      </w:r>
    </w:p>
    <w:p w14:paraId="50062A56" w14:textId="77777777" w:rsidR="00954F98" w:rsidRDefault="00954F98" w:rsidP="00954F98">
      <w:pPr>
        <w:spacing w:line="360" w:lineRule="auto"/>
        <w:jc w:val="both"/>
      </w:pPr>
    </w:p>
    <w:p w14:paraId="17930A79" w14:textId="77777777" w:rsidR="00954F98" w:rsidRDefault="00954F98" w:rsidP="00774012">
      <w:pPr>
        <w:pStyle w:val="Style1graphiq"/>
      </w:pPr>
      <w:bookmarkStart w:id="58" w:name="_Toc1064429"/>
      <w:r>
        <w:lastRenderedPageBreak/>
        <w:t>Graphique 21 : répartition géographiques (milieu urbain et milieu rural) du personnel de santé au Bénin</w:t>
      </w:r>
      <w:bookmarkEnd w:id="58"/>
    </w:p>
    <w:p w14:paraId="7F0586A4" w14:textId="77777777" w:rsidR="00954F98" w:rsidRDefault="00954F98" w:rsidP="00954F98">
      <w:pPr>
        <w:spacing w:line="360" w:lineRule="auto"/>
        <w:jc w:val="both"/>
      </w:pPr>
    </w:p>
    <w:p w14:paraId="120B34BF" w14:textId="77777777" w:rsidR="00954F98" w:rsidRPr="00EB4CF7" w:rsidRDefault="00954F98" w:rsidP="00954F98">
      <w:pPr>
        <w:spacing w:line="360" w:lineRule="auto"/>
        <w:jc w:val="both"/>
        <w:rPr>
          <w:b/>
        </w:rPr>
      </w:pPr>
      <w:r w:rsidRPr="00171800">
        <w:rPr>
          <w:b/>
          <w:noProof/>
        </w:rPr>
        <w:drawing>
          <wp:inline distT="0" distB="0" distL="0" distR="0" wp14:anchorId="4F96E4B5" wp14:editId="6AD0DFE0">
            <wp:extent cx="6513830" cy="2996922"/>
            <wp:effectExtent l="0" t="0" r="127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25599" cy="3002337"/>
                    </a:xfrm>
                    <a:prstGeom prst="rect">
                      <a:avLst/>
                    </a:prstGeom>
                    <a:noFill/>
                    <a:ln>
                      <a:noFill/>
                    </a:ln>
                    <a:effectLst/>
                    <a:extLst/>
                  </pic:spPr>
                </pic:pic>
              </a:graphicData>
            </a:graphic>
          </wp:inline>
        </w:drawing>
      </w:r>
    </w:p>
    <w:p w14:paraId="52F33DE8" w14:textId="77777777" w:rsidR="00954F98" w:rsidRDefault="00954F98" w:rsidP="00954F98">
      <w:pPr>
        <w:spacing w:after="160" w:line="259" w:lineRule="auto"/>
      </w:pPr>
      <w:r w:rsidRPr="008B7065">
        <w:t>Source : d’après données D</w:t>
      </w:r>
      <w:r>
        <w:t>AF</w:t>
      </w:r>
      <w:r w:rsidRPr="008B7065">
        <w:t>/MS.</w:t>
      </w:r>
    </w:p>
    <w:p w14:paraId="589AC1CD" w14:textId="77777777" w:rsidR="00954F98" w:rsidRDefault="00954F98" w:rsidP="00954F98">
      <w:pPr>
        <w:spacing w:after="160" w:line="360" w:lineRule="auto"/>
        <w:jc w:val="both"/>
      </w:pPr>
      <w:r w:rsidRPr="00171800">
        <w:t xml:space="preserve">Ce graphique fait constater une forte concentration des agents de santé en zone urbaine sur toute la période d’étude. </w:t>
      </w:r>
      <w:r>
        <w:t>Une telle situation est de nature à priver les populations des zones rurales, qui représentent plus de la moitié de la population totale, des soins de santé de qualité. Dans ces conditions, ces populations sont tenues de se déplacer vers les zones urbaines afin de bénéficier des soins de santé de qualité. Cette inaccessibilité géographique des populations aux soins de santé est signe d’une inefficacité dans la répartition géographique du personnel de santé et complique les chances d’atteindre une couverture sanitaire universelle équitable</w:t>
      </w:r>
    </w:p>
    <w:p w14:paraId="4409AB1E" w14:textId="77777777" w:rsidR="00954F98" w:rsidRDefault="00954F98" w:rsidP="00954F98">
      <w:pPr>
        <w:spacing w:after="160" w:line="360" w:lineRule="auto"/>
        <w:jc w:val="both"/>
      </w:pPr>
      <w:r>
        <w:t>Si l’on tient compte de la population devant bénéficier des soins de santé, le constat est encore plus perspectible. En effet, on peut remarquer que le département du Littoral concentre le plus grand nombre de tous les types de professionnels de santé par groupe d’habitants, privant ainsi les autres Départements de personnels de santé, comme le montre le graphique suivant.</w:t>
      </w:r>
    </w:p>
    <w:p w14:paraId="41F668FA" w14:textId="25284BE2" w:rsidR="00954F98" w:rsidRDefault="00954F98" w:rsidP="00954F98">
      <w:pPr>
        <w:spacing w:after="160" w:line="259" w:lineRule="auto"/>
        <w:jc w:val="both"/>
      </w:pPr>
    </w:p>
    <w:p w14:paraId="15F3ED81" w14:textId="49EB1D84" w:rsidR="00774012" w:rsidRDefault="00774012" w:rsidP="00954F98">
      <w:pPr>
        <w:spacing w:after="160" w:line="259" w:lineRule="auto"/>
        <w:jc w:val="both"/>
      </w:pPr>
    </w:p>
    <w:p w14:paraId="5BD83EDF" w14:textId="11F0DCC3" w:rsidR="00774012" w:rsidRDefault="00774012" w:rsidP="00954F98">
      <w:pPr>
        <w:spacing w:after="160" w:line="259" w:lineRule="auto"/>
        <w:jc w:val="both"/>
      </w:pPr>
    </w:p>
    <w:p w14:paraId="6051DFF5" w14:textId="40099FE8" w:rsidR="00774012" w:rsidRDefault="00774012" w:rsidP="00954F98">
      <w:pPr>
        <w:spacing w:after="160" w:line="259" w:lineRule="auto"/>
        <w:jc w:val="both"/>
      </w:pPr>
    </w:p>
    <w:p w14:paraId="4C486252" w14:textId="0FF0B1DE" w:rsidR="00774012" w:rsidRDefault="00774012" w:rsidP="00954F98">
      <w:pPr>
        <w:spacing w:after="160" w:line="259" w:lineRule="auto"/>
        <w:jc w:val="both"/>
      </w:pPr>
    </w:p>
    <w:p w14:paraId="1FE44F77" w14:textId="77777777" w:rsidR="00774012" w:rsidRDefault="00774012" w:rsidP="00954F98">
      <w:pPr>
        <w:spacing w:after="160" w:line="259" w:lineRule="auto"/>
        <w:jc w:val="both"/>
      </w:pPr>
    </w:p>
    <w:p w14:paraId="252618D0" w14:textId="77777777" w:rsidR="00954F98" w:rsidRDefault="00954F98" w:rsidP="00774012">
      <w:pPr>
        <w:pStyle w:val="Style1graphiq"/>
      </w:pPr>
      <w:bookmarkStart w:id="59" w:name="_Toc1064430"/>
      <w:r>
        <w:lastRenderedPageBreak/>
        <w:t>Graphique 22 : nombre de professionnels de santé par groupe d’habitants en 2016</w:t>
      </w:r>
      <w:bookmarkEnd w:id="59"/>
    </w:p>
    <w:p w14:paraId="41929CCF" w14:textId="77777777" w:rsidR="00954F98" w:rsidRDefault="00954F98" w:rsidP="00954F98">
      <w:pPr>
        <w:spacing w:after="160" w:line="259" w:lineRule="auto"/>
        <w:jc w:val="both"/>
      </w:pPr>
      <w:r w:rsidRPr="007261E9">
        <w:rPr>
          <w:noProof/>
        </w:rPr>
        <w:drawing>
          <wp:inline distT="0" distB="0" distL="0" distR="0" wp14:anchorId="6A297255" wp14:editId="53141EB0">
            <wp:extent cx="5761355" cy="334264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1355" cy="3342640"/>
                    </a:xfrm>
                    <a:prstGeom prst="rect">
                      <a:avLst/>
                    </a:prstGeom>
                    <a:noFill/>
                    <a:ln>
                      <a:noFill/>
                    </a:ln>
                    <a:effectLst/>
                    <a:extLst/>
                  </pic:spPr>
                </pic:pic>
              </a:graphicData>
            </a:graphic>
          </wp:inline>
        </w:drawing>
      </w:r>
    </w:p>
    <w:p w14:paraId="30968259" w14:textId="77777777" w:rsidR="00954F98" w:rsidRDefault="00954F98" w:rsidP="00954F98">
      <w:pPr>
        <w:spacing w:after="160" w:line="259" w:lineRule="auto"/>
      </w:pPr>
      <w:r w:rsidRPr="008B7065">
        <w:t>Source : d’après données D</w:t>
      </w:r>
      <w:r>
        <w:t>AF</w:t>
      </w:r>
      <w:r w:rsidRPr="008B7065">
        <w:t>/MS.</w:t>
      </w:r>
    </w:p>
    <w:p w14:paraId="19135F4F" w14:textId="77777777" w:rsidR="00954F98" w:rsidRDefault="00954F98" w:rsidP="00954F98">
      <w:pPr>
        <w:spacing w:after="160" w:line="259" w:lineRule="auto"/>
        <w:jc w:val="both"/>
      </w:pPr>
    </w:p>
    <w:p w14:paraId="173C1E69" w14:textId="77777777" w:rsidR="00954F98" w:rsidRDefault="00954F98" w:rsidP="00954F98">
      <w:pPr>
        <w:spacing w:after="160" w:line="360" w:lineRule="auto"/>
        <w:jc w:val="both"/>
      </w:pPr>
      <w:r>
        <w:t>Il est donc nécessaire et indispensable, si l’on veut assurer l’accessibilité géographique aux soins de santé à la plus grande partie de la population, de prendre des mesures pour rééquilibrer la réparation du personnel de santé entre zone urbaine et zone rurale. Des incitations à l’exercice en milieu rural pourraient constituer une solution, bien sûr, après s’être assuré de la présence effective des infrastructures sanitaires dans le milieu rural, sans quoi le personnel y affecté pourrait ne pas y rester.</w:t>
      </w:r>
    </w:p>
    <w:p w14:paraId="78676B45" w14:textId="77777777" w:rsidR="00954F98" w:rsidRDefault="00954F98" w:rsidP="00954F98">
      <w:pPr>
        <w:spacing w:after="160" w:line="259" w:lineRule="auto"/>
        <w:jc w:val="both"/>
      </w:pPr>
    </w:p>
    <w:p w14:paraId="328B410F" w14:textId="77777777" w:rsidR="00954F98" w:rsidRDefault="00954F98" w:rsidP="00954F98">
      <w:pPr>
        <w:spacing w:after="160" w:line="259" w:lineRule="auto"/>
        <w:jc w:val="both"/>
      </w:pPr>
    </w:p>
    <w:p w14:paraId="234BB431" w14:textId="07069CAA" w:rsidR="00954F98" w:rsidRDefault="00954F98" w:rsidP="00954F98">
      <w:pPr>
        <w:spacing w:after="160" w:line="259" w:lineRule="auto"/>
        <w:jc w:val="both"/>
      </w:pPr>
    </w:p>
    <w:p w14:paraId="23B4DC3C" w14:textId="6C719F4B" w:rsidR="008553F2" w:rsidRDefault="008553F2" w:rsidP="00954F98">
      <w:pPr>
        <w:spacing w:after="160" w:line="259" w:lineRule="auto"/>
        <w:jc w:val="both"/>
      </w:pPr>
    </w:p>
    <w:p w14:paraId="5DF8F49C" w14:textId="32CCE1F5" w:rsidR="008553F2" w:rsidRDefault="008553F2" w:rsidP="00954F98">
      <w:pPr>
        <w:spacing w:after="160" w:line="259" w:lineRule="auto"/>
        <w:jc w:val="both"/>
      </w:pPr>
    </w:p>
    <w:p w14:paraId="7905534F" w14:textId="5C59FFB3" w:rsidR="008553F2" w:rsidRDefault="008553F2" w:rsidP="00954F98">
      <w:pPr>
        <w:spacing w:after="160" w:line="259" w:lineRule="auto"/>
        <w:jc w:val="both"/>
      </w:pPr>
    </w:p>
    <w:p w14:paraId="03B35591" w14:textId="11E63F7F" w:rsidR="008553F2" w:rsidRDefault="008553F2" w:rsidP="00954F98">
      <w:pPr>
        <w:spacing w:after="160" w:line="259" w:lineRule="auto"/>
        <w:jc w:val="both"/>
      </w:pPr>
    </w:p>
    <w:p w14:paraId="491E97DE" w14:textId="35B50A59" w:rsidR="008553F2" w:rsidRDefault="008553F2" w:rsidP="00954F98">
      <w:pPr>
        <w:spacing w:after="160" w:line="259" w:lineRule="auto"/>
        <w:jc w:val="both"/>
      </w:pPr>
    </w:p>
    <w:p w14:paraId="7D5AC4FB" w14:textId="14C95C74" w:rsidR="008553F2" w:rsidRDefault="008553F2" w:rsidP="00954F98">
      <w:pPr>
        <w:spacing w:after="160" w:line="259" w:lineRule="auto"/>
        <w:jc w:val="both"/>
      </w:pPr>
    </w:p>
    <w:p w14:paraId="0BEC87EA" w14:textId="77777777" w:rsidR="00774012" w:rsidRDefault="00774012" w:rsidP="00954F98">
      <w:pPr>
        <w:spacing w:after="160" w:line="259" w:lineRule="auto"/>
        <w:jc w:val="both"/>
      </w:pPr>
    </w:p>
    <w:p w14:paraId="29B940D1" w14:textId="77777777" w:rsidR="008553F2" w:rsidRPr="00171800" w:rsidRDefault="008553F2" w:rsidP="00954F98">
      <w:pPr>
        <w:spacing w:after="160" w:line="259" w:lineRule="auto"/>
        <w:jc w:val="both"/>
      </w:pPr>
    </w:p>
    <w:p w14:paraId="2A4C8A2D" w14:textId="3386465A" w:rsidR="00954F98" w:rsidRDefault="00954F98" w:rsidP="00774012">
      <w:pPr>
        <w:pStyle w:val="Style1graphiq"/>
      </w:pPr>
      <w:bookmarkStart w:id="60" w:name="_Toc1064431"/>
      <w:r>
        <w:lastRenderedPageBreak/>
        <w:t>Graphique 2</w:t>
      </w:r>
      <w:r w:rsidR="00774012">
        <w:t>3</w:t>
      </w:r>
      <w:r w:rsidRPr="00EB4CF7">
        <w:t> : Répartition des personnels de santé par secteur</w:t>
      </w:r>
      <w:bookmarkEnd w:id="60"/>
      <w:r w:rsidRPr="00EB4CF7">
        <w:t xml:space="preserve"> </w:t>
      </w:r>
    </w:p>
    <w:p w14:paraId="555DBA09" w14:textId="77777777" w:rsidR="00954F98" w:rsidRPr="00EB4CF7" w:rsidRDefault="00954F98" w:rsidP="00954F98">
      <w:pPr>
        <w:jc w:val="both"/>
      </w:pPr>
      <w:r w:rsidRPr="00EB4CF7">
        <w:t xml:space="preserve"> </w:t>
      </w:r>
    </w:p>
    <w:p w14:paraId="07B6D55F" w14:textId="77777777" w:rsidR="00954F98" w:rsidRDefault="00954F98" w:rsidP="00954F98">
      <w:pPr>
        <w:spacing w:after="160" w:line="259" w:lineRule="auto"/>
      </w:pPr>
      <w:r w:rsidRPr="002147C4">
        <w:rPr>
          <w:noProof/>
        </w:rPr>
        <w:drawing>
          <wp:inline distT="0" distB="0" distL="0" distR="0" wp14:anchorId="45EA30C9" wp14:editId="445E699C">
            <wp:extent cx="5761355" cy="3413125"/>
            <wp:effectExtent l="0" t="0" r="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1355" cy="3413125"/>
                    </a:xfrm>
                    <a:prstGeom prst="rect">
                      <a:avLst/>
                    </a:prstGeom>
                    <a:noFill/>
                    <a:ln>
                      <a:noFill/>
                    </a:ln>
                    <a:effectLst/>
                    <a:extLst/>
                  </pic:spPr>
                </pic:pic>
              </a:graphicData>
            </a:graphic>
          </wp:inline>
        </w:drawing>
      </w:r>
    </w:p>
    <w:p w14:paraId="0C2458C9" w14:textId="77777777" w:rsidR="00954F98" w:rsidRPr="00EB4CF7" w:rsidRDefault="00954F98" w:rsidP="00954F98">
      <w:pPr>
        <w:jc w:val="both"/>
      </w:pPr>
      <w:r w:rsidRPr="00EB4CF7">
        <w:t>Source : d’après données DRH/MS.</w:t>
      </w:r>
    </w:p>
    <w:p w14:paraId="696EBE21" w14:textId="77777777" w:rsidR="00954F98" w:rsidRDefault="00954F98" w:rsidP="00954F98">
      <w:pPr>
        <w:spacing w:after="160" w:line="259" w:lineRule="auto"/>
        <w:jc w:val="both"/>
      </w:pPr>
    </w:p>
    <w:p w14:paraId="65B00DA1" w14:textId="2B8EFFD0" w:rsidR="00954F98" w:rsidRPr="00774012" w:rsidRDefault="00954F98" w:rsidP="00774012">
      <w:pPr>
        <w:spacing w:after="160" w:line="360" w:lineRule="auto"/>
        <w:jc w:val="both"/>
      </w:pPr>
      <w:r>
        <w:t>On peut noter au regard de ce graphique, une présence remarquable du personnel de santé dans le secteur sanitaire privé, aussi bien lucratif que non lucratif. Malheureusement, les données ne permettent pas de mettre en exergue les cas de dual pratice où les agents de santé exercent simultanément dans le secte</w:t>
      </w:r>
      <w:r w:rsidR="00774012">
        <w:t xml:space="preserve">ur privé et le secteur public. </w:t>
      </w:r>
    </w:p>
    <w:p w14:paraId="2E07B6A0" w14:textId="77777777" w:rsidR="00954F98" w:rsidRPr="002665D3" w:rsidRDefault="00954F98" w:rsidP="00954F98">
      <w:pPr>
        <w:pStyle w:val="ListParagraph"/>
        <w:numPr>
          <w:ilvl w:val="0"/>
          <w:numId w:val="15"/>
        </w:numPr>
        <w:spacing w:line="360" w:lineRule="auto"/>
        <w:ind w:left="0" w:firstLine="0"/>
        <w:jc w:val="both"/>
        <w:rPr>
          <w:i/>
        </w:rPr>
      </w:pPr>
      <w:r w:rsidRPr="002665D3">
        <w:rPr>
          <w:i/>
        </w:rPr>
        <w:t>Départ à la retraite des personnels de santé</w:t>
      </w:r>
    </w:p>
    <w:p w14:paraId="0D0B9105" w14:textId="0456A329" w:rsidR="00954F98" w:rsidRPr="00774012" w:rsidRDefault="00954F98" w:rsidP="00954F98">
      <w:pPr>
        <w:spacing w:after="160" w:line="360" w:lineRule="auto"/>
        <w:jc w:val="both"/>
      </w:pPr>
      <w:r w:rsidRPr="005E4400">
        <w:t xml:space="preserve">Les départs à la retraite des personnels de santé peuvent être </w:t>
      </w:r>
      <w:r>
        <w:t>normaux ou anticipés. A l’état actuel des données disponibles au niveau des structures en charge de la gestion des ressources humaines du secteur, seules quelques  informations relatives aux départs normaux à la retraite sont disponibles. Le tableau suivant présente l’évolution des départs normaux à la retraite de 2012 à 2016.</w:t>
      </w:r>
    </w:p>
    <w:p w14:paraId="0FC7253E" w14:textId="77777777" w:rsidR="00954F98" w:rsidRPr="00EB4CF7" w:rsidRDefault="00954F98" w:rsidP="00774012">
      <w:pPr>
        <w:pStyle w:val="Style1tableau"/>
      </w:pPr>
      <w:bookmarkStart w:id="61" w:name="_Toc1064300"/>
      <w:r w:rsidRPr="00EB4CF7">
        <w:t xml:space="preserve">Tableau </w:t>
      </w:r>
      <w:r>
        <w:t>17</w:t>
      </w:r>
      <w:r w:rsidRPr="00EB4CF7">
        <w:t> : Nombre de départs à la retraite des personnels de santé suivant le type de personnels</w:t>
      </w:r>
      <w:bookmarkEnd w:id="61"/>
      <w:r w:rsidRPr="00EB4CF7">
        <w:t xml:space="preserve"> </w:t>
      </w:r>
    </w:p>
    <w:tbl>
      <w:tblPr>
        <w:tblStyle w:val="Tableausimple21"/>
        <w:tblW w:w="6980" w:type="dxa"/>
        <w:jc w:val="center"/>
        <w:tblLook w:val="04A0" w:firstRow="1" w:lastRow="0" w:firstColumn="1" w:lastColumn="0" w:noHBand="0" w:noVBand="1"/>
      </w:tblPr>
      <w:tblGrid>
        <w:gridCol w:w="2160"/>
        <w:gridCol w:w="964"/>
        <w:gridCol w:w="964"/>
        <w:gridCol w:w="964"/>
        <w:gridCol w:w="964"/>
        <w:gridCol w:w="964"/>
      </w:tblGrid>
      <w:tr w:rsidR="00954F98" w:rsidRPr="00EB4CF7" w14:paraId="1AC78D7C" w14:textId="77777777" w:rsidTr="00A760AA">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65EC6661" w14:textId="77777777" w:rsidR="00954F98" w:rsidRPr="00EB4CF7" w:rsidRDefault="00954F98" w:rsidP="00A760AA">
            <w:pPr>
              <w:jc w:val="center"/>
              <w:rPr>
                <w:rFonts w:ascii="Bodoni MT" w:hAnsi="Bodoni MT"/>
                <w:b w:val="0"/>
                <w:bCs w:val="0"/>
                <w:color w:val="000000"/>
              </w:rPr>
            </w:pPr>
            <w:r w:rsidRPr="00EB4CF7">
              <w:rPr>
                <w:rFonts w:ascii="Bodoni MT" w:hAnsi="Bodoni MT"/>
                <w:color w:val="000000"/>
              </w:rPr>
              <w:t>Corps</w:t>
            </w:r>
          </w:p>
        </w:tc>
        <w:tc>
          <w:tcPr>
            <w:tcW w:w="0" w:type="dxa"/>
            <w:vAlign w:val="center"/>
            <w:hideMark/>
          </w:tcPr>
          <w:p w14:paraId="3920938C"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2012</w:t>
            </w:r>
          </w:p>
        </w:tc>
        <w:tc>
          <w:tcPr>
            <w:tcW w:w="0" w:type="dxa"/>
            <w:vAlign w:val="center"/>
            <w:hideMark/>
          </w:tcPr>
          <w:p w14:paraId="31C92273"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2013</w:t>
            </w:r>
          </w:p>
        </w:tc>
        <w:tc>
          <w:tcPr>
            <w:tcW w:w="0" w:type="dxa"/>
            <w:vAlign w:val="center"/>
            <w:hideMark/>
          </w:tcPr>
          <w:p w14:paraId="0C3B5F49"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2014</w:t>
            </w:r>
          </w:p>
        </w:tc>
        <w:tc>
          <w:tcPr>
            <w:tcW w:w="0" w:type="dxa"/>
            <w:vAlign w:val="center"/>
            <w:hideMark/>
          </w:tcPr>
          <w:p w14:paraId="5CC32E43"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2015</w:t>
            </w:r>
          </w:p>
        </w:tc>
        <w:tc>
          <w:tcPr>
            <w:tcW w:w="0" w:type="dxa"/>
            <w:vAlign w:val="center"/>
            <w:hideMark/>
          </w:tcPr>
          <w:p w14:paraId="46D2A9C4"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2016</w:t>
            </w:r>
          </w:p>
        </w:tc>
      </w:tr>
      <w:tr w:rsidR="00954F98" w:rsidRPr="00EB4CF7" w14:paraId="220D414E" w14:textId="77777777" w:rsidTr="00A760A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748B9A3F" w14:textId="77777777" w:rsidR="00954F98" w:rsidRPr="00EB4CF7" w:rsidRDefault="00954F98" w:rsidP="00A760AA">
            <w:pPr>
              <w:jc w:val="center"/>
              <w:rPr>
                <w:rFonts w:ascii="Bodoni MT" w:hAnsi="Bodoni MT"/>
                <w:b w:val="0"/>
                <w:i/>
                <w:color w:val="000000"/>
              </w:rPr>
            </w:pPr>
            <w:r w:rsidRPr="00EB4CF7">
              <w:rPr>
                <w:rFonts w:ascii="Bodoni MT" w:hAnsi="Bodoni MT"/>
                <w:i/>
                <w:color w:val="000000"/>
              </w:rPr>
              <w:t>Médecins</w:t>
            </w:r>
          </w:p>
        </w:tc>
        <w:tc>
          <w:tcPr>
            <w:tcW w:w="0" w:type="dxa"/>
            <w:noWrap/>
            <w:vAlign w:val="center"/>
            <w:hideMark/>
          </w:tcPr>
          <w:p w14:paraId="2AA958AD"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16</w:t>
            </w:r>
          </w:p>
        </w:tc>
        <w:tc>
          <w:tcPr>
            <w:tcW w:w="0" w:type="dxa"/>
            <w:noWrap/>
            <w:vAlign w:val="center"/>
            <w:hideMark/>
          </w:tcPr>
          <w:p w14:paraId="3DBBAD01"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27</w:t>
            </w:r>
          </w:p>
        </w:tc>
        <w:tc>
          <w:tcPr>
            <w:tcW w:w="0" w:type="dxa"/>
            <w:noWrap/>
            <w:vAlign w:val="center"/>
            <w:hideMark/>
          </w:tcPr>
          <w:p w14:paraId="63E8D621"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29</w:t>
            </w:r>
          </w:p>
        </w:tc>
        <w:tc>
          <w:tcPr>
            <w:tcW w:w="0" w:type="dxa"/>
            <w:noWrap/>
            <w:vAlign w:val="center"/>
            <w:hideMark/>
          </w:tcPr>
          <w:p w14:paraId="766B96DD"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38</w:t>
            </w:r>
          </w:p>
        </w:tc>
        <w:tc>
          <w:tcPr>
            <w:tcW w:w="0" w:type="dxa"/>
            <w:noWrap/>
            <w:vAlign w:val="center"/>
            <w:hideMark/>
          </w:tcPr>
          <w:p w14:paraId="18878530"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18</w:t>
            </w:r>
          </w:p>
        </w:tc>
      </w:tr>
      <w:tr w:rsidR="00954F98" w:rsidRPr="00EB4CF7" w14:paraId="3F985348" w14:textId="77777777" w:rsidTr="00A760AA">
        <w:trPr>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718F1005" w14:textId="77777777" w:rsidR="00954F98" w:rsidRPr="00EB4CF7" w:rsidRDefault="00954F98" w:rsidP="00A760AA">
            <w:pPr>
              <w:jc w:val="center"/>
              <w:rPr>
                <w:rFonts w:ascii="Bodoni MT" w:hAnsi="Bodoni MT"/>
                <w:b w:val="0"/>
                <w:i/>
                <w:color w:val="000000"/>
              </w:rPr>
            </w:pPr>
            <w:r w:rsidRPr="00EB4CF7">
              <w:rPr>
                <w:rFonts w:ascii="Bodoni MT" w:hAnsi="Bodoni MT"/>
                <w:i/>
                <w:color w:val="000000"/>
              </w:rPr>
              <w:t>Infirmiers</w:t>
            </w:r>
          </w:p>
        </w:tc>
        <w:tc>
          <w:tcPr>
            <w:tcW w:w="0" w:type="dxa"/>
            <w:noWrap/>
            <w:vAlign w:val="center"/>
            <w:hideMark/>
          </w:tcPr>
          <w:p w14:paraId="186682FC"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73</w:t>
            </w:r>
          </w:p>
        </w:tc>
        <w:tc>
          <w:tcPr>
            <w:tcW w:w="0" w:type="dxa"/>
            <w:noWrap/>
            <w:vAlign w:val="center"/>
            <w:hideMark/>
          </w:tcPr>
          <w:p w14:paraId="2FBBB811"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86</w:t>
            </w:r>
          </w:p>
        </w:tc>
        <w:tc>
          <w:tcPr>
            <w:tcW w:w="0" w:type="dxa"/>
            <w:noWrap/>
            <w:vAlign w:val="center"/>
            <w:hideMark/>
          </w:tcPr>
          <w:p w14:paraId="4F9138B2"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49</w:t>
            </w:r>
          </w:p>
        </w:tc>
        <w:tc>
          <w:tcPr>
            <w:tcW w:w="0" w:type="dxa"/>
            <w:noWrap/>
            <w:vAlign w:val="center"/>
            <w:hideMark/>
          </w:tcPr>
          <w:p w14:paraId="1138DA4F"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87</w:t>
            </w:r>
          </w:p>
        </w:tc>
        <w:tc>
          <w:tcPr>
            <w:tcW w:w="0" w:type="dxa"/>
            <w:noWrap/>
            <w:vAlign w:val="center"/>
            <w:hideMark/>
          </w:tcPr>
          <w:p w14:paraId="4D1BD3C7"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108</w:t>
            </w:r>
          </w:p>
        </w:tc>
      </w:tr>
      <w:tr w:rsidR="00954F98" w:rsidRPr="00EB4CF7" w14:paraId="2C35D70B" w14:textId="77777777" w:rsidTr="00A760A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51BFD0C4" w14:textId="77777777" w:rsidR="00954F98" w:rsidRPr="00EB4CF7" w:rsidRDefault="00954F98" w:rsidP="00A760AA">
            <w:pPr>
              <w:jc w:val="center"/>
              <w:rPr>
                <w:rFonts w:ascii="Bodoni MT" w:hAnsi="Bodoni MT"/>
                <w:b w:val="0"/>
                <w:i/>
                <w:color w:val="000000"/>
              </w:rPr>
            </w:pPr>
            <w:r w:rsidRPr="00EB4CF7">
              <w:rPr>
                <w:rFonts w:ascii="Bodoni MT" w:hAnsi="Bodoni MT"/>
                <w:i/>
                <w:color w:val="000000"/>
              </w:rPr>
              <w:t>Sage-Femme</w:t>
            </w:r>
          </w:p>
        </w:tc>
        <w:tc>
          <w:tcPr>
            <w:tcW w:w="0" w:type="dxa"/>
            <w:noWrap/>
            <w:vAlign w:val="center"/>
            <w:hideMark/>
          </w:tcPr>
          <w:p w14:paraId="46B8C05A"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32</w:t>
            </w:r>
          </w:p>
        </w:tc>
        <w:tc>
          <w:tcPr>
            <w:tcW w:w="0" w:type="dxa"/>
            <w:noWrap/>
            <w:vAlign w:val="center"/>
            <w:hideMark/>
          </w:tcPr>
          <w:p w14:paraId="38B80BAC"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31</w:t>
            </w:r>
          </w:p>
        </w:tc>
        <w:tc>
          <w:tcPr>
            <w:tcW w:w="0" w:type="dxa"/>
            <w:noWrap/>
            <w:vAlign w:val="center"/>
            <w:hideMark/>
          </w:tcPr>
          <w:p w14:paraId="07A48A33"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37</w:t>
            </w:r>
          </w:p>
        </w:tc>
        <w:tc>
          <w:tcPr>
            <w:tcW w:w="0" w:type="dxa"/>
            <w:noWrap/>
            <w:vAlign w:val="center"/>
            <w:hideMark/>
          </w:tcPr>
          <w:p w14:paraId="4E56694B"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28</w:t>
            </w:r>
          </w:p>
        </w:tc>
        <w:tc>
          <w:tcPr>
            <w:tcW w:w="0" w:type="dxa"/>
            <w:noWrap/>
            <w:vAlign w:val="center"/>
            <w:hideMark/>
          </w:tcPr>
          <w:p w14:paraId="641246DF"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40</w:t>
            </w:r>
          </w:p>
        </w:tc>
      </w:tr>
      <w:tr w:rsidR="00954F98" w:rsidRPr="00EB4CF7" w14:paraId="0721ED8A" w14:textId="77777777" w:rsidTr="00A760AA">
        <w:trPr>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28878868" w14:textId="77777777" w:rsidR="00954F98" w:rsidRPr="00EB4CF7" w:rsidRDefault="00954F98" w:rsidP="00A760AA">
            <w:pPr>
              <w:jc w:val="center"/>
              <w:rPr>
                <w:rFonts w:ascii="Bodoni MT" w:hAnsi="Bodoni MT"/>
                <w:b w:val="0"/>
                <w:i/>
                <w:color w:val="000000"/>
              </w:rPr>
            </w:pPr>
            <w:r w:rsidRPr="00EB4CF7">
              <w:rPr>
                <w:rFonts w:ascii="Bodoni MT" w:hAnsi="Bodoni MT"/>
                <w:i/>
                <w:color w:val="000000"/>
              </w:rPr>
              <w:t>Techniciens Labo/Radio</w:t>
            </w:r>
          </w:p>
        </w:tc>
        <w:tc>
          <w:tcPr>
            <w:tcW w:w="0" w:type="dxa"/>
            <w:noWrap/>
            <w:vAlign w:val="center"/>
            <w:hideMark/>
          </w:tcPr>
          <w:p w14:paraId="7288B53A"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16</w:t>
            </w:r>
          </w:p>
        </w:tc>
        <w:tc>
          <w:tcPr>
            <w:tcW w:w="0" w:type="dxa"/>
            <w:noWrap/>
            <w:vAlign w:val="center"/>
            <w:hideMark/>
          </w:tcPr>
          <w:p w14:paraId="019D5BCC"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14</w:t>
            </w:r>
          </w:p>
        </w:tc>
        <w:tc>
          <w:tcPr>
            <w:tcW w:w="0" w:type="dxa"/>
            <w:noWrap/>
            <w:vAlign w:val="center"/>
            <w:hideMark/>
          </w:tcPr>
          <w:p w14:paraId="0CD75FFA"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14</w:t>
            </w:r>
          </w:p>
        </w:tc>
        <w:tc>
          <w:tcPr>
            <w:tcW w:w="0" w:type="dxa"/>
            <w:noWrap/>
            <w:vAlign w:val="center"/>
            <w:hideMark/>
          </w:tcPr>
          <w:p w14:paraId="3D89BC82"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26</w:t>
            </w:r>
          </w:p>
        </w:tc>
        <w:tc>
          <w:tcPr>
            <w:tcW w:w="0" w:type="dxa"/>
            <w:noWrap/>
            <w:vAlign w:val="center"/>
            <w:hideMark/>
          </w:tcPr>
          <w:p w14:paraId="68119F87"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olor w:val="000000"/>
              </w:rPr>
            </w:pPr>
            <w:r w:rsidRPr="00EB4CF7">
              <w:rPr>
                <w:rFonts w:ascii="Bodoni MT" w:hAnsi="Bodoni MT"/>
                <w:color w:val="000000"/>
              </w:rPr>
              <w:t>47</w:t>
            </w:r>
          </w:p>
        </w:tc>
      </w:tr>
      <w:tr w:rsidR="00954F98" w:rsidRPr="00EB4CF7" w14:paraId="4107D7B9" w14:textId="77777777" w:rsidTr="00A760AA">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3BA28566" w14:textId="77777777" w:rsidR="00954F98" w:rsidRPr="00EB4CF7" w:rsidRDefault="00954F98" w:rsidP="00A760AA">
            <w:pPr>
              <w:jc w:val="center"/>
              <w:rPr>
                <w:rFonts w:ascii="Bodoni MT" w:hAnsi="Bodoni MT"/>
                <w:b w:val="0"/>
                <w:i/>
                <w:color w:val="000000"/>
              </w:rPr>
            </w:pPr>
            <w:r w:rsidRPr="00EB4CF7">
              <w:rPr>
                <w:rFonts w:ascii="Bodoni MT" w:hAnsi="Bodoni MT"/>
                <w:i/>
                <w:color w:val="000000"/>
              </w:rPr>
              <w:t>Aides-Soignants</w:t>
            </w:r>
          </w:p>
        </w:tc>
        <w:tc>
          <w:tcPr>
            <w:tcW w:w="0" w:type="dxa"/>
            <w:noWrap/>
            <w:vAlign w:val="center"/>
            <w:hideMark/>
          </w:tcPr>
          <w:p w14:paraId="64E471B8"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10</w:t>
            </w:r>
          </w:p>
        </w:tc>
        <w:tc>
          <w:tcPr>
            <w:tcW w:w="0" w:type="dxa"/>
            <w:noWrap/>
            <w:vAlign w:val="center"/>
            <w:hideMark/>
          </w:tcPr>
          <w:p w14:paraId="2AEB8D9E"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26</w:t>
            </w:r>
          </w:p>
        </w:tc>
        <w:tc>
          <w:tcPr>
            <w:tcW w:w="0" w:type="dxa"/>
            <w:noWrap/>
            <w:vAlign w:val="center"/>
            <w:hideMark/>
          </w:tcPr>
          <w:p w14:paraId="29A49DD9"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w:t>
            </w:r>
          </w:p>
        </w:tc>
        <w:tc>
          <w:tcPr>
            <w:tcW w:w="0" w:type="dxa"/>
            <w:noWrap/>
            <w:vAlign w:val="center"/>
            <w:hideMark/>
          </w:tcPr>
          <w:p w14:paraId="2B485132"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31</w:t>
            </w:r>
          </w:p>
        </w:tc>
        <w:tc>
          <w:tcPr>
            <w:tcW w:w="0" w:type="dxa"/>
            <w:noWrap/>
            <w:vAlign w:val="center"/>
            <w:hideMark/>
          </w:tcPr>
          <w:p w14:paraId="105FA9F5"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olor w:val="000000"/>
              </w:rPr>
            </w:pPr>
            <w:r w:rsidRPr="00EB4CF7">
              <w:rPr>
                <w:rFonts w:ascii="Bodoni MT" w:hAnsi="Bodoni MT"/>
                <w:color w:val="000000"/>
              </w:rPr>
              <w:t>3</w:t>
            </w:r>
          </w:p>
        </w:tc>
      </w:tr>
    </w:tbl>
    <w:p w14:paraId="64EBA521" w14:textId="77777777" w:rsidR="00954F98" w:rsidRPr="00EB4CF7" w:rsidRDefault="00954F98" w:rsidP="00954F98">
      <w:pPr>
        <w:spacing w:line="360" w:lineRule="auto"/>
        <w:rPr>
          <w:i/>
        </w:rPr>
      </w:pPr>
      <w:r w:rsidRPr="00EB4CF7">
        <w:rPr>
          <w:b/>
          <w:sz w:val="16"/>
          <w:u w:val="single" w:color="000000"/>
        </w:rPr>
        <w:lastRenderedPageBreak/>
        <w:t>Source</w:t>
      </w:r>
      <w:r w:rsidRPr="00EB4CF7">
        <w:rPr>
          <w:b/>
          <w:sz w:val="16"/>
        </w:rPr>
        <w:t xml:space="preserve"> : </w:t>
      </w:r>
      <w:r w:rsidRPr="00EB4CF7">
        <w:rPr>
          <w:sz w:val="16"/>
        </w:rPr>
        <w:t>SGSI/DPP, 201</w:t>
      </w:r>
      <w:r w:rsidRPr="00EB4CF7">
        <w:rPr>
          <w:sz w:val="20"/>
        </w:rPr>
        <w:t xml:space="preserve">2-2016 </w:t>
      </w:r>
    </w:p>
    <w:p w14:paraId="3F2AC36C" w14:textId="77777777" w:rsidR="00954F98" w:rsidRPr="00EB4CF7" w:rsidRDefault="00954F98" w:rsidP="00954F98">
      <w:pPr>
        <w:pStyle w:val="ListParagraph"/>
        <w:spacing w:line="360" w:lineRule="auto"/>
        <w:ind w:left="0"/>
        <w:jc w:val="both"/>
      </w:pPr>
      <w:r>
        <w:t>Au regard de ces chiffres, on peut se rendre compte qu’au niveau de tous les corps, le nombre de départ  à la retraite est en général en augmentation. Si les départs à la retraite ne sont pas suivis de remplacement tout au moins proportionnel, on pourrait se retrouver dans une situation d’incapacité du système sanitaire à offrir les soins de santé à la population. Il devient alors  nécessaire d’assurer un renouvellement du personnel, de mettre en place une véritable politique de planification des RH de façon à assurer la disponibilité des services de santé aux populations dont l’effectif est aussi croissant, rendant ainsi plus croissante la demande de services de santé.</w:t>
      </w:r>
    </w:p>
    <w:p w14:paraId="6697D74E" w14:textId="77777777" w:rsidR="00954F98" w:rsidRPr="00EB4CF7" w:rsidRDefault="00954F98" w:rsidP="00954F98">
      <w:pPr>
        <w:pStyle w:val="Heading2"/>
        <w:ind w:left="0" w:firstLine="0"/>
      </w:pPr>
      <w:bookmarkStart w:id="62" w:name="_Toc1054342"/>
      <w:r w:rsidRPr="00EB4CF7">
        <w:t>Analyse du recrutement des RHS</w:t>
      </w:r>
      <w:bookmarkEnd w:id="62"/>
    </w:p>
    <w:p w14:paraId="6A2BB9B4" w14:textId="77777777" w:rsidR="00954F98" w:rsidRPr="00EB4CF7" w:rsidRDefault="00954F98" w:rsidP="00954F98">
      <w:pPr>
        <w:pStyle w:val="Heading3"/>
        <w:ind w:left="0" w:firstLine="0"/>
      </w:pPr>
      <w:bookmarkStart w:id="63" w:name="_Toc1054343"/>
      <w:r w:rsidRPr="00EB4CF7">
        <w:t>Analyse de la politique de recrutement des personnels de santé au Bénin</w:t>
      </w:r>
      <w:bookmarkEnd w:id="63"/>
    </w:p>
    <w:p w14:paraId="2A801D96" w14:textId="77777777" w:rsidR="00954F98" w:rsidRPr="00567DD2" w:rsidRDefault="00954F98" w:rsidP="00954F98">
      <w:pPr>
        <w:autoSpaceDE w:val="0"/>
        <w:autoSpaceDN w:val="0"/>
        <w:adjustRightInd w:val="0"/>
        <w:spacing w:line="360" w:lineRule="auto"/>
        <w:jc w:val="both"/>
      </w:pPr>
      <w:r w:rsidRPr="00567DD2">
        <w:t xml:space="preserve">Les Ressources Humaines sont une composante essentielle du système de santé et jouent un rôle prépondérant dans l’offre de soins aux populations. Au Bénin, la situation est caractérisée par une insuffisance notoire doublée d’une répartition inéquitable du personnel existant. Les zones défavorisées sont les plus marginalisées, avec des ratios habitants/personnel de santé très en deçà de la norme recommandée par l’OMS. Le ratio au niveau national est de 1 médecin pour 8 400 habitants alors que ce même ratio pour les zones défavorisées est de 1 médecin pour 26 473 habitants, la </w:t>
      </w:r>
      <w:r>
        <w:t>recommandation</w:t>
      </w:r>
      <w:r w:rsidRPr="00567DD2">
        <w:t xml:space="preserve"> de l’OMS étant de 1 médecin pour 10 000 habitants. Pour pallier cette situation, l’Etat a mis en place différentes mesures, notamment :</w:t>
      </w:r>
    </w:p>
    <w:p w14:paraId="0FFBCC40" w14:textId="77777777" w:rsidR="00954F98" w:rsidRPr="00567DD2" w:rsidRDefault="00954F98" w:rsidP="00106CF0">
      <w:pPr>
        <w:pStyle w:val="ListParagraph"/>
        <w:numPr>
          <w:ilvl w:val="0"/>
          <w:numId w:val="47"/>
        </w:numPr>
        <w:tabs>
          <w:tab w:val="left" w:pos="284"/>
        </w:tabs>
        <w:autoSpaceDE w:val="0"/>
        <w:autoSpaceDN w:val="0"/>
        <w:adjustRightInd w:val="0"/>
        <w:spacing w:line="360" w:lineRule="auto"/>
        <w:ind w:left="284" w:firstLine="0"/>
        <w:jc w:val="both"/>
        <w:rPr>
          <w:bCs/>
        </w:rPr>
      </w:pPr>
      <w:r w:rsidRPr="00567DD2">
        <w:rPr>
          <w:bCs/>
        </w:rPr>
        <w:t xml:space="preserve">En 1984, l’état  a procédé à la construction systématique de logements </w:t>
      </w:r>
      <w:r w:rsidRPr="00567DD2">
        <w:t>pour le personnel de santé en zone défavorisée</w:t>
      </w:r>
      <w:r w:rsidRPr="00567DD2">
        <w:rPr>
          <w:bCs/>
        </w:rPr>
        <w:t xml:space="preserve"> </w:t>
      </w:r>
      <w:r w:rsidRPr="00567DD2">
        <w:t>avec des commodités (éclairage, eau potable, moyens de</w:t>
      </w:r>
      <w:r w:rsidRPr="00567DD2">
        <w:rPr>
          <w:bCs/>
        </w:rPr>
        <w:t xml:space="preserve"> </w:t>
      </w:r>
      <w:r w:rsidRPr="00567DD2">
        <w:t>déplacement…).</w:t>
      </w:r>
    </w:p>
    <w:p w14:paraId="49D77509" w14:textId="77777777" w:rsidR="00954F98" w:rsidRPr="00567DD2" w:rsidRDefault="00954F98" w:rsidP="00106CF0">
      <w:pPr>
        <w:pStyle w:val="ListParagraph"/>
        <w:numPr>
          <w:ilvl w:val="0"/>
          <w:numId w:val="47"/>
        </w:numPr>
        <w:tabs>
          <w:tab w:val="left" w:pos="284"/>
        </w:tabs>
        <w:autoSpaceDE w:val="0"/>
        <w:autoSpaceDN w:val="0"/>
        <w:adjustRightInd w:val="0"/>
        <w:spacing w:line="360" w:lineRule="auto"/>
        <w:ind w:left="284" w:firstLine="0"/>
        <w:jc w:val="both"/>
        <w:rPr>
          <w:bCs/>
        </w:rPr>
      </w:pPr>
      <w:r w:rsidRPr="00567DD2">
        <w:rPr>
          <w:bCs/>
        </w:rPr>
        <w:t xml:space="preserve">Jusqu’en 1988, les formations sanitaires recrutaient les Agents Contractuels sur fonds propre </w:t>
      </w:r>
      <w:r w:rsidRPr="00567DD2">
        <w:t>car c’est le Budget National  qui couvrait et assurait  les charges de fonctionnement1 des formations sanitaires. Le recrutement se faisait sur la base des besoins exprimés par ces formations sanitaires et entérinés, par les organes de cogestion.</w:t>
      </w:r>
    </w:p>
    <w:p w14:paraId="69B1C68A" w14:textId="77777777" w:rsidR="00954F98" w:rsidRPr="00567DD2" w:rsidRDefault="00954F98" w:rsidP="00106CF0">
      <w:pPr>
        <w:pStyle w:val="ListParagraph"/>
        <w:numPr>
          <w:ilvl w:val="0"/>
          <w:numId w:val="47"/>
        </w:numPr>
        <w:tabs>
          <w:tab w:val="left" w:pos="284"/>
        </w:tabs>
        <w:autoSpaceDE w:val="0"/>
        <w:autoSpaceDN w:val="0"/>
        <w:adjustRightInd w:val="0"/>
        <w:spacing w:line="360" w:lineRule="auto"/>
        <w:ind w:left="284" w:firstLine="0"/>
        <w:jc w:val="both"/>
        <w:rPr>
          <w:bCs/>
        </w:rPr>
      </w:pPr>
      <w:r w:rsidRPr="00567DD2">
        <w:t xml:space="preserve">dès 1994, le Ministère de la Santé a recruté de nouveaux </w:t>
      </w:r>
      <w:r w:rsidRPr="00567DD2">
        <w:rPr>
          <w:bCs/>
        </w:rPr>
        <w:t>Agents Contractuels de l’Etat (</w:t>
      </w:r>
      <w:r w:rsidRPr="00567DD2">
        <w:t>ACE) et les mis  à la disposition en priorité des centres de santé des zones déshéritées</w:t>
      </w:r>
    </w:p>
    <w:p w14:paraId="52935FA7" w14:textId="77777777" w:rsidR="00106CF0" w:rsidRDefault="00954F98" w:rsidP="00106CF0">
      <w:pPr>
        <w:pStyle w:val="ListParagraph"/>
        <w:numPr>
          <w:ilvl w:val="0"/>
          <w:numId w:val="47"/>
        </w:numPr>
        <w:tabs>
          <w:tab w:val="left" w:pos="284"/>
        </w:tabs>
        <w:autoSpaceDE w:val="0"/>
        <w:autoSpaceDN w:val="0"/>
        <w:adjustRightInd w:val="0"/>
        <w:spacing w:line="360" w:lineRule="auto"/>
        <w:ind w:left="284" w:firstLine="0"/>
        <w:jc w:val="both"/>
        <w:rPr>
          <w:b/>
          <w:bCs/>
        </w:rPr>
      </w:pPr>
      <w:r w:rsidRPr="00567DD2">
        <w:t xml:space="preserve">en 2000, le Ministère de la Santé à procéder à des </w:t>
      </w:r>
      <w:r w:rsidRPr="00567DD2">
        <w:rPr>
          <w:bCs/>
        </w:rPr>
        <w:t>recrutements sur poste avec domiciliation</w:t>
      </w:r>
      <w:r w:rsidRPr="00567DD2">
        <w:t xml:space="preserve"> </w:t>
      </w:r>
      <w:r w:rsidRPr="00567DD2">
        <w:rPr>
          <w:bCs/>
        </w:rPr>
        <w:t>des salaires aux lieux d’affectation</w:t>
      </w:r>
      <w:r w:rsidRPr="00567DD2">
        <w:t xml:space="preserve">. Ce qui </w:t>
      </w:r>
      <w:r>
        <w:t xml:space="preserve">a </w:t>
      </w:r>
      <w:r w:rsidRPr="00567DD2">
        <w:t>permis de recruter les agents pour qu’ils aillent servir à un poste géographiquement identifié où le besoin se fait sentir. Ici, il est indiqué dans la programmation des recrutements, les postes ouverts avec précision pour chaque poste du corps, du lieu d’affectation et de la durée. Cette formule devait permettre de fixer les agents recrutés à leur poste contrairement aux Agents</w:t>
      </w:r>
    </w:p>
    <w:p w14:paraId="68E163F6" w14:textId="2F14F8A3" w:rsidR="00954F98" w:rsidRPr="00106CF0" w:rsidRDefault="00954F98" w:rsidP="00106CF0">
      <w:pPr>
        <w:pStyle w:val="ListParagraph"/>
        <w:numPr>
          <w:ilvl w:val="0"/>
          <w:numId w:val="47"/>
        </w:numPr>
        <w:tabs>
          <w:tab w:val="left" w:pos="284"/>
        </w:tabs>
        <w:autoSpaceDE w:val="0"/>
        <w:autoSpaceDN w:val="0"/>
        <w:adjustRightInd w:val="0"/>
        <w:spacing w:line="360" w:lineRule="auto"/>
        <w:ind w:left="284" w:firstLine="0"/>
        <w:jc w:val="both"/>
        <w:rPr>
          <w:b/>
          <w:bCs/>
        </w:rPr>
      </w:pPr>
      <w:r w:rsidRPr="00567DD2">
        <w:lastRenderedPageBreak/>
        <w:t>L’expérience du recrutement de contractuel a été renforcée en 2000 par le recrutement d’agents contractuels sur fonds « Mesures Sociales » : face à la persistance de la pénurie de RHS dans les zones défavorisées. le Gouvernement a pris la décision d’utiliser une partie des fonds de remise de dettes aux Pays Pauvres Très Endettés (PPTE) pour le recrutement sous contrat de personnel additionnel qualifié au profit des formations sanitaires. Cette mesure a été consacrée par la création du Comité de gestion des ressources allouées au secteur de la santé au titre des mesures sociales4. La répartition des crédits alloués par l’Etat pour le recrutement d’Agents Contractuels au profit des Formations Sanitaires au titre de l’exercice 2000 était déterminée et formalisé dans un arrêt interministériel (Arrêté interministériel N° 2000/060/ MECAG-PDPE/MFE</w:t>
      </w:r>
      <w:r>
        <w:t xml:space="preserve"> </w:t>
      </w:r>
      <w:r w:rsidRPr="00567DD2">
        <w:t>/MSP/</w:t>
      </w:r>
      <w:r>
        <w:t xml:space="preserve"> </w:t>
      </w:r>
      <w:r w:rsidRPr="00567DD2">
        <w:t>SGM/SA du 28 décembre 2000)</w:t>
      </w:r>
    </w:p>
    <w:p w14:paraId="29C4B207" w14:textId="0C43DB1E" w:rsidR="00954F98" w:rsidRPr="005929B9" w:rsidRDefault="00954F98" w:rsidP="005929B9">
      <w:pPr>
        <w:pStyle w:val="ListParagraph"/>
        <w:numPr>
          <w:ilvl w:val="1"/>
          <w:numId w:val="47"/>
        </w:numPr>
        <w:autoSpaceDE w:val="0"/>
        <w:autoSpaceDN w:val="0"/>
        <w:adjustRightInd w:val="0"/>
        <w:spacing w:line="360" w:lineRule="auto"/>
        <w:jc w:val="both"/>
      </w:pPr>
      <w:r w:rsidRPr="00567DD2">
        <w:t>De 2000 à 2008, il a été recruté au total 1346 Agents Permanents de l’Etat et Agents Contractuels de l’Etat et 8264 recrutements sur poste sur les sur les fonds de remise de dettes aux Pays Pauvres Très Endettés (PPTE).</w:t>
      </w:r>
    </w:p>
    <w:p w14:paraId="5F441AC1" w14:textId="77777777" w:rsidR="00990CCD" w:rsidRDefault="005929B9" w:rsidP="00990CCD">
      <w:pPr>
        <w:pStyle w:val="ListParagraph"/>
        <w:numPr>
          <w:ilvl w:val="1"/>
          <w:numId w:val="47"/>
        </w:numPr>
        <w:autoSpaceDE w:val="0"/>
        <w:autoSpaceDN w:val="0"/>
        <w:adjustRightInd w:val="0"/>
        <w:spacing w:line="360" w:lineRule="auto"/>
        <w:jc w:val="both"/>
        <w:rPr>
          <w:bCs/>
        </w:rPr>
      </w:pPr>
      <w:r>
        <w:t>En 2009, le déficit des RHS représentent à peu 53% du personnel en poste alors que le besoin en RHS était éstimé à 7334 agents dont 55,5% de besoins en médécins et 88,5% d’IDE, SFE et spécialistes n’étaient pas couvert</w:t>
      </w:r>
      <w:r w:rsidRPr="00567DD2">
        <w:t>.</w:t>
      </w:r>
    </w:p>
    <w:p w14:paraId="11C9D317" w14:textId="77777777" w:rsidR="00990CCD" w:rsidRDefault="00954F98" w:rsidP="00990CCD">
      <w:pPr>
        <w:pStyle w:val="ListParagraph"/>
        <w:numPr>
          <w:ilvl w:val="1"/>
          <w:numId w:val="47"/>
        </w:numPr>
        <w:autoSpaceDE w:val="0"/>
        <w:autoSpaceDN w:val="0"/>
        <w:adjustRightInd w:val="0"/>
        <w:spacing w:line="360" w:lineRule="auto"/>
        <w:jc w:val="both"/>
        <w:rPr>
          <w:bCs/>
        </w:rPr>
      </w:pPr>
      <w:r w:rsidRPr="00567DD2">
        <w:t>La première promotion d’Agents Mesures Sociales a été recrutée en 2000 par le niveau central sur la base de l’enveloppe allouée et des besoins exprimés par les responsables sanitaires des niveaux intermédiaires et périphériques (DDS et MCZS).</w:t>
      </w:r>
    </w:p>
    <w:p w14:paraId="35811612" w14:textId="77777777" w:rsidR="00990CCD" w:rsidRDefault="00954F98" w:rsidP="00990CCD">
      <w:pPr>
        <w:pStyle w:val="ListParagraph"/>
        <w:numPr>
          <w:ilvl w:val="1"/>
          <w:numId w:val="47"/>
        </w:numPr>
        <w:autoSpaceDE w:val="0"/>
        <w:autoSpaceDN w:val="0"/>
        <w:adjustRightInd w:val="0"/>
        <w:spacing w:line="360" w:lineRule="auto"/>
        <w:jc w:val="both"/>
        <w:rPr>
          <w:bCs/>
        </w:rPr>
      </w:pPr>
      <w:r w:rsidRPr="00567DD2">
        <w:t>En 2001 une partie du personnel Mesures Sociales a été recrutée par le niveau central et le complément par le niveau intermédiaire.</w:t>
      </w:r>
    </w:p>
    <w:p w14:paraId="481AB539" w14:textId="77777777" w:rsidR="00990CCD" w:rsidRDefault="00954F98" w:rsidP="00990CCD">
      <w:pPr>
        <w:pStyle w:val="ListParagraph"/>
        <w:numPr>
          <w:ilvl w:val="1"/>
          <w:numId w:val="47"/>
        </w:numPr>
        <w:autoSpaceDE w:val="0"/>
        <w:autoSpaceDN w:val="0"/>
        <w:adjustRightInd w:val="0"/>
        <w:spacing w:line="360" w:lineRule="auto"/>
        <w:jc w:val="both"/>
        <w:rPr>
          <w:bCs/>
        </w:rPr>
      </w:pPr>
      <w:r w:rsidRPr="00567DD2">
        <w:t>En 2002, il y a eu transfert de ces recrutements vers les niveaux intermédiaire et périphérique (DDS, Médecins Coordonnateurs de Zone Sanitaire et Médecins Chefs de Commune). L’expérience s’est poursuivie jusqu’en 2007 avec les effectifs recrutés en 2000 auxquels se sont ajoutés de nouveaux recrutements.</w:t>
      </w:r>
    </w:p>
    <w:p w14:paraId="6E40CA4D" w14:textId="196F89DB" w:rsidR="00106CF0" w:rsidRPr="00567DD2" w:rsidRDefault="00106CF0" w:rsidP="00106CF0">
      <w:pPr>
        <w:pStyle w:val="ListParagraph"/>
        <w:numPr>
          <w:ilvl w:val="0"/>
          <w:numId w:val="47"/>
        </w:numPr>
        <w:autoSpaceDE w:val="0"/>
        <w:autoSpaceDN w:val="0"/>
        <w:adjustRightInd w:val="0"/>
        <w:spacing w:line="360" w:lineRule="auto"/>
        <w:jc w:val="both"/>
        <w:rPr>
          <w:b/>
          <w:bCs/>
        </w:rPr>
      </w:pPr>
      <w:r w:rsidRPr="00567DD2">
        <w:t>En 2014, l’état béninois a recruté 1154 Agents Contractuels de l’Etat dans le sens de la réduction des gaps et de la fixation aux postes notamment en milieux ruraux pour 2 ans</w:t>
      </w:r>
      <w:r>
        <w:t>. Alors que l’état béninois avait un déficit en personnel médical de médécins généralistes, 123 ; IDE, 982 ; SFE 898, aides soignants, 1067 ; etc.</w:t>
      </w:r>
      <w:r w:rsidRPr="00567DD2">
        <w:t xml:space="preserve"> ;</w:t>
      </w:r>
    </w:p>
    <w:p w14:paraId="469DD4F2" w14:textId="77777777" w:rsidR="00106CF0" w:rsidRPr="00567DD2" w:rsidRDefault="00106CF0" w:rsidP="00106CF0">
      <w:pPr>
        <w:pStyle w:val="ListParagraph"/>
        <w:numPr>
          <w:ilvl w:val="0"/>
          <w:numId w:val="47"/>
        </w:numPr>
        <w:autoSpaceDE w:val="0"/>
        <w:autoSpaceDN w:val="0"/>
        <w:adjustRightInd w:val="0"/>
        <w:spacing w:line="360" w:lineRule="auto"/>
        <w:jc w:val="both"/>
        <w:rPr>
          <w:b/>
          <w:bCs/>
        </w:rPr>
      </w:pPr>
      <w:r w:rsidRPr="00567DD2">
        <w:t xml:space="preserve">Puis en 2017, </w:t>
      </w:r>
      <w:r>
        <w:t>le besoin en personnel médical était estimé à 160 médécins généralistes, ; 1033, IDE ; SFE 1034, aides soignants, 1209 ; etc.</w:t>
      </w:r>
      <w:r w:rsidRPr="00567DD2">
        <w:t xml:space="preserve"> </w:t>
      </w:r>
      <w:r>
        <w:t xml:space="preserve">mais </w:t>
      </w:r>
      <w:r w:rsidRPr="00567DD2">
        <w:t xml:space="preserve">le MS a recruté  379 agents par le biais du MTFP. </w:t>
      </w:r>
    </w:p>
    <w:p w14:paraId="503E634C" w14:textId="48F4B140" w:rsidR="00954F98" w:rsidRPr="00567DD2" w:rsidRDefault="00954F98" w:rsidP="00106CF0">
      <w:pPr>
        <w:pStyle w:val="ListParagraph"/>
        <w:autoSpaceDE w:val="0"/>
        <w:autoSpaceDN w:val="0"/>
        <w:adjustRightInd w:val="0"/>
        <w:spacing w:line="360" w:lineRule="auto"/>
        <w:ind w:left="1440"/>
        <w:jc w:val="both"/>
        <w:rPr>
          <w:b/>
          <w:bCs/>
        </w:rPr>
      </w:pPr>
    </w:p>
    <w:p w14:paraId="047445D6" w14:textId="77777777" w:rsidR="00954F98" w:rsidRPr="00567DD2" w:rsidRDefault="00954F98" w:rsidP="00954F98">
      <w:pPr>
        <w:autoSpaceDE w:val="0"/>
        <w:autoSpaceDN w:val="0"/>
        <w:adjustRightInd w:val="0"/>
        <w:spacing w:line="360" w:lineRule="auto"/>
        <w:jc w:val="both"/>
      </w:pPr>
      <w:r w:rsidRPr="00567DD2">
        <w:lastRenderedPageBreak/>
        <w:t xml:space="preserve">Conformément aux dispositions de l’article 8 de la loi n° 86-013 du 26 février 1986 portant statut général des Agents Permanents de l’Etat, « l’effectif théorique et le nombre maximum d’agents à admettre dans chaque corps sont fixés chaque année par le Ministre chargé du Travail après proposition du Ministre intéressé dans le cadre des dispositions de la loi des Finances et des besoins planifiés des différentes unités de production». </w:t>
      </w:r>
    </w:p>
    <w:p w14:paraId="7BA7D371" w14:textId="77777777" w:rsidR="00954F98" w:rsidRPr="00567DD2" w:rsidRDefault="00954F98" w:rsidP="00954F98">
      <w:pPr>
        <w:autoSpaceDE w:val="0"/>
        <w:autoSpaceDN w:val="0"/>
        <w:adjustRightInd w:val="0"/>
        <w:spacing w:line="360" w:lineRule="auto"/>
        <w:jc w:val="both"/>
      </w:pPr>
      <w:r w:rsidRPr="00567DD2">
        <w:t>Dans la Fonction Publique béninoise, le recrutement se fait par corps qui fait référence à la qualification acquise (diplôme) par le candidat au poste ouvert par l’organisation. Ainsi, la demande future en RH est déterminée par corps/spécialités d’abord par structure puis pour l’ensemble de l’organisation.</w:t>
      </w:r>
    </w:p>
    <w:p w14:paraId="706798CC" w14:textId="75E1C99E" w:rsidR="00954F98" w:rsidRPr="00567DD2" w:rsidRDefault="00954F98" w:rsidP="00954F98">
      <w:pPr>
        <w:autoSpaceDE w:val="0"/>
        <w:autoSpaceDN w:val="0"/>
        <w:adjustRightInd w:val="0"/>
        <w:spacing w:line="360" w:lineRule="auto"/>
        <w:jc w:val="both"/>
      </w:pPr>
      <w:r w:rsidRPr="00567DD2">
        <w:t>Le recrutement sur poste a permis de corriger un tant soit peu l’insuffisance de personnel qualifié dans le secteur santé, notamment dans les zones défavorisées. Il y a eu au total 6 891 agents recrutés sur poste entre 2000 et 2010</w:t>
      </w:r>
      <w:r w:rsidR="0091233D" w:rsidRPr="0091233D">
        <w:t xml:space="preserve"> </w:t>
      </w:r>
      <w:r w:rsidR="0091233D">
        <w:t>pour une besoin de 7334 agents RHS.</w:t>
      </w:r>
      <w:r>
        <w:t>.</w:t>
      </w:r>
    </w:p>
    <w:p w14:paraId="515DC8F6" w14:textId="77777777" w:rsidR="00954F98" w:rsidRPr="00567DD2" w:rsidRDefault="00954F98" w:rsidP="00954F98">
      <w:pPr>
        <w:autoSpaceDE w:val="0"/>
        <w:autoSpaceDN w:val="0"/>
        <w:adjustRightInd w:val="0"/>
        <w:spacing w:line="360" w:lineRule="auto"/>
        <w:jc w:val="both"/>
      </w:pPr>
      <w:r w:rsidRPr="00567DD2">
        <w:t xml:space="preserve">Toutefois avec les expériences de ces dernières années en matière de Recrutement en RHS au </w:t>
      </w:r>
      <w:r>
        <w:t>B</w:t>
      </w:r>
      <w:r w:rsidRPr="00567DD2">
        <w:t>énin, il a été procédé à des recrutements sur poste,  comme l’a révélé la collecte des données de l’étude de marché du travail,  Il est important de souligner que la gestion de certains recrutements (par exemple recrutement des Agents Mesures Sociales) n’a pas respecté les dispositions des textes y relatifs. En lieu et place des comités de gestion institués par les textes, le recrutement a plutôt été fait par l’administration du Ministère de la Santé au niveau central ou au niveau intermédiaire et périphérique.</w:t>
      </w:r>
    </w:p>
    <w:p w14:paraId="15F37324" w14:textId="77777777" w:rsidR="00954F98" w:rsidRPr="00567DD2" w:rsidRDefault="00954F98" w:rsidP="00954F98">
      <w:pPr>
        <w:autoSpaceDE w:val="0"/>
        <w:autoSpaceDN w:val="0"/>
        <w:adjustRightInd w:val="0"/>
        <w:spacing w:line="360" w:lineRule="auto"/>
        <w:jc w:val="both"/>
      </w:pPr>
      <w:r w:rsidRPr="00567DD2">
        <w:t>Pour ce qui concerne le respect des profils à recruter, le comité de gestion n’étant pas associé, il n’y a pas eu un contrôle rigoureux comme prévu dans les textes, ce qui a entrainé des dérapages.</w:t>
      </w:r>
    </w:p>
    <w:p w14:paraId="3794E387" w14:textId="77777777" w:rsidR="00954F98" w:rsidRPr="00EB4CF7" w:rsidRDefault="00954F98" w:rsidP="00954F98">
      <w:pPr>
        <w:rPr>
          <w:lang w:eastAsia="en-US"/>
        </w:rPr>
      </w:pPr>
    </w:p>
    <w:p w14:paraId="65E97567" w14:textId="77777777" w:rsidR="00954F98" w:rsidRPr="00EB4CF7" w:rsidRDefault="00954F98" w:rsidP="00954F98">
      <w:pPr>
        <w:pStyle w:val="Heading3"/>
        <w:ind w:left="0" w:firstLine="0"/>
      </w:pPr>
      <w:r w:rsidRPr="00EB4CF7">
        <w:t xml:space="preserve"> </w:t>
      </w:r>
      <w:bookmarkStart w:id="64" w:name="_Toc1054344"/>
      <w:r w:rsidRPr="00EB4CF7">
        <w:t>L’analyse des emplois à créer dans le secteur de la santé</w:t>
      </w:r>
      <w:bookmarkEnd w:id="64"/>
    </w:p>
    <w:p w14:paraId="4849D592" w14:textId="77777777" w:rsidR="00954F98" w:rsidRPr="00EB4CF7" w:rsidRDefault="00954F98" w:rsidP="00954F98">
      <w:pPr>
        <w:pStyle w:val="Heading4"/>
        <w:ind w:left="0" w:firstLine="0"/>
      </w:pPr>
      <w:r w:rsidRPr="00EB4CF7">
        <w:t xml:space="preserve"> Adéquation entre les descriptions de postes et les profils des personnes recrutées</w:t>
      </w:r>
    </w:p>
    <w:p w14:paraId="5393241F" w14:textId="77777777" w:rsidR="00954F98" w:rsidRPr="00EB4CF7" w:rsidRDefault="00954F98" w:rsidP="00954F98">
      <w:pPr>
        <w:pStyle w:val="ListParagraph"/>
        <w:spacing w:line="360" w:lineRule="auto"/>
        <w:ind w:left="0"/>
        <w:jc w:val="both"/>
      </w:pPr>
    </w:p>
    <w:p w14:paraId="4EDD8A2F" w14:textId="77777777" w:rsidR="00954F98" w:rsidRPr="00EB4CF7" w:rsidRDefault="00954F98" w:rsidP="00954F98">
      <w:pPr>
        <w:pStyle w:val="ListParagraph"/>
        <w:numPr>
          <w:ilvl w:val="0"/>
          <w:numId w:val="15"/>
        </w:numPr>
        <w:spacing w:after="160" w:line="360" w:lineRule="auto"/>
        <w:ind w:left="0" w:firstLine="0"/>
        <w:jc w:val="both"/>
        <w:rPr>
          <w:b/>
        </w:rPr>
      </w:pPr>
      <w:r w:rsidRPr="00EB4CF7">
        <w:rPr>
          <w:b/>
        </w:rPr>
        <w:t xml:space="preserve"> Catégories des personnels recrutées</w:t>
      </w:r>
    </w:p>
    <w:p w14:paraId="240B0D82" w14:textId="4E0D24F4" w:rsidR="00954F98" w:rsidRDefault="00954F98" w:rsidP="00954F98">
      <w:pPr>
        <w:spacing w:line="360" w:lineRule="auto"/>
        <w:jc w:val="both"/>
      </w:pPr>
      <w:r>
        <w:t xml:space="preserve">Dans sa politique de recrutement des personnels de santé, l’Etat béninois recrute pour le compte des structures sanitaires publiques, aussi bien du personnel médical que du personnel paramédical. Le recrutement concerne en général les agents permanents de l’Etat et les agents contractuels de l’Etat. </w:t>
      </w:r>
      <w:r w:rsidRPr="00EB4CF7">
        <w:t>Le tableau suivant présente les catégories de personnels de santé recrutées en 2008 et 201</w:t>
      </w:r>
      <w:r>
        <w:t>4.</w:t>
      </w:r>
    </w:p>
    <w:p w14:paraId="694F7C61" w14:textId="296389FA" w:rsidR="00774012" w:rsidRDefault="00774012" w:rsidP="00954F98">
      <w:pPr>
        <w:spacing w:line="360" w:lineRule="auto"/>
        <w:jc w:val="both"/>
      </w:pPr>
    </w:p>
    <w:p w14:paraId="6AB11582" w14:textId="77777777" w:rsidR="00774012" w:rsidRPr="00EB4CF7" w:rsidRDefault="00774012" w:rsidP="00954F98">
      <w:pPr>
        <w:spacing w:line="360" w:lineRule="auto"/>
        <w:jc w:val="both"/>
      </w:pPr>
    </w:p>
    <w:p w14:paraId="5712054C" w14:textId="77777777" w:rsidR="00954F98" w:rsidRPr="00EB4CF7" w:rsidRDefault="00954F98" w:rsidP="00774012">
      <w:pPr>
        <w:pStyle w:val="Style1tableau"/>
      </w:pPr>
      <w:bookmarkStart w:id="65" w:name="_Toc1064301"/>
      <w:r>
        <w:lastRenderedPageBreak/>
        <w:t xml:space="preserve">Tableau n°18     : </w:t>
      </w:r>
      <w:r w:rsidRPr="00EB4CF7">
        <w:t>les catégories de personnels de santé recrutées en 2008 et 201</w:t>
      </w:r>
      <w:r>
        <w:t>4</w:t>
      </w:r>
      <w:bookmarkEnd w:id="65"/>
    </w:p>
    <w:tbl>
      <w:tblPr>
        <w:tblW w:w="8200" w:type="dxa"/>
        <w:jc w:val="center"/>
        <w:tblCellMar>
          <w:left w:w="70" w:type="dxa"/>
          <w:right w:w="70" w:type="dxa"/>
        </w:tblCellMar>
        <w:tblLook w:val="04A0" w:firstRow="1" w:lastRow="0" w:firstColumn="1" w:lastColumn="0" w:noHBand="0" w:noVBand="1"/>
      </w:tblPr>
      <w:tblGrid>
        <w:gridCol w:w="2260"/>
        <w:gridCol w:w="622"/>
        <w:gridCol w:w="655"/>
        <w:gridCol w:w="703"/>
        <w:gridCol w:w="622"/>
        <w:gridCol w:w="655"/>
        <w:gridCol w:w="703"/>
        <w:gridCol w:w="622"/>
        <w:gridCol w:w="655"/>
        <w:gridCol w:w="703"/>
      </w:tblGrid>
      <w:tr w:rsidR="00954F98" w:rsidRPr="00EB4CF7" w14:paraId="053BC290" w14:textId="77777777" w:rsidTr="00A760AA">
        <w:trPr>
          <w:trHeight w:val="330"/>
          <w:jc w:val="center"/>
        </w:trPr>
        <w:tc>
          <w:tcPr>
            <w:tcW w:w="22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96222FA" w14:textId="77777777" w:rsidR="00954F98" w:rsidRPr="00EB4CF7" w:rsidRDefault="00954F98" w:rsidP="00A760AA">
            <w:pPr>
              <w:jc w:val="center"/>
              <w:rPr>
                <w:b/>
                <w:bCs/>
                <w:color w:val="000000"/>
              </w:rPr>
            </w:pPr>
            <w:r w:rsidRPr="00EB4CF7">
              <w:rPr>
                <w:b/>
                <w:bCs/>
                <w:color w:val="000000"/>
              </w:rPr>
              <w:t>Catégories</w:t>
            </w:r>
          </w:p>
        </w:tc>
        <w:tc>
          <w:tcPr>
            <w:tcW w:w="198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4E4C003" w14:textId="77777777" w:rsidR="00954F98" w:rsidRPr="00EB4CF7" w:rsidRDefault="00954F98" w:rsidP="00A760AA">
            <w:pPr>
              <w:jc w:val="center"/>
              <w:rPr>
                <w:b/>
                <w:bCs/>
                <w:color w:val="000000"/>
              </w:rPr>
            </w:pPr>
            <w:r w:rsidRPr="00EB4CF7">
              <w:rPr>
                <w:b/>
                <w:bCs/>
                <w:color w:val="000000"/>
              </w:rPr>
              <w:t>2008</w:t>
            </w:r>
          </w:p>
        </w:tc>
        <w:tc>
          <w:tcPr>
            <w:tcW w:w="198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06A72236" w14:textId="77777777" w:rsidR="00954F98" w:rsidRPr="00EB4CF7" w:rsidRDefault="00954F98" w:rsidP="00A760AA">
            <w:pPr>
              <w:jc w:val="center"/>
              <w:rPr>
                <w:b/>
                <w:bCs/>
                <w:color w:val="000000"/>
              </w:rPr>
            </w:pPr>
            <w:r w:rsidRPr="00EB4CF7">
              <w:rPr>
                <w:b/>
                <w:bCs/>
                <w:color w:val="000000"/>
              </w:rPr>
              <w:t>2014</w:t>
            </w:r>
          </w:p>
        </w:tc>
        <w:tc>
          <w:tcPr>
            <w:tcW w:w="198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54D8337A" w14:textId="77777777" w:rsidR="00954F98" w:rsidRPr="00EB4CF7" w:rsidRDefault="00954F98" w:rsidP="00A760AA">
            <w:pPr>
              <w:jc w:val="center"/>
              <w:rPr>
                <w:b/>
                <w:bCs/>
                <w:color w:val="000000"/>
              </w:rPr>
            </w:pPr>
            <w:r w:rsidRPr="00EB4CF7">
              <w:rPr>
                <w:b/>
                <w:bCs/>
                <w:color w:val="000000"/>
              </w:rPr>
              <w:t>Total</w:t>
            </w:r>
          </w:p>
        </w:tc>
      </w:tr>
      <w:tr w:rsidR="00954F98" w:rsidRPr="00EB4CF7" w14:paraId="61FF2FD4" w14:textId="77777777" w:rsidTr="00A760AA">
        <w:trPr>
          <w:trHeight w:val="330"/>
          <w:jc w:val="center"/>
        </w:trPr>
        <w:tc>
          <w:tcPr>
            <w:tcW w:w="2260" w:type="dxa"/>
            <w:vMerge/>
            <w:tcBorders>
              <w:top w:val="single" w:sz="8" w:space="0" w:color="auto"/>
              <w:left w:val="single" w:sz="8" w:space="0" w:color="auto"/>
              <w:bottom w:val="single" w:sz="8" w:space="0" w:color="000000"/>
              <w:right w:val="single" w:sz="8" w:space="0" w:color="auto"/>
            </w:tcBorders>
            <w:vAlign w:val="center"/>
            <w:hideMark/>
          </w:tcPr>
          <w:p w14:paraId="60A3CFB9" w14:textId="77777777" w:rsidR="00954F98" w:rsidRPr="00EB4CF7" w:rsidRDefault="00954F98" w:rsidP="00A760AA">
            <w:pPr>
              <w:rPr>
                <w:b/>
                <w:bCs/>
                <w:color w:val="000000"/>
              </w:rPr>
            </w:pPr>
          </w:p>
        </w:tc>
        <w:tc>
          <w:tcPr>
            <w:tcW w:w="622" w:type="dxa"/>
            <w:tcBorders>
              <w:top w:val="nil"/>
              <w:left w:val="nil"/>
              <w:bottom w:val="single" w:sz="8" w:space="0" w:color="auto"/>
              <w:right w:val="single" w:sz="8" w:space="0" w:color="auto"/>
            </w:tcBorders>
            <w:shd w:val="clear" w:color="auto" w:fill="auto"/>
            <w:noWrap/>
            <w:vAlign w:val="center"/>
            <w:hideMark/>
          </w:tcPr>
          <w:p w14:paraId="0764DC01" w14:textId="77777777" w:rsidR="00954F98" w:rsidRPr="00EB4CF7" w:rsidRDefault="00954F98" w:rsidP="00A760AA">
            <w:pPr>
              <w:jc w:val="center"/>
              <w:rPr>
                <w:b/>
                <w:bCs/>
                <w:color w:val="000000"/>
              </w:rPr>
            </w:pPr>
            <w:r w:rsidRPr="00EB4CF7">
              <w:rPr>
                <w:b/>
                <w:bCs/>
                <w:color w:val="000000"/>
              </w:rPr>
              <w:t>APE</w:t>
            </w:r>
          </w:p>
        </w:tc>
        <w:tc>
          <w:tcPr>
            <w:tcW w:w="655" w:type="dxa"/>
            <w:tcBorders>
              <w:top w:val="nil"/>
              <w:left w:val="nil"/>
              <w:bottom w:val="single" w:sz="8" w:space="0" w:color="auto"/>
              <w:right w:val="single" w:sz="8" w:space="0" w:color="auto"/>
            </w:tcBorders>
            <w:shd w:val="clear" w:color="auto" w:fill="auto"/>
            <w:noWrap/>
            <w:vAlign w:val="center"/>
            <w:hideMark/>
          </w:tcPr>
          <w:p w14:paraId="4358C624" w14:textId="77777777" w:rsidR="00954F98" w:rsidRPr="00EB4CF7" w:rsidRDefault="00954F98" w:rsidP="00A760AA">
            <w:pPr>
              <w:jc w:val="center"/>
              <w:rPr>
                <w:b/>
                <w:bCs/>
                <w:color w:val="000000"/>
              </w:rPr>
            </w:pPr>
            <w:r w:rsidRPr="00EB4CF7">
              <w:rPr>
                <w:b/>
                <w:bCs/>
                <w:color w:val="000000"/>
              </w:rPr>
              <w:t>ACE</w:t>
            </w:r>
          </w:p>
        </w:tc>
        <w:tc>
          <w:tcPr>
            <w:tcW w:w="703" w:type="dxa"/>
            <w:tcBorders>
              <w:top w:val="nil"/>
              <w:left w:val="nil"/>
              <w:bottom w:val="single" w:sz="8" w:space="0" w:color="auto"/>
              <w:right w:val="single" w:sz="8" w:space="0" w:color="auto"/>
            </w:tcBorders>
            <w:shd w:val="clear" w:color="auto" w:fill="auto"/>
            <w:noWrap/>
            <w:vAlign w:val="center"/>
            <w:hideMark/>
          </w:tcPr>
          <w:p w14:paraId="3FB61A43" w14:textId="77777777" w:rsidR="00954F98" w:rsidRPr="00EB4CF7" w:rsidRDefault="00954F98" w:rsidP="00A760AA">
            <w:pPr>
              <w:jc w:val="center"/>
              <w:rPr>
                <w:b/>
                <w:bCs/>
                <w:color w:val="000000"/>
              </w:rPr>
            </w:pPr>
            <w:r w:rsidRPr="00EB4CF7">
              <w:rPr>
                <w:b/>
                <w:bCs/>
                <w:color w:val="000000"/>
              </w:rPr>
              <w:t>Total</w:t>
            </w:r>
          </w:p>
        </w:tc>
        <w:tc>
          <w:tcPr>
            <w:tcW w:w="622" w:type="dxa"/>
            <w:tcBorders>
              <w:top w:val="nil"/>
              <w:left w:val="nil"/>
              <w:bottom w:val="single" w:sz="8" w:space="0" w:color="auto"/>
              <w:right w:val="single" w:sz="8" w:space="0" w:color="auto"/>
            </w:tcBorders>
            <w:shd w:val="clear" w:color="auto" w:fill="auto"/>
            <w:noWrap/>
            <w:vAlign w:val="center"/>
            <w:hideMark/>
          </w:tcPr>
          <w:p w14:paraId="481A453F" w14:textId="77777777" w:rsidR="00954F98" w:rsidRPr="00EB4CF7" w:rsidRDefault="00954F98" w:rsidP="00A760AA">
            <w:pPr>
              <w:jc w:val="center"/>
              <w:rPr>
                <w:b/>
                <w:bCs/>
                <w:color w:val="000000"/>
              </w:rPr>
            </w:pPr>
            <w:r w:rsidRPr="00EB4CF7">
              <w:rPr>
                <w:b/>
                <w:bCs/>
                <w:color w:val="000000"/>
              </w:rPr>
              <w:t>APE</w:t>
            </w:r>
          </w:p>
        </w:tc>
        <w:tc>
          <w:tcPr>
            <w:tcW w:w="655" w:type="dxa"/>
            <w:tcBorders>
              <w:top w:val="nil"/>
              <w:left w:val="nil"/>
              <w:bottom w:val="single" w:sz="8" w:space="0" w:color="auto"/>
              <w:right w:val="single" w:sz="8" w:space="0" w:color="auto"/>
            </w:tcBorders>
            <w:shd w:val="clear" w:color="auto" w:fill="auto"/>
            <w:noWrap/>
            <w:vAlign w:val="center"/>
            <w:hideMark/>
          </w:tcPr>
          <w:p w14:paraId="32DF519D" w14:textId="77777777" w:rsidR="00954F98" w:rsidRPr="00EB4CF7" w:rsidRDefault="00954F98" w:rsidP="00A760AA">
            <w:pPr>
              <w:jc w:val="center"/>
              <w:rPr>
                <w:b/>
                <w:bCs/>
                <w:color w:val="000000"/>
              </w:rPr>
            </w:pPr>
            <w:r w:rsidRPr="00EB4CF7">
              <w:rPr>
                <w:b/>
                <w:bCs/>
                <w:color w:val="000000"/>
              </w:rPr>
              <w:t>ACE</w:t>
            </w:r>
          </w:p>
        </w:tc>
        <w:tc>
          <w:tcPr>
            <w:tcW w:w="703" w:type="dxa"/>
            <w:tcBorders>
              <w:top w:val="nil"/>
              <w:left w:val="nil"/>
              <w:bottom w:val="single" w:sz="8" w:space="0" w:color="auto"/>
              <w:right w:val="single" w:sz="8" w:space="0" w:color="auto"/>
            </w:tcBorders>
            <w:shd w:val="clear" w:color="auto" w:fill="auto"/>
            <w:noWrap/>
            <w:vAlign w:val="center"/>
            <w:hideMark/>
          </w:tcPr>
          <w:p w14:paraId="3C4AB1B4" w14:textId="77777777" w:rsidR="00954F98" w:rsidRPr="00EB4CF7" w:rsidRDefault="00954F98" w:rsidP="00A760AA">
            <w:pPr>
              <w:jc w:val="center"/>
              <w:rPr>
                <w:b/>
                <w:bCs/>
                <w:color w:val="000000"/>
              </w:rPr>
            </w:pPr>
            <w:r w:rsidRPr="00EB4CF7">
              <w:rPr>
                <w:b/>
                <w:bCs/>
                <w:color w:val="000000"/>
              </w:rPr>
              <w:t>Total</w:t>
            </w:r>
          </w:p>
        </w:tc>
        <w:tc>
          <w:tcPr>
            <w:tcW w:w="622" w:type="dxa"/>
            <w:tcBorders>
              <w:top w:val="nil"/>
              <w:left w:val="nil"/>
              <w:bottom w:val="single" w:sz="8" w:space="0" w:color="auto"/>
              <w:right w:val="single" w:sz="8" w:space="0" w:color="auto"/>
            </w:tcBorders>
            <w:shd w:val="clear" w:color="auto" w:fill="auto"/>
            <w:noWrap/>
            <w:vAlign w:val="center"/>
            <w:hideMark/>
          </w:tcPr>
          <w:p w14:paraId="18900CAD" w14:textId="77777777" w:rsidR="00954F98" w:rsidRPr="00EB4CF7" w:rsidRDefault="00954F98" w:rsidP="00A760AA">
            <w:pPr>
              <w:jc w:val="center"/>
              <w:rPr>
                <w:b/>
                <w:bCs/>
                <w:color w:val="000000"/>
              </w:rPr>
            </w:pPr>
            <w:r w:rsidRPr="00EB4CF7">
              <w:rPr>
                <w:b/>
                <w:bCs/>
                <w:color w:val="000000"/>
              </w:rPr>
              <w:t>APE</w:t>
            </w:r>
          </w:p>
        </w:tc>
        <w:tc>
          <w:tcPr>
            <w:tcW w:w="655" w:type="dxa"/>
            <w:tcBorders>
              <w:top w:val="nil"/>
              <w:left w:val="nil"/>
              <w:bottom w:val="single" w:sz="8" w:space="0" w:color="auto"/>
              <w:right w:val="single" w:sz="8" w:space="0" w:color="auto"/>
            </w:tcBorders>
            <w:shd w:val="clear" w:color="auto" w:fill="auto"/>
            <w:noWrap/>
            <w:vAlign w:val="center"/>
            <w:hideMark/>
          </w:tcPr>
          <w:p w14:paraId="69430ADB" w14:textId="77777777" w:rsidR="00954F98" w:rsidRPr="00EB4CF7" w:rsidRDefault="00954F98" w:rsidP="00A760AA">
            <w:pPr>
              <w:jc w:val="center"/>
              <w:rPr>
                <w:b/>
                <w:bCs/>
                <w:color w:val="000000"/>
              </w:rPr>
            </w:pPr>
            <w:r w:rsidRPr="00EB4CF7">
              <w:rPr>
                <w:b/>
                <w:bCs/>
                <w:color w:val="000000"/>
              </w:rPr>
              <w:t>ACE</w:t>
            </w:r>
          </w:p>
        </w:tc>
        <w:tc>
          <w:tcPr>
            <w:tcW w:w="703" w:type="dxa"/>
            <w:tcBorders>
              <w:top w:val="nil"/>
              <w:left w:val="nil"/>
              <w:bottom w:val="single" w:sz="8" w:space="0" w:color="auto"/>
              <w:right w:val="single" w:sz="8" w:space="0" w:color="auto"/>
            </w:tcBorders>
            <w:shd w:val="clear" w:color="auto" w:fill="auto"/>
            <w:noWrap/>
            <w:vAlign w:val="center"/>
            <w:hideMark/>
          </w:tcPr>
          <w:p w14:paraId="4C0474BC" w14:textId="77777777" w:rsidR="00954F98" w:rsidRPr="00EB4CF7" w:rsidRDefault="00954F98" w:rsidP="00A760AA">
            <w:pPr>
              <w:jc w:val="center"/>
              <w:rPr>
                <w:b/>
                <w:bCs/>
                <w:color w:val="000000"/>
              </w:rPr>
            </w:pPr>
            <w:r w:rsidRPr="00EB4CF7">
              <w:rPr>
                <w:b/>
                <w:bCs/>
                <w:color w:val="000000"/>
              </w:rPr>
              <w:t>Total</w:t>
            </w:r>
          </w:p>
        </w:tc>
      </w:tr>
      <w:tr w:rsidR="00954F98" w:rsidRPr="00EB4CF7" w14:paraId="7F50C648"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15DAC890" w14:textId="77777777" w:rsidR="00954F98" w:rsidRPr="00EB4CF7" w:rsidRDefault="00954F98" w:rsidP="00A760AA">
            <w:pPr>
              <w:rPr>
                <w:color w:val="000000"/>
                <w:sz w:val="18"/>
                <w:szCs w:val="18"/>
              </w:rPr>
            </w:pPr>
            <w:r w:rsidRPr="00EB4CF7">
              <w:rPr>
                <w:color w:val="000000"/>
                <w:sz w:val="18"/>
                <w:szCs w:val="18"/>
              </w:rPr>
              <w:t>Médecins Généralistes</w:t>
            </w:r>
          </w:p>
        </w:tc>
        <w:tc>
          <w:tcPr>
            <w:tcW w:w="622" w:type="dxa"/>
            <w:tcBorders>
              <w:top w:val="nil"/>
              <w:left w:val="nil"/>
              <w:bottom w:val="single" w:sz="8" w:space="0" w:color="auto"/>
              <w:right w:val="single" w:sz="8" w:space="0" w:color="auto"/>
            </w:tcBorders>
            <w:shd w:val="clear" w:color="auto" w:fill="auto"/>
            <w:noWrap/>
            <w:vAlign w:val="bottom"/>
            <w:hideMark/>
          </w:tcPr>
          <w:p w14:paraId="054CE90C" w14:textId="77777777" w:rsidR="00954F98" w:rsidRPr="00EB4CF7" w:rsidRDefault="00954F98" w:rsidP="00A760AA">
            <w:pPr>
              <w:jc w:val="center"/>
              <w:rPr>
                <w:color w:val="000000"/>
                <w:sz w:val="18"/>
                <w:szCs w:val="18"/>
              </w:rPr>
            </w:pPr>
            <w:r w:rsidRPr="00EB4CF7">
              <w:rPr>
                <w:color w:val="000000"/>
                <w:sz w:val="18"/>
                <w:szCs w:val="18"/>
              </w:rPr>
              <w:t>5</w:t>
            </w:r>
          </w:p>
        </w:tc>
        <w:tc>
          <w:tcPr>
            <w:tcW w:w="655" w:type="dxa"/>
            <w:tcBorders>
              <w:top w:val="nil"/>
              <w:left w:val="nil"/>
              <w:bottom w:val="single" w:sz="8" w:space="0" w:color="auto"/>
              <w:right w:val="single" w:sz="8" w:space="0" w:color="auto"/>
            </w:tcBorders>
            <w:shd w:val="clear" w:color="auto" w:fill="auto"/>
            <w:noWrap/>
            <w:vAlign w:val="bottom"/>
            <w:hideMark/>
          </w:tcPr>
          <w:p w14:paraId="729535B1" w14:textId="77777777" w:rsidR="00954F98" w:rsidRPr="00EB4CF7" w:rsidRDefault="00954F98" w:rsidP="00A760AA">
            <w:pPr>
              <w:jc w:val="center"/>
              <w:rPr>
                <w:color w:val="000000"/>
                <w:sz w:val="18"/>
                <w:szCs w:val="18"/>
              </w:rPr>
            </w:pPr>
            <w:r w:rsidRPr="00EB4CF7">
              <w:rPr>
                <w:color w:val="000000"/>
                <w:sz w:val="18"/>
                <w:szCs w:val="18"/>
              </w:rPr>
              <w:t>5</w:t>
            </w:r>
          </w:p>
        </w:tc>
        <w:tc>
          <w:tcPr>
            <w:tcW w:w="703" w:type="dxa"/>
            <w:tcBorders>
              <w:top w:val="nil"/>
              <w:left w:val="nil"/>
              <w:bottom w:val="single" w:sz="8" w:space="0" w:color="auto"/>
              <w:right w:val="single" w:sz="8" w:space="0" w:color="auto"/>
            </w:tcBorders>
            <w:shd w:val="clear" w:color="auto" w:fill="auto"/>
            <w:noWrap/>
            <w:vAlign w:val="bottom"/>
            <w:hideMark/>
          </w:tcPr>
          <w:p w14:paraId="6139BA50" w14:textId="77777777" w:rsidR="00954F98" w:rsidRPr="00EB4CF7" w:rsidRDefault="00954F98" w:rsidP="00A760AA">
            <w:pPr>
              <w:jc w:val="center"/>
              <w:rPr>
                <w:color w:val="000000"/>
                <w:sz w:val="18"/>
                <w:szCs w:val="18"/>
              </w:rPr>
            </w:pPr>
            <w:r w:rsidRPr="00EB4CF7">
              <w:rPr>
                <w:color w:val="000000"/>
                <w:sz w:val="18"/>
                <w:szCs w:val="18"/>
              </w:rPr>
              <w:t>10</w:t>
            </w:r>
          </w:p>
        </w:tc>
        <w:tc>
          <w:tcPr>
            <w:tcW w:w="622" w:type="dxa"/>
            <w:tcBorders>
              <w:top w:val="nil"/>
              <w:left w:val="nil"/>
              <w:bottom w:val="single" w:sz="8" w:space="0" w:color="auto"/>
              <w:right w:val="single" w:sz="8" w:space="0" w:color="auto"/>
            </w:tcBorders>
            <w:shd w:val="clear" w:color="auto" w:fill="auto"/>
            <w:noWrap/>
            <w:vAlign w:val="bottom"/>
            <w:hideMark/>
          </w:tcPr>
          <w:p w14:paraId="7EAD885E"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62558145" w14:textId="77777777" w:rsidR="00954F98" w:rsidRPr="00EB4CF7" w:rsidRDefault="00954F98" w:rsidP="00A760AA">
            <w:pPr>
              <w:jc w:val="center"/>
              <w:rPr>
                <w:color w:val="000000"/>
                <w:sz w:val="18"/>
                <w:szCs w:val="18"/>
              </w:rPr>
            </w:pPr>
            <w:r w:rsidRPr="00EB4CF7">
              <w:rPr>
                <w:color w:val="000000"/>
                <w:sz w:val="18"/>
                <w:szCs w:val="18"/>
              </w:rPr>
              <w:t>35</w:t>
            </w:r>
          </w:p>
        </w:tc>
        <w:tc>
          <w:tcPr>
            <w:tcW w:w="703" w:type="dxa"/>
            <w:tcBorders>
              <w:top w:val="nil"/>
              <w:left w:val="nil"/>
              <w:bottom w:val="single" w:sz="8" w:space="0" w:color="auto"/>
              <w:right w:val="single" w:sz="8" w:space="0" w:color="auto"/>
            </w:tcBorders>
            <w:shd w:val="clear" w:color="auto" w:fill="auto"/>
            <w:noWrap/>
            <w:vAlign w:val="bottom"/>
            <w:hideMark/>
          </w:tcPr>
          <w:p w14:paraId="054D2F7A"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7D231503"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5</w:t>
            </w:r>
          </w:p>
        </w:tc>
        <w:tc>
          <w:tcPr>
            <w:tcW w:w="655" w:type="dxa"/>
            <w:tcBorders>
              <w:top w:val="nil"/>
              <w:left w:val="nil"/>
              <w:bottom w:val="single" w:sz="8" w:space="0" w:color="auto"/>
              <w:right w:val="single" w:sz="8" w:space="0" w:color="auto"/>
            </w:tcBorders>
            <w:shd w:val="clear" w:color="auto" w:fill="auto"/>
            <w:noWrap/>
            <w:vAlign w:val="bottom"/>
            <w:hideMark/>
          </w:tcPr>
          <w:p w14:paraId="45EA0F0C" w14:textId="77777777" w:rsidR="00954F98" w:rsidRPr="00EB4CF7" w:rsidRDefault="00954F98" w:rsidP="00A760AA">
            <w:pPr>
              <w:jc w:val="center"/>
              <w:rPr>
                <w:color w:val="000000"/>
                <w:sz w:val="18"/>
                <w:szCs w:val="18"/>
              </w:rPr>
            </w:pPr>
            <w:r w:rsidRPr="00EB4CF7">
              <w:rPr>
                <w:color w:val="000000"/>
                <w:sz w:val="18"/>
                <w:szCs w:val="18"/>
              </w:rPr>
              <w:t>40</w:t>
            </w:r>
          </w:p>
        </w:tc>
        <w:tc>
          <w:tcPr>
            <w:tcW w:w="703" w:type="dxa"/>
            <w:tcBorders>
              <w:top w:val="nil"/>
              <w:left w:val="nil"/>
              <w:bottom w:val="single" w:sz="8" w:space="0" w:color="auto"/>
              <w:right w:val="single" w:sz="8" w:space="0" w:color="auto"/>
            </w:tcBorders>
            <w:shd w:val="clear" w:color="auto" w:fill="auto"/>
            <w:noWrap/>
            <w:vAlign w:val="bottom"/>
            <w:hideMark/>
          </w:tcPr>
          <w:p w14:paraId="3F501C0C"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45</w:t>
            </w:r>
          </w:p>
        </w:tc>
      </w:tr>
      <w:tr w:rsidR="00954F98" w:rsidRPr="00EB4CF7" w14:paraId="4EF5301F"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58D3B4C3" w14:textId="77777777" w:rsidR="00954F98" w:rsidRPr="00EB4CF7" w:rsidRDefault="00954F98" w:rsidP="00A760AA">
            <w:pPr>
              <w:rPr>
                <w:color w:val="000000"/>
                <w:sz w:val="18"/>
                <w:szCs w:val="18"/>
              </w:rPr>
            </w:pPr>
            <w:r w:rsidRPr="00EB4CF7">
              <w:rPr>
                <w:color w:val="000000"/>
                <w:sz w:val="18"/>
                <w:szCs w:val="18"/>
              </w:rPr>
              <w:t>Médecins Gynécologues</w:t>
            </w:r>
          </w:p>
        </w:tc>
        <w:tc>
          <w:tcPr>
            <w:tcW w:w="622" w:type="dxa"/>
            <w:tcBorders>
              <w:top w:val="nil"/>
              <w:left w:val="nil"/>
              <w:bottom w:val="single" w:sz="8" w:space="0" w:color="auto"/>
              <w:right w:val="single" w:sz="8" w:space="0" w:color="auto"/>
            </w:tcBorders>
            <w:shd w:val="clear" w:color="auto" w:fill="auto"/>
            <w:noWrap/>
            <w:vAlign w:val="bottom"/>
            <w:hideMark/>
          </w:tcPr>
          <w:p w14:paraId="4CCA7960" w14:textId="77777777" w:rsidR="00954F98" w:rsidRPr="00EB4CF7" w:rsidRDefault="00954F98" w:rsidP="00A760AA">
            <w:pPr>
              <w:jc w:val="center"/>
              <w:rPr>
                <w:color w:val="000000"/>
                <w:sz w:val="18"/>
                <w:szCs w:val="18"/>
              </w:rPr>
            </w:pPr>
            <w:r w:rsidRPr="00EB4CF7">
              <w:rPr>
                <w:color w:val="000000"/>
                <w:sz w:val="18"/>
                <w:szCs w:val="18"/>
              </w:rPr>
              <w:t>2</w:t>
            </w:r>
          </w:p>
        </w:tc>
        <w:tc>
          <w:tcPr>
            <w:tcW w:w="655" w:type="dxa"/>
            <w:tcBorders>
              <w:top w:val="nil"/>
              <w:left w:val="nil"/>
              <w:bottom w:val="single" w:sz="8" w:space="0" w:color="auto"/>
              <w:right w:val="single" w:sz="8" w:space="0" w:color="auto"/>
            </w:tcBorders>
            <w:shd w:val="clear" w:color="auto" w:fill="auto"/>
            <w:noWrap/>
            <w:vAlign w:val="bottom"/>
            <w:hideMark/>
          </w:tcPr>
          <w:p w14:paraId="0E9F3E3B" w14:textId="77777777" w:rsidR="00954F98" w:rsidRPr="00EB4CF7" w:rsidRDefault="00954F98" w:rsidP="00A760AA">
            <w:pPr>
              <w:jc w:val="center"/>
              <w:rPr>
                <w:color w:val="000000"/>
                <w:sz w:val="18"/>
                <w:szCs w:val="18"/>
              </w:rPr>
            </w:pPr>
            <w:r w:rsidRPr="00EB4CF7">
              <w:rPr>
                <w:color w:val="000000"/>
                <w:sz w:val="18"/>
                <w:szCs w:val="18"/>
              </w:rPr>
              <w:t>2</w:t>
            </w:r>
          </w:p>
        </w:tc>
        <w:tc>
          <w:tcPr>
            <w:tcW w:w="703" w:type="dxa"/>
            <w:tcBorders>
              <w:top w:val="nil"/>
              <w:left w:val="nil"/>
              <w:bottom w:val="single" w:sz="8" w:space="0" w:color="auto"/>
              <w:right w:val="single" w:sz="8" w:space="0" w:color="auto"/>
            </w:tcBorders>
            <w:shd w:val="clear" w:color="auto" w:fill="auto"/>
            <w:noWrap/>
            <w:vAlign w:val="bottom"/>
            <w:hideMark/>
          </w:tcPr>
          <w:p w14:paraId="0E23158F" w14:textId="77777777" w:rsidR="00954F98" w:rsidRPr="00EB4CF7" w:rsidRDefault="00954F98" w:rsidP="00A760AA">
            <w:pPr>
              <w:jc w:val="center"/>
              <w:rPr>
                <w:color w:val="000000"/>
                <w:sz w:val="18"/>
                <w:szCs w:val="18"/>
              </w:rPr>
            </w:pPr>
            <w:r w:rsidRPr="00EB4CF7">
              <w:rPr>
                <w:color w:val="000000"/>
                <w:sz w:val="18"/>
                <w:szCs w:val="18"/>
              </w:rPr>
              <w:t>4</w:t>
            </w:r>
          </w:p>
        </w:tc>
        <w:tc>
          <w:tcPr>
            <w:tcW w:w="622" w:type="dxa"/>
            <w:tcBorders>
              <w:top w:val="nil"/>
              <w:left w:val="nil"/>
              <w:bottom w:val="single" w:sz="8" w:space="0" w:color="auto"/>
              <w:right w:val="single" w:sz="8" w:space="0" w:color="auto"/>
            </w:tcBorders>
            <w:shd w:val="clear" w:color="auto" w:fill="auto"/>
            <w:noWrap/>
            <w:vAlign w:val="bottom"/>
            <w:hideMark/>
          </w:tcPr>
          <w:p w14:paraId="72FEC44C"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32BD7E0A" w14:textId="77777777" w:rsidR="00954F98" w:rsidRPr="00EB4CF7" w:rsidRDefault="00954F98" w:rsidP="00A760AA">
            <w:pPr>
              <w:jc w:val="center"/>
              <w:rPr>
                <w:color w:val="000000"/>
                <w:sz w:val="18"/>
                <w:szCs w:val="18"/>
              </w:rPr>
            </w:pPr>
            <w:r w:rsidRPr="00EB4CF7">
              <w:rPr>
                <w:color w:val="000000"/>
                <w:sz w:val="18"/>
                <w:szCs w:val="18"/>
              </w:rPr>
              <w:t>7</w:t>
            </w:r>
          </w:p>
        </w:tc>
        <w:tc>
          <w:tcPr>
            <w:tcW w:w="703" w:type="dxa"/>
            <w:tcBorders>
              <w:top w:val="nil"/>
              <w:left w:val="nil"/>
              <w:bottom w:val="single" w:sz="8" w:space="0" w:color="auto"/>
              <w:right w:val="single" w:sz="8" w:space="0" w:color="auto"/>
            </w:tcBorders>
            <w:shd w:val="clear" w:color="auto" w:fill="auto"/>
            <w:noWrap/>
            <w:vAlign w:val="bottom"/>
            <w:hideMark/>
          </w:tcPr>
          <w:p w14:paraId="2A9904CD"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4B59E4AB"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w:t>
            </w:r>
          </w:p>
        </w:tc>
        <w:tc>
          <w:tcPr>
            <w:tcW w:w="655" w:type="dxa"/>
            <w:tcBorders>
              <w:top w:val="nil"/>
              <w:left w:val="nil"/>
              <w:bottom w:val="single" w:sz="8" w:space="0" w:color="auto"/>
              <w:right w:val="single" w:sz="8" w:space="0" w:color="auto"/>
            </w:tcBorders>
            <w:shd w:val="clear" w:color="auto" w:fill="auto"/>
            <w:noWrap/>
            <w:vAlign w:val="bottom"/>
            <w:hideMark/>
          </w:tcPr>
          <w:p w14:paraId="52A656CD" w14:textId="77777777" w:rsidR="00954F98" w:rsidRPr="00EB4CF7" w:rsidRDefault="00954F98" w:rsidP="00A760AA">
            <w:pPr>
              <w:jc w:val="center"/>
              <w:rPr>
                <w:color w:val="000000"/>
                <w:sz w:val="18"/>
                <w:szCs w:val="18"/>
              </w:rPr>
            </w:pPr>
            <w:r w:rsidRPr="00EB4CF7">
              <w:rPr>
                <w:color w:val="000000"/>
                <w:sz w:val="18"/>
                <w:szCs w:val="18"/>
              </w:rPr>
              <w:t>9</w:t>
            </w:r>
          </w:p>
        </w:tc>
        <w:tc>
          <w:tcPr>
            <w:tcW w:w="703" w:type="dxa"/>
            <w:tcBorders>
              <w:top w:val="nil"/>
              <w:left w:val="nil"/>
              <w:bottom w:val="single" w:sz="8" w:space="0" w:color="auto"/>
              <w:right w:val="single" w:sz="8" w:space="0" w:color="auto"/>
            </w:tcBorders>
            <w:shd w:val="clear" w:color="auto" w:fill="auto"/>
            <w:noWrap/>
            <w:vAlign w:val="bottom"/>
            <w:hideMark/>
          </w:tcPr>
          <w:p w14:paraId="525CD8C7"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11</w:t>
            </w:r>
          </w:p>
        </w:tc>
      </w:tr>
      <w:tr w:rsidR="00954F98" w:rsidRPr="00EB4CF7" w14:paraId="05151C67"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2F43E955" w14:textId="77777777" w:rsidR="00954F98" w:rsidRPr="00EB4CF7" w:rsidRDefault="00954F98" w:rsidP="00A760AA">
            <w:pPr>
              <w:rPr>
                <w:color w:val="000000"/>
                <w:sz w:val="18"/>
                <w:szCs w:val="18"/>
              </w:rPr>
            </w:pPr>
            <w:r w:rsidRPr="00EB4CF7">
              <w:rPr>
                <w:color w:val="000000"/>
                <w:sz w:val="18"/>
                <w:szCs w:val="18"/>
              </w:rPr>
              <w:t>Médecins Chirurgiens</w:t>
            </w:r>
          </w:p>
        </w:tc>
        <w:tc>
          <w:tcPr>
            <w:tcW w:w="622" w:type="dxa"/>
            <w:tcBorders>
              <w:top w:val="nil"/>
              <w:left w:val="nil"/>
              <w:bottom w:val="single" w:sz="8" w:space="0" w:color="auto"/>
              <w:right w:val="single" w:sz="8" w:space="0" w:color="auto"/>
            </w:tcBorders>
            <w:shd w:val="clear" w:color="auto" w:fill="auto"/>
            <w:noWrap/>
            <w:vAlign w:val="bottom"/>
            <w:hideMark/>
          </w:tcPr>
          <w:p w14:paraId="5B5B3413" w14:textId="77777777" w:rsidR="00954F98" w:rsidRPr="00EB4CF7" w:rsidRDefault="00954F98" w:rsidP="00A760AA">
            <w:pPr>
              <w:jc w:val="center"/>
              <w:rPr>
                <w:color w:val="000000"/>
                <w:sz w:val="18"/>
                <w:szCs w:val="18"/>
              </w:rPr>
            </w:pPr>
            <w:r w:rsidRPr="00EB4CF7">
              <w:rPr>
                <w:color w:val="000000"/>
                <w:sz w:val="18"/>
                <w:szCs w:val="18"/>
              </w:rPr>
              <w:t>1</w:t>
            </w:r>
          </w:p>
        </w:tc>
        <w:tc>
          <w:tcPr>
            <w:tcW w:w="655" w:type="dxa"/>
            <w:tcBorders>
              <w:top w:val="nil"/>
              <w:left w:val="nil"/>
              <w:bottom w:val="single" w:sz="8" w:space="0" w:color="auto"/>
              <w:right w:val="single" w:sz="8" w:space="0" w:color="auto"/>
            </w:tcBorders>
            <w:shd w:val="clear" w:color="auto" w:fill="auto"/>
            <w:noWrap/>
            <w:vAlign w:val="bottom"/>
            <w:hideMark/>
          </w:tcPr>
          <w:p w14:paraId="54E9A0B5" w14:textId="77777777" w:rsidR="00954F98" w:rsidRPr="00EB4CF7" w:rsidRDefault="00954F98" w:rsidP="00A760AA">
            <w:pPr>
              <w:jc w:val="center"/>
              <w:rPr>
                <w:color w:val="000000"/>
                <w:sz w:val="18"/>
                <w:szCs w:val="18"/>
              </w:rPr>
            </w:pPr>
            <w:r w:rsidRPr="00EB4CF7">
              <w:rPr>
                <w:color w:val="000000"/>
                <w:sz w:val="18"/>
                <w:szCs w:val="18"/>
              </w:rPr>
              <w:t>0</w:t>
            </w:r>
          </w:p>
        </w:tc>
        <w:tc>
          <w:tcPr>
            <w:tcW w:w="703" w:type="dxa"/>
            <w:tcBorders>
              <w:top w:val="nil"/>
              <w:left w:val="nil"/>
              <w:bottom w:val="single" w:sz="8" w:space="0" w:color="auto"/>
              <w:right w:val="single" w:sz="8" w:space="0" w:color="auto"/>
            </w:tcBorders>
            <w:shd w:val="clear" w:color="auto" w:fill="auto"/>
            <w:noWrap/>
            <w:vAlign w:val="bottom"/>
            <w:hideMark/>
          </w:tcPr>
          <w:p w14:paraId="21C7177F" w14:textId="77777777" w:rsidR="00954F98" w:rsidRPr="00EB4CF7" w:rsidRDefault="00954F98" w:rsidP="00A760AA">
            <w:pPr>
              <w:jc w:val="center"/>
              <w:rPr>
                <w:color w:val="000000"/>
                <w:sz w:val="18"/>
                <w:szCs w:val="18"/>
              </w:rPr>
            </w:pPr>
            <w:r w:rsidRPr="00EB4CF7">
              <w:rPr>
                <w:color w:val="000000"/>
                <w:sz w:val="18"/>
                <w:szCs w:val="18"/>
              </w:rPr>
              <w:t>1</w:t>
            </w:r>
          </w:p>
        </w:tc>
        <w:tc>
          <w:tcPr>
            <w:tcW w:w="622" w:type="dxa"/>
            <w:tcBorders>
              <w:top w:val="nil"/>
              <w:left w:val="nil"/>
              <w:bottom w:val="single" w:sz="8" w:space="0" w:color="auto"/>
              <w:right w:val="single" w:sz="8" w:space="0" w:color="auto"/>
            </w:tcBorders>
            <w:shd w:val="clear" w:color="auto" w:fill="auto"/>
            <w:noWrap/>
            <w:vAlign w:val="bottom"/>
            <w:hideMark/>
          </w:tcPr>
          <w:p w14:paraId="6DDD3182"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59C14847" w14:textId="77777777" w:rsidR="00954F98" w:rsidRPr="00EB4CF7" w:rsidRDefault="00954F98" w:rsidP="00A760AA">
            <w:pPr>
              <w:jc w:val="center"/>
              <w:rPr>
                <w:color w:val="000000"/>
                <w:sz w:val="18"/>
                <w:szCs w:val="18"/>
              </w:rPr>
            </w:pPr>
            <w:r w:rsidRPr="00EB4CF7">
              <w:rPr>
                <w:color w:val="000000"/>
                <w:sz w:val="18"/>
                <w:szCs w:val="18"/>
              </w:rPr>
              <w:t>4</w:t>
            </w:r>
          </w:p>
        </w:tc>
        <w:tc>
          <w:tcPr>
            <w:tcW w:w="703" w:type="dxa"/>
            <w:tcBorders>
              <w:top w:val="nil"/>
              <w:left w:val="nil"/>
              <w:bottom w:val="single" w:sz="8" w:space="0" w:color="auto"/>
              <w:right w:val="single" w:sz="8" w:space="0" w:color="auto"/>
            </w:tcBorders>
            <w:shd w:val="clear" w:color="auto" w:fill="auto"/>
            <w:noWrap/>
            <w:vAlign w:val="bottom"/>
            <w:hideMark/>
          </w:tcPr>
          <w:p w14:paraId="66FEB5F7"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5497AD54"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w:t>
            </w:r>
          </w:p>
        </w:tc>
        <w:tc>
          <w:tcPr>
            <w:tcW w:w="655" w:type="dxa"/>
            <w:tcBorders>
              <w:top w:val="nil"/>
              <w:left w:val="nil"/>
              <w:bottom w:val="single" w:sz="8" w:space="0" w:color="auto"/>
              <w:right w:val="single" w:sz="8" w:space="0" w:color="auto"/>
            </w:tcBorders>
            <w:shd w:val="clear" w:color="auto" w:fill="auto"/>
            <w:noWrap/>
            <w:vAlign w:val="bottom"/>
            <w:hideMark/>
          </w:tcPr>
          <w:p w14:paraId="59E15F3C" w14:textId="77777777" w:rsidR="00954F98" w:rsidRPr="00EB4CF7" w:rsidRDefault="00954F98" w:rsidP="00A760AA">
            <w:pPr>
              <w:jc w:val="center"/>
              <w:rPr>
                <w:color w:val="000000"/>
                <w:sz w:val="18"/>
                <w:szCs w:val="18"/>
              </w:rPr>
            </w:pPr>
            <w:r w:rsidRPr="00EB4CF7">
              <w:rPr>
                <w:color w:val="000000"/>
                <w:sz w:val="18"/>
                <w:szCs w:val="18"/>
              </w:rPr>
              <w:t>4</w:t>
            </w:r>
          </w:p>
        </w:tc>
        <w:tc>
          <w:tcPr>
            <w:tcW w:w="703" w:type="dxa"/>
            <w:tcBorders>
              <w:top w:val="nil"/>
              <w:left w:val="nil"/>
              <w:bottom w:val="single" w:sz="8" w:space="0" w:color="auto"/>
              <w:right w:val="single" w:sz="8" w:space="0" w:color="auto"/>
            </w:tcBorders>
            <w:shd w:val="clear" w:color="auto" w:fill="auto"/>
            <w:noWrap/>
            <w:vAlign w:val="bottom"/>
            <w:hideMark/>
          </w:tcPr>
          <w:p w14:paraId="360F53F8"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5</w:t>
            </w:r>
          </w:p>
        </w:tc>
      </w:tr>
      <w:tr w:rsidR="00954F98" w:rsidRPr="00EB4CF7" w14:paraId="2232FBA1"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15EF3D97" w14:textId="77777777" w:rsidR="00954F98" w:rsidRPr="00EB4CF7" w:rsidRDefault="00954F98" w:rsidP="00A760AA">
            <w:pPr>
              <w:rPr>
                <w:color w:val="000000"/>
                <w:sz w:val="18"/>
                <w:szCs w:val="18"/>
              </w:rPr>
            </w:pPr>
            <w:r w:rsidRPr="00EB4CF7">
              <w:rPr>
                <w:color w:val="000000"/>
                <w:sz w:val="18"/>
                <w:szCs w:val="18"/>
              </w:rPr>
              <w:t>Médecins Pédiatres</w:t>
            </w:r>
          </w:p>
        </w:tc>
        <w:tc>
          <w:tcPr>
            <w:tcW w:w="622" w:type="dxa"/>
            <w:tcBorders>
              <w:top w:val="nil"/>
              <w:left w:val="nil"/>
              <w:bottom w:val="single" w:sz="8" w:space="0" w:color="auto"/>
              <w:right w:val="single" w:sz="8" w:space="0" w:color="auto"/>
            </w:tcBorders>
            <w:shd w:val="clear" w:color="auto" w:fill="auto"/>
            <w:noWrap/>
            <w:vAlign w:val="bottom"/>
            <w:hideMark/>
          </w:tcPr>
          <w:p w14:paraId="161A76BE" w14:textId="77777777" w:rsidR="00954F98" w:rsidRPr="00EB4CF7" w:rsidRDefault="00954F98" w:rsidP="00A760AA">
            <w:pPr>
              <w:jc w:val="center"/>
              <w:rPr>
                <w:color w:val="000000"/>
                <w:sz w:val="18"/>
                <w:szCs w:val="18"/>
              </w:rPr>
            </w:pPr>
            <w:r w:rsidRPr="00EB4CF7">
              <w:rPr>
                <w:color w:val="000000"/>
                <w:sz w:val="18"/>
                <w:szCs w:val="18"/>
              </w:rPr>
              <w:t>2</w:t>
            </w:r>
          </w:p>
        </w:tc>
        <w:tc>
          <w:tcPr>
            <w:tcW w:w="655" w:type="dxa"/>
            <w:tcBorders>
              <w:top w:val="nil"/>
              <w:left w:val="nil"/>
              <w:bottom w:val="single" w:sz="8" w:space="0" w:color="auto"/>
              <w:right w:val="single" w:sz="8" w:space="0" w:color="auto"/>
            </w:tcBorders>
            <w:shd w:val="clear" w:color="auto" w:fill="auto"/>
            <w:noWrap/>
            <w:vAlign w:val="bottom"/>
            <w:hideMark/>
          </w:tcPr>
          <w:p w14:paraId="104A02EF" w14:textId="77777777" w:rsidR="00954F98" w:rsidRPr="00EB4CF7" w:rsidRDefault="00954F98" w:rsidP="00A760AA">
            <w:pPr>
              <w:jc w:val="center"/>
              <w:rPr>
                <w:color w:val="000000"/>
                <w:sz w:val="18"/>
                <w:szCs w:val="18"/>
              </w:rPr>
            </w:pPr>
            <w:r w:rsidRPr="00EB4CF7">
              <w:rPr>
                <w:color w:val="000000"/>
                <w:sz w:val="18"/>
                <w:szCs w:val="18"/>
              </w:rPr>
              <w:t>2</w:t>
            </w:r>
          </w:p>
        </w:tc>
        <w:tc>
          <w:tcPr>
            <w:tcW w:w="703" w:type="dxa"/>
            <w:tcBorders>
              <w:top w:val="nil"/>
              <w:left w:val="nil"/>
              <w:bottom w:val="single" w:sz="8" w:space="0" w:color="auto"/>
              <w:right w:val="single" w:sz="8" w:space="0" w:color="auto"/>
            </w:tcBorders>
            <w:shd w:val="clear" w:color="auto" w:fill="auto"/>
            <w:noWrap/>
            <w:vAlign w:val="bottom"/>
            <w:hideMark/>
          </w:tcPr>
          <w:p w14:paraId="025F4F3D" w14:textId="77777777" w:rsidR="00954F98" w:rsidRPr="00EB4CF7" w:rsidRDefault="00954F98" w:rsidP="00A760AA">
            <w:pPr>
              <w:jc w:val="center"/>
              <w:rPr>
                <w:color w:val="000000"/>
                <w:sz w:val="18"/>
                <w:szCs w:val="18"/>
              </w:rPr>
            </w:pPr>
            <w:r w:rsidRPr="00EB4CF7">
              <w:rPr>
                <w:color w:val="000000"/>
                <w:sz w:val="18"/>
                <w:szCs w:val="18"/>
              </w:rPr>
              <w:t>4</w:t>
            </w:r>
          </w:p>
        </w:tc>
        <w:tc>
          <w:tcPr>
            <w:tcW w:w="622" w:type="dxa"/>
            <w:tcBorders>
              <w:top w:val="nil"/>
              <w:left w:val="nil"/>
              <w:bottom w:val="single" w:sz="8" w:space="0" w:color="auto"/>
              <w:right w:val="single" w:sz="8" w:space="0" w:color="auto"/>
            </w:tcBorders>
            <w:shd w:val="clear" w:color="auto" w:fill="auto"/>
            <w:noWrap/>
            <w:vAlign w:val="bottom"/>
            <w:hideMark/>
          </w:tcPr>
          <w:p w14:paraId="1D6F846B"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5A37CB9F" w14:textId="77777777" w:rsidR="00954F98" w:rsidRPr="00EB4CF7" w:rsidRDefault="00954F98" w:rsidP="00A760AA">
            <w:pPr>
              <w:jc w:val="center"/>
              <w:rPr>
                <w:color w:val="000000"/>
                <w:sz w:val="18"/>
                <w:szCs w:val="18"/>
              </w:rPr>
            </w:pPr>
            <w:r w:rsidRPr="00EB4CF7">
              <w:rPr>
                <w:color w:val="000000"/>
                <w:sz w:val="18"/>
                <w:szCs w:val="18"/>
              </w:rPr>
              <w:t>1</w:t>
            </w:r>
          </w:p>
        </w:tc>
        <w:tc>
          <w:tcPr>
            <w:tcW w:w="703" w:type="dxa"/>
            <w:tcBorders>
              <w:top w:val="nil"/>
              <w:left w:val="nil"/>
              <w:bottom w:val="single" w:sz="8" w:space="0" w:color="auto"/>
              <w:right w:val="single" w:sz="8" w:space="0" w:color="auto"/>
            </w:tcBorders>
            <w:shd w:val="clear" w:color="auto" w:fill="auto"/>
            <w:noWrap/>
            <w:vAlign w:val="bottom"/>
            <w:hideMark/>
          </w:tcPr>
          <w:p w14:paraId="298B7FEF"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67B7C040"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w:t>
            </w:r>
          </w:p>
        </w:tc>
        <w:tc>
          <w:tcPr>
            <w:tcW w:w="655" w:type="dxa"/>
            <w:tcBorders>
              <w:top w:val="nil"/>
              <w:left w:val="nil"/>
              <w:bottom w:val="single" w:sz="8" w:space="0" w:color="auto"/>
              <w:right w:val="single" w:sz="8" w:space="0" w:color="auto"/>
            </w:tcBorders>
            <w:shd w:val="clear" w:color="auto" w:fill="auto"/>
            <w:noWrap/>
            <w:vAlign w:val="bottom"/>
            <w:hideMark/>
          </w:tcPr>
          <w:p w14:paraId="0F573B95" w14:textId="77777777" w:rsidR="00954F98" w:rsidRPr="00EB4CF7" w:rsidRDefault="00954F98" w:rsidP="00A760AA">
            <w:pPr>
              <w:jc w:val="center"/>
              <w:rPr>
                <w:color w:val="000000"/>
                <w:sz w:val="18"/>
                <w:szCs w:val="18"/>
              </w:rPr>
            </w:pPr>
            <w:r w:rsidRPr="00EB4CF7">
              <w:rPr>
                <w:color w:val="000000"/>
                <w:sz w:val="18"/>
                <w:szCs w:val="18"/>
              </w:rPr>
              <w:t>3</w:t>
            </w:r>
          </w:p>
        </w:tc>
        <w:tc>
          <w:tcPr>
            <w:tcW w:w="703" w:type="dxa"/>
            <w:tcBorders>
              <w:top w:val="nil"/>
              <w:left w:val="nil"/>
              <w:bottom w:val="single" w:sz="8" w:space="0" w:color="auto"/>
              <w:right w:val="single" w:sz="8" w:space="0" w:color="auto"/>
            </w:tcBorders>
            <w:shd w:val="clear" w:color="auto" w:fill="auto"/>
            <w:noWrap/>
            <w:vAlign w:val="bottom"/>
            <w:hideMark/>
          </w:tcPr>
          <w:p w14:paraId="20957EED"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5</w:t>
            </w:r>
          </w:p>
        </w:tc>
      </w:tr>
      <w:tr w:rsidR="00954F98" w:rsidRPr="00EB4CF7" w14:paraId="7D877058"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18EC0570" w14:textId="77777777" w:rsidR="00954F98" w:rsidRPr="00EB4CF7" w:rsidRDefault="00954F98" w:rsidP="00A760AA">
            <w:pPr>
              <w:rPr>
                <w:color w:val="000000"/>
                <w:sz w:val="18"/>
                <w:szCs w:val="18"/>
              </w:rPr>
            </w:pPr>
            <w:r w:rsidRPr="00EB4CF7">
              <w:rPr>
                <w:color w:val="000000"/>
                <w:sz w:val="18"/>
                <w:szCs w:val="18"/>
              </w:rPr>
              <w:t>Autres Médecins spécialistes</w:t>
            </w:r>
          </w:p>
        </w:tc>
        <w:tc>
          <w:tcPr>
            <w:tcW w:w="622" w:type="dxa"/>
            <w:tcBorders>
              <w:top w:val="nil"/>
              <w:left w:val="nil"/>
              <w:bottom w:val="single" w:sz="8" w:space="0" w:color="auto"/>
              <w:right w:val="single" w:sz="8" w:space="0" w:color="auto"/>
            </w:tcBorders>
            <w:shd w:val="clear" w:color="auto" w:fill="auto"/>
            <w:noWrap/>
            <w:vAlign w:val="bottom"/>
            <w:hideMark/>
          </w:tcPr>
          <w:p w14:paraId="31996B23" w14:textId="77777777" w:rsidR="00954F98" w:rsidRPr="00EB4CF7" w:rsidRDefault="00954F98" w:rsidP="00A760AA">
            <w:pPr>
              <w:jc w:val="center"/>
              <w:rPr>
                <w:color w:val="000000"/>
                <w:sz w:val="18"/>
                <w:szCs w:val="18"/>
              </w:rPr>
            </w:pPr>
            <w:r w:rsidRPr="00EB4CF7">
              <w:rPr>
                <w:color w:val="000000"/>
                <w:sz w:val="18"/>
                <w:szCs w:val="18"/>
              </w:rPr>
              <w:t>3</w:t>
            </w:r>
          </w:p>
        </w:tc>
        <w:tc>
          <w:tcPr>
            <w:tcW w:w="655" w:type="dxa"/>
            <w:tcBorders>
              <w:top w:val="nil"/>
              <w:left w:val="nil"/>
              <w:bottom w:val="single" w:sz="8" w:space="0" w:color="auto"/>
              <w:right w:val="single" w:sz="8" w:space="0" w:color="auto"/>
            </w:tcBorders>
            <w:shd w:val="clear" w:color="auto" w:fill="auto"/>
            <w:noWrap/>
            <w:vAlign w:val="bottom"/>
            <w:hideMark/>
          </w:tcPr>
          <w:p w14:paraId="65AFE233"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703" w:type="dxa"/>
            <w:tcBorders>
              <w:top w:val="nil"/>
              <w:left w:val="nil"/>
              <w:bottom w:val="single" w:sz="8" w:space="0" w:color="auto"/>
              <w:right w:val="single" w:sz="8" w:space="0" w:color="auto"/>
            </w:tcBorders>
            <w:shd w:val="clear" w:color="auto" w:fill="auto"/>
            <w:noWrap/>
            <w:vAlign w:val="bottom"/>
            <w:hideMark/>
          </w:tcPr>
          <w:p w14:paraId="2785991E" w14:textId="77777777" w:rsidR="00954F98" w:rsidRPr="00EB4CF7" w:rsidRDefault="00954F98" w:rsidP="00A760AA">
            <w:pPr>
              <w:jc w:val="center"/>
              <w:rPr>
                <w:color w:val="000000"/>
                <w:sz w:val="18"/>
                <w:szCs w:val="18"/>
              </w:rPr>
            </w:pPr>
            <w:r w:rsidRPr="00EB4CF7">
              <w:rPr>
                <w:color w:val="000000"/>
                <w:sz w:val="18"/>
                <w:szCs w:val="18"/>
              </w:rPr>
              <w:t>3</w:t>
            </w:r>
          </w:p>
        </w:tc>
        <w:tc>
          <w:tcPr>
            <w:tcW w:w="622" w:type="dxa"/>
            <w:tcBorders>
              <w:top w:val="nil"/>
              <w:left w:val="nil"/>
              <w:bottom w:val="single" w:sz="8" w:space="0" w:color="auto"/>
              <w:right w:val="single" w:sz="8" w:space="0" w:color="auto"/>
            </w:tcBorders>
            <w:shd w:val="clear" w:color="auto" w:fill="auto"/>
            <w:noWrap/>
            <w:vAlign w:val="bottom"/>
            <w:hideMark/>
          </w:tcPr>
          <w:p w14:paraId="4B4FDE87"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5218B796" w14:textId="77777777" w:rsidR="00954F98" w:rsidRPr="00EB4CF7" w:rsidRDefault="00954F98" w:rsidP="00A760AA">
            <w:pPr>
              <w:jc w:val="center"/>
              <w:rPr>
                <w:color w:val="000000"/>
                <w:sz w:val="18"/>
                <w:szCs w:val="18"/>
              </w:rPr>
            </w:pPr>
            <w:r w:rsidRPr="00EB4CF7">
              <w:rPr>
                <w:color w:val="000000"/>
                <w:sz w:val="18"/>
                <w:szCs w:val="18"/>
              </w:rPr>
              <w:t>11</w:t>
            </w:r>
          </w:p>
        </w:tc>
        <w:tc>
          <w:tcPr>
            <w:tcW w:w="703" w:type="dxa"/>
            <w:tcBorders>
              <w:top w:val="nil"/>
              <w:left w:val="nil"/>
              <w:bottom w:val="single" w:sz="8" w:space="0" w:color="auto"/>
              <w:right w:val="single" w:sz="8" w:space="0" w:color="auto"/>
            </w:tcBorders>
            <w:shd w:val="clear" w:color="auto" w:fill="auto"/>
            <w:noWrap/>
            <w:vAlign w:val="bottom"/>
            <w:hideMark/>
          </w:tcPr>
          <w:p w14:paraId="1947C777"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71BBEF21"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3</w:t>
            </w:r>
          </w:p>
        </w:tc>
        <w:tc>
          <w:tcPr>
            <w:tcW w:w="655" w:type="dxa"/>
            <w:tcBorders>
              <w:top w:val="nil"/>
              <w:left w:val="nil"/>
              <w:bottom w:val="single" w:sz="8" w:space="0" w:color="auto"/>
              <w:right w:val="single" w:sz="8" w:space="0" w:color="auto"/>
            </w:tcBorders>
            <w:shd w:val="clear" w:color="auto" w:fill="auto"/>
            <w:noWrap/>
            <w:vAlign w:val="bottom"/>
            <w:hideMark/>
          </w:tcPr>
          <w:p w14:paraId="51D1A917" w14:textId="77777777" w:rsidR="00954F98" w:rsidRPr="00EB4CF7" w:rsidRDefault="00954F98" w:rsidP="00A760AA">
            <w:pPr>
              <w:jc w:val="center"/>
              <w:rPr>
                <w:color w:val="000000"/>
                <w:sz w:val="18"/>
                <w:szCs w:val="18"/>
              </w:rPr>
            </w:pPr>
            <w:r w:rsidRPr="00EB4CF7">
              <w:rPr>
                <w:color w:val="000000"/>
                <w:sz w:val="18"/>
                <w:szCs w:val="18"/>
              </w:rPr>
              <w:t>11</w:t>
            </w:r>
          </w:p>
        </w:tc>
        <w:tc>
          <w:tcPr>
            <w:tcW w:w="703" w:type="dxa"/>
            <w:tcBorders>
              <w:top w:val="nil"/>
              <w:left w:val="nil"/>
              <w:bottom w:val="single" w:sz="8" w:space="0" w:color="auto"/>
              <w:right w:val="single" w:sz="8" w:space="0" w:color="auto"/>
            </w:tcBorders>
            <w:shd w:val="clear" w:color="auto" w:fill="auto"/>
            <w:noWrap/>
            <w:vAlign w:val="bottom"/>
            <w:hideMark/>
          </w:tcPr>
          <w:p w14:paraId="7350CAF8"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14</w:t>
            </w:r>
          </w:p>
        </w:tc>
      </w:tr>
      <w:tr w:rsidR="00954F98" w:rsidRPr="00EB4CF7" w14:paraId="4430DBA2"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4FEDE1AB" w14:textId="77777777" w:rsidR="00954F98" w:rsidRPr="00EB4CF7" w:rsidRDefault="00954F98" w:rsidP="00A760AA">
            <w:pPr>
              <w:rPr>
                <w:color w:val="000000"/>
                <w:sz w:val="18"/>
                <w:szCs w:val="18"/>
              </w:rPr>
            </w:pPr>
            <w:r w:rsidRPr="00EB4CF7">
              <w:rPr>
                <w:color w:val="000000"/>
                <w:sz w:val="18"/>
                <w:szCs w:val="18"/>
              </w:rPr>
              <w:t>Autres personnels médicaux</w:t>
            </w:r>
          </w:p>
        </w:tc>
        <w:tc>
          <w:tcPr>
            <w:tcW w:w="622" w:type="dxa"/>
            <w:tcBorders>
              <w:top w:val="nil"/>
              <w:left w:val="nil"/>
              <w:bottom w:val="single" w:sz="8" w:space="0" w:color="auto"/>
              <w:right w:val="single" w:sz="8" w:space="0" w:color="auto"/>
            </w:tcBorders>
            <w:shd w:val="clear" w:color="auto" w:fill="auto"/>
            <w:noWrap/>
            <w:vAlign w:val="bottom"/>
            <w:hideMark/>
          </w:tcPr>
          <w:p w14:paraId="73F74724"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7071311A"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703" w:type="dxa"/>
            <w:tcBorders>
              <w:top w:val="nil"/>
              <w:left w:val="nil"/>
              <w:bottom w:val="single" w:sz="8" w:space="0" w:color="auto"/>
              <w:right w:val="single" w:sz="8" w:space="0" w:color="auto"/>
            </w:tcBorders>
            <w:shd w:val="clear" w:color="auto" w:fill="auto"/>
            <w:noWrap/>
            <w:vAlign w:val="bottom"/>
            <w:hideMark/>
          </w:tcPr>
          <w:p w14:paraId="4175AA8E" w14:textId="77777777" w:rsidR="00954F98" w:rsidRPr="00EB4CF7" w:rsidRDefault="00954F98" w:rsidP="00A760AA">
            <w:pPr>
              <w:jc w:val="center"/>
              <w:rPr>
                <w:color w:val="000000"/>
                <w:sz w:val="18"/>
                <w:szCs w:val="18"/>
              </w:rPr>
            </w:pPr>
            <w:r w:rsidRPr="00EB4CF7">
              <w:rPr>
                <w:color w:val="000000"/>
                <w:sz w:val="18"/>
                <w:szCs w:val="18"/>
              </w:rPr>
              <w:t>0</w:t>
            </w:r>
          </w:p>
        </w:tc>
        <w:tc>
          <w:tcPr>
            <w:tcW w:w="622" w:type="dxa"/>
            <w:tcBorders>
              <w:top w:val="nil"/>
              <w:left w:val="nil"/>
              <w:bottom w:val="single" w:sz="8" w:space="0" w:color="auto"/>
              <w:right w:val="single" w:sz="8" w:space="0" w:color="auto"/>
            </w:tcBorders>
            <w:shd w:val="clear" w:color="auto" w:fill="auto"/>
            <w:noWrap/>
            <w:vAlign w:val="bottom"/>
            <w:hideMark/>
          </w:tcPr>
          <w:p w14:paraId="5A1CEA04"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224A92E4" w14:textId="77777777" w:rsidR="00954F98" w:rsidRPr="00EB4CF7" w:rsidRDefault="00954F98" w:rsidP="00A760AA">
            <w:pPr>
              <w:jc w:val="center"/>
              <w:rPr>
                <w:color w:val="000000"/>
                <w:sz w:val="18"/>
                <w:szCs w:val="18"/>
              </w:rPr>
            </w:pPr>
            <w:r w:rsidRPr="00EB4CF7">
              <w:rPr>
                <w:color w:val="000000"/>
                <w:sz w:val="18"/>
                <w:szCs w:val="18"/>
              </w:rPr>
              <w:t>2</w:t>
            </w:r>
          </w:p>
        </w:tc>
        <w:tc>
          <w:tcPr>
            <w:tcW w:w="703" w:type="dxa"/>
            <w:tcBorders>
              <w:top w:val="nil"/>
              <w:left w:val="nil"/>
              <w:bottom w:val="single" w:sz="8" w:space="0" w:color="auto"/>
              <w:right w:val="single" w:sz="8" w:space="0" w:color="auto"/>
            </w:tcBorders>
            <w:shd w:val="clear" w:color="auto" w:fill="auto"/>
            <w:noWrap/>
            <w:vAlign w:val="bottom"/>
            <w:hideMark/>
          </w:tcPr>
          <w:p w14:paraId="21F1FCD6"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5B7D6692"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0</w:t>
            </w:r>
          </w:p>
        </w:tc>
        <w:tc>
          <w:tcPr>
            <w:tcW w:w="655" w:type="dxa"/>
            <w:tcBorders>
              <w:top w:val="nil"/>
              <w:left w:val="nil"/>
              <w:bottom w:val="single" w:sz="8" w:space="0" w:color="auto"/>
              <w:right w:val="single" w:sz="8" w:space="0" w:color="auto"/>
            </w:tcBorders>
            <w:shd w:val="clear" w:color="auto" w:fill="auto"/>
            <w:noWrap/>
            <w:vAlign w:val="bottom"/>
            <w:hideMark/>
          </w:tcPr>
          <w:p w14:paraId="74D4DE28" w14:textId="77777777" w:rsidR="00954F98" w:rsidRPr="00EB4CF7" w:rsidRDefault="00954F98" w:rsidP="00A760AA">
            <w:pPr>
              <w:jc w:val="center"/>
              <w:rPr>
                <w:color w:val="000000"/>
                <w:sz w:val="18"/>
                <w:szCs w:val="18"/>
              </w:rPr>
            </w:pPr>
            <w:r w:rsidRPr="00EB4CF7">
              <w:rPr>
                <w:color w:val="000000"/>
                <w:sz w:val="18"/>
                <w:szCs w:val="18"/>
              </w:rPr>
              <w:t>2</w:t>
            </w:r>
          </w:p>
        </w:tc>
        <w:tc>
          <w:tcPr>
            <w:tcW w:w="703" w:type="dxa"/>
            <w:tcBorders>
              <w:top w:val="nil"/>
              <w:left w:val="nil"/>
              <w:bottom w:val="single" w:sz="8" w:space="0" w:color="auto"/>
              <w:right w:val="single" w:sz="8" w:space="0" w:color="auto"/>
            </w:tcBorders>
            <w:shd w:val="clear" w:color="auto" w:fill="auto"/>
            <w:noWrap/>
            <w:vAlign w:val="bottom"/>
            <w:hideMark/>
          </w:tcPr>
          <w:p w14:paraId="255B8CAF"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w:t>
            </w:r>
          </w:p>
        </w:tc>
      </w:tr>
      <w:tr w:rsidR="00954F98" w:rsidRPr="00EB4CF7" w14:paraId="5C91CFE9" w14:textId="77777777" w:rsidTr="00A760AA">
        <w:trPr>
          <w:trHeight w:val="495"/>
          <w:jc w:val="center"/>
        </w:trPr>
        <w:tc>
          <w:tcPr>
            <w:tcW w:w="2260" w:type="dxa"/>
            <w:tcBorders>
              <w:top w:val="nil"/>
              <w:left w:val="single" w:sz="8" w:space="0" w:color="auto"/>
              <w:bottom w:val="single" w:sz="8" w:space="0" w:color="auto"/>
              <w:right w:val="single" w:sz="8" w:space="0" w:color="auto"/>
            </w:tcBorders>
            <w:shd w:val="clear" w:color="auto" w:fill="auto"/>
            <w:vAlign w:val="center"/>
            <w:hideMark/>
          </w:tcPr>
          <w:p w14:paraId="2166A953" w14:textId="77777777" w:rsidR="00954F98" w:rsidRPr="00EB4CF7" w:rsidRDefault="00954F98" w:rsidP="00A760AA">
            <w:pPr>
              <w:rPr>
                <w:b/>
                <w:bCs/>
                <w:color w:val="000000"/>
                <w:sz w:val="18"/>
                <w:szCs w:val="18"/>
              </w:rPr>
            </w:pPr>
            <w:r w:rsidRPr="00EB4CF7">
              <w:rPr>
                <w:b/>
                <w:bCs/>
                <w:color w:val="000000"/>
                <w:sz w:val="18"/>
                <w:szCs w:val="18"/>
              </w:rPr>
              <w:t>TOTAL PERSONNEL MEDICAL</w:t>
            </w:r>
          </w:p>
        </w:tc>
        <w:tc>
          <w:tcPr>
            <w:tcW w:w="622" w:type="dxa"/>
            <w:tcBorders>
              <w:top w:val="nil"/>
              <w:left w:val="nil"/>
              <w:bottom w:val="single" w:sz="8" w:space="0" w:color="auto"/>
              <w:right w:val="single" w:sz="8" w:space="0" w:color="auto"/>
            </w:tcBorders>
            <w:shd w:val="clear" w:color="auto" w:fill="auto"/>
            <w:noWrap/>
            <w:vAlign w:val="center"/>
            <w:hideMark/>
          </w:tcPr>
          <w:p w14:paraId="7A7A95F6" w14:textId="77777777" w:rsidR="00954F98" w:rsidRPr="00EB4CF7" w:rsidRDefault="00954F98" w:rsidP="00A760AA">
            <w:pPr>
              <w:jc w:val="center"/>
              <w:rPr>
                <w:b/>
                <w:bCs/>
                <w:color w:val="000000"/>
              </w:rPr>
            </w:pPr>
            <w:r w:rsidRPr="00EB4CF7">
              <w:rPr>
                <w:b/>
                <w:bCs/>
                <w:color w:val="000000"/>
              </w:rPr>
              <w:t>13</w:t>
            </w:r>
          </w:p>
        </w:tc>
        <w:tc>
          <w:tcPr>
            <w:tcW w:w="655" w:type="dxa"/>
            <w:tcBorders>
              <w:top w:val="nil"/>
              <w:left w:val="nil"/>
              <w:bottom w:val="single" w:sz="8" w:space="0" w:color="auto"/>
              <w:right w:val="single" w:sz="8" w:space="0" w:color="auto"/>
            </w:tcBorders>
            <w:shd w:val="clear" w:color="auto" w:fill="auto"/>
            <w:noWrap/>
            <w:vAlign w:val="center"/>
            <w:hideMark/>
          </w:tcPr>
          <w:p w14:paraId="4BD80324" w14:textId="77777777" w:rsidR="00954F98" w:rsidRPr="00EB4CF7" w:rsidRDefault="00954F98" w:rsidP="00A760AA">
            <w:pPr>
              <w:jc w:val="center"/>
              <w:rPr>
                <w:b/>
                <w:bCs/>
                <w:color w:val="000000"/>
              </w:rPr>
            </w:pPr>
            <w:r w:rsidRPr="00EB4CF7">
              <w:rPr>
                <w:b/>
                <w:bCs/>
                <w:color w:val="000000"/>
              </w:rPr>
              <w:t>9</w:t>
            </w:r>
          </w:p>
        </w:tc>
        <w:tc>
          <w:tcPr>
            <w:tcW w:w="703" w:type="dxa"/>
            <w:tcBorders>
              <w:top w:val="nil"/>
              <w:left w:val="nil"/>
              <w:bottom w:val="single" w:sz="8" w:space="0" w:color="auto"/>
              <w:right w:val="single" w:sz="8" w:space="0" w:color="auto"/>
            </w:tcBorders>
            <w:shd w:val="clear" w:color="auto" w:fill="auto"/>
            <w:noWrap/>
            <w:vAlign w:val="center"/>
            <w:hideMark/>
          </w:tcPr>
          <w:p w14:paraId="38FD50D3" w14:textId="77777777" w:rsidR="00954F98" w:rsidRPr="00EB4CF7" w:rsidRDefault="00954F98" w:rsidP="00A760AA">
            <w:pPr>
              <w:jc w:val="center"/>
              <w:rPr>
                <w:b/>
                <w:bCs/>
                <w:color w:val="000000"/>
              </w:rPr>
            </w:pPr>
            <w:r w:rsidRPr="00EB4CF7">
              <w:rPr>
                <w:b/>
                <w:bCs/>
                <w:color w:val="000000"/>
              </w:rPr>
              <w:t>22</w:t>
            </w:r>
          </w:p>
        </w:tc>
        <w:tc>
          <w:tcPr>
            <w:tcW w:w="622" w:type="dxa"/>
            <w:tcBorders>
              <w:top w:val="nil"/>
              <w:left w:val="nil"/>
              <w:bottom w:val="single" w:sz="8" w:space="0" w:color="auto"/>
              <w:right w:val="single" w:sz="8" w:space="0" w:color="auto"/>
            </w:tcBorders>
            <w:shd w:val="clear" w:color="auto" w:fill="auto"/>
            <w:noWrap/>
            <w:vAlign w:val="center"/>
            <w:hideMark/>
          </w:tcPr>
          <w:p w14:paraId="691272D6"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center"/>
            <w:hideMark/>
          </w:tcPr>
          <w:p w14:paraId="03CC60D3" w14:textId="77777777" w:rsidR="00954F98" w:rsidRPr="00EB4CF7" w:rsidRDefault="00954F98" w:rsidP="00A760AA">
            <w:pPr>
              <w:jc w:val="center"/>
              <w:rPr>
                <w:b/>
                <w:bCs/>
                <w:color w:val="000000"/>
              </w:rPr>
            </w:pPr>
            <w:r w:rsidRPr="00EB4CF7">
              <w:rPr>
                <w:b/>
                <w:bCs/>
                <w:color w:val="000000"/>
              </w:rPr>
              <w:t>60</w:t>
            </w:r>
          </w:p>
        </w:tc>
        <w:tc>
          <w:tcPr>
            <w:tcW w:w="703" w:type="dxa"/>
            <w:tcBorders>
              <w:top w:val="nil"/>
              <w:left w:val="nil"/>
              <w:bottom w:val="single" w:sz="8" w:space="0" w:color="auto"/>
              <w:right w:val="single" w:sz="8" w:space="0" w:color="auto"/>
            </w:tcBorders>
            <w:shd w:val="clear" w:color="auto" w:fill="auto"/>
            <w:noWrap/>
            <w:vAlign w:val="center"/>
            <w:hideMark/>
          </w:tcPr>
          <w:p w14:paraId="52AB3367"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center"/>
            <w:hideMark/>
          </w:tcPr>
          <w:p w14:paraId="0CDFCB77" w14:textId="77777777" w:rsidR="00954F98" w:rsidRPr="00EB4CF7" w:rsidRDefault="00954F98" w:rsidP="00A760AA">
            <w:pPr>
              <w:jc w:val="center"/>
              <w:rPr>
                <w:b/>
                <w:bCs/>
                <w:color w:val="000000"/>
              </w:rPr>
            </w:pPr>
            <w:r w:rsidRPr="00EB4CF7">
              <w:rPr>
                <w:b/>
                <w:bCs/>
                <w:color w:val="000000"/>
              </w:rPr>
              <w:t>13</w:t>
            </w:r>
          </w:p>
        </w:tc>
        <w:tc>
          <w:tcPr>
            <w:tcW w:w="655" w:type="dxa"/>
            <w:tcBorders>
              <w:top w:val="nil"/>
              <w:left w:val="nil"/>
              <w:bottom w:val="single" w:sz="8" w:space="0" w:color="auto"/>
              <w:right w:val="single" w:sz="8" w:space="0" w:color="auto"/>
            </w:tcBorders>
            <w:shd w:val="clear" w:color="auto" w:fill="auto"/>
            <w:noWrap/>
            <w:vAlign w:val="center"/>
            <w:hideMark/>
          </w:tcPr>
          <w:p w14:paraId="008D4DEE" w14:textId="77777777" w:rsidR="00954F98" w:rsidRPr="00EB4CF7" w:rsidRDefault="00954F98" w:rsidP="00A760AA">
            <w:pPr>
              <w:jc w:val="center"/>
              <w:rPr>
                <w:b/>
                <w:bCs/>
                <w:color w:val="000000"/>
              </w:rPr>
            </w:pPr>
            <w:r w:rsidRPr="00EB4CF7">
              <w:rPr>
                <w:b/>
                <w:bCs/>
                <w:color w:val="000000"/>
              </w:rPr>
              <w:t>69</w:t>
            </w:r>
          </w:p>
        </w:tc>
        <w:tc>
          <w:tcPr>
            <w:tcW w:w="703" w:type="dxa"/>
            <w:tcBorders>
              <w:top w:val="nil"/>
              <w:left w:val="nil"/>
              <w:bottom w:val="single" w:sz="8" w:space="0" w:color="auto"/>
              <w:right w:val="single" w:sz="8" w:space="0" w:color="auto"/>
            </w:tcBorders>
            <w:shd w:val="clear" w:color="auto" w:fill="auto"/>
            <w:noWrap/>
            <w:vAlign w:val="center"/>
            <w:hideMark/>
          </w:tcPr>
          <w:p w14:paraId="47F351B1" w14:textId="77777777" w:rsidR="00954F98" w:rsidRPr="00EB4CF7" w:rsidRDefault="00954F98" w:rsidP="00A760AA">
            <w:pPr>
              <w:jc w:val="center"/>
              <w:rPr>
                <w:b/>
                <w:bCs/>
                <w:color w:val="000000"/>
              </w:rPr>
            </w:pPr>
            <w:r w:rsidRPr="00EB4CF7">
              <w:rPr>
                <w:b/>
                <w:bCs/>
                <w:color w:val="000000"/>
              </w:rPr>
              <w:t>82</w:t>
            </w:r>
          </w:p>
        </w:tc>
      </w:tr>
      <w:tr w:rsidR="00954F98" w:rsidRPr="00EB4CF7" w14:paraId="714BB8A3"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60E2166D" w14:textId="77777777" w:rsidR="00954F98" w:rsidRPr="00EB4CF7" w:rsidRDefault="00954F98" w:rsidP="00A760AA">
            <w:pPr>
              <w:rPr>
                <w:color w:val="000000"/>
                <w:sz w:val="18"/>
                <w:szCs w:val="18"/>
              </w:rPr>
            </w:pPr>
            <w:r w:rsidRPr="00EB4CF7">
              <w:rPr>
                <w:color w:val="000000"/>
                <w:sz w:val="18"/>
                <w:szCs w:val="18"/>
              </w:rPr>
              <w:t>Techniciens de laboratoire</w:t>
            </w:r>
          </w:p>
        </w:tc>
        <w:tc>
          <w:tcPr>
            <w:tcW w:w="622" w:type="dxa"/>
            <w:tcBorders>
              <w:top w:val="nil"/>
              <w:left w:val="nil"/>
              <w:bottom w:val="single" w:sz="8" w:space="0" w:color="auto"/>
              <w:right w:val="single" w:sz="8" w:space="0" w:color="auto"/>
            </w:tcBorders>
            <w:shd w:val="clear" w:color="auto" w:fill="auto"/>
            <w:noWrap/>
            <w:vAlign w:val="bottom"/>
            <w:hideMark/>
          </w:tcPr>
          <w:p w14:paraId="5C834C4E" w14:textId="77777777" w:rsidR="00954F98" w:rsidRPr="00EB4CF7" w:rsidRDefault="00954F98" w:rsidP="00A760AA">
            <w:pPr>
              <w:jc w:val="center"/>
              <w:rPr>
                <w:color w:val="000000"/>
                <w:sz w:val="18"/>
                <w:szCs w:val="18"/>
              </w:rPr>
            </w:pPr>
            <w:r w:rsidRPr="00EB4CF7">
              <w:rPr>
                <w:color w:val="000000"/>
                <w:sz w:val="18"/>
                <w:szCs w:val="18"/>
              </w:rPr>
              <w:t>2</w:t>
            </w:r>
          </w:p>
        </w:tc>
        <w:tc>
          <w:tcPr>
            <w:tcW w:w="655" w:type="dxa"/>
            <w:tcBorders>
              <w:top w:val="nil"/>
              <w:left w:val="nil"/>
              <w:bottom w:val="single" w:sz="8" w:space="0" w:color="auto"/>
              <w:right w:val="single" w:sz="8" w:space="0" w:color="auto"/>
            </w:tcBorders>
            <w:shd w:val="clear" w:color="auto" w:fill="auto"/>
            <w:noWrap/>
            <w:vAlign w:val="bottom"/>
            <w:hideMark/>
          </w:tcPr>
          <w:p w14:paraId="34133E14" w14:textId="77777777" w:rsidR="00954F98" w:rsidRPr="00EB4CF7" w:rsidRDefault="00954F98" w:rsidP="00A760AA">
            <w:pPr>
              <w:jc w:val="center"/>
              <w:rPr>
                <w:color w:val="000000"/>
                <w:sz w:val="18"/>
                <w:szCs w:val="18"/>
              </w:rPr>
            </w:pPr>
            <w:r w:rsidRPr="00EB4CF7">
              <w:rPr>
                <w:color w:val="000000"/>
                <w:sz w:val="18"/>
                <w:szCs w:val="18"/>
              </w:rPr>
              <w:t>4</w:t>
            </w:r>
          </w:p>
        </w:tc>
        <w:tc>
          <w:tcPr>
            <w:tcW w:w="703" w:type="dxa"/>
            <w:tcBorders>
              <w:top w:val="nil"/>
              <w:left w:val="nil"/>
              <w:bottom w:val="single" w:sz="8" w:space="0" w:color="auto"/>
              <w:right w:val="single" w:sz="8" w:space="0" w:color="auto"/>
            </w:tcBorders>
            <w:shd w:val="clear" w:color="auto" w:fill="auto"/>
            <w:noWrap/>
            <w:vAlign w:val="bottom"/>
            <w:hideMark/>
          </w:tcPr>
          <w:p w14:paraId="614154C3" w14:textId="77777777" w:rsidR="00954F98" w:rsidRPr="00EB4CF7" w:rsidRDefault="00954F98" w:rsidP="00A760AA">
            <w:pPr>
              <w:jc w:val="center"/>
              <w:rPr>
                <w:color w:val="000000"/>
                <w:sz w:val="18"/>
                <w:szCs w:val="18"/>
              </w:rPr>
            </w:pPr>
            <w:r w:rsidRPr="00EB4CF7">
              <w:rPr>
                <w:color w:val="000000"/>
                <w:sz w:val="18"/>
                <w:szCs w:val="18"/>
              </w:rPr>
              <w:t>6</w:t>
            </w:r>
          </w:p>
        </w:tc>
        <w:tc>
          <w:tcPr>
            <w:tcW w:w="622" w:type="dxa"/>
            <w:tcBorders>
              <w:top w:val="nil"/>
              <w:left w:val="nil"/>
              <w:bottom w:val="single" w:sz="8" w:space="0" w:color="auto"/>
              <w:right w:val="single" w:sz="8" w:space="0" w:color="auto"/>
            </w:tcBorders>
            <w:shd w:val="clear" w:color="auto" w:fill="auto"/>
            <w:noWrap/>
            <w:vAlign w:val="bottom"/>
            <w:hideMark/>
          </w:tcPr>
          <w:p w14:paraId="225DB254"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7F8F1328" w14:textId="77777777" w:rsidR="00954F98" w:rsidRPr="00EB4CF7" w:rsidRDefault="00954F98" w:rsidP="00A760AA">
            <w:pPr>
              <w:jc w:val="center"/>
              <w:rPr>
                <w:color w:val="000000"/>
                <w:sz w:val="18"/>
                <w:szCs w:val="18"/>
              </w:rPr>
            </w:pPr>
            <w:r w:rsidRPr="00EB4CF7">
              <w:rPr>
                <w:color w:val="000000"/>
                <w:sz w:val="18"/>
                <w:szCs w:val="18"/>
              </w:rPr>
              <w:t>46</w:t>
            </w:r>
          </w:p>
        </w:tc>
        <w:tc>
          <w:tcPr>
            <w:tcW w:w="703" w:type="dxa"/>
            <w:tcBorders>
              <w:top w:val="nil"/>
              <w:left w:val="nil"/>
              <w:bottom w:val="single" w:sz="8" w:space="0" w:color="auto"/>
              <w:right w:val="single" w:sz="8" w:space="0" w:color="auto"/>
            </w:tcBorders>
            <w:shd w:val="clear" w:color="auto" w:fill="auto"/>
            <w:noWrap/>
            <w:vAlign w:val="bottom"/>
            <w:hideMark/>
          </w:tcPr>
          <w:p w14:paraId="2EDEF326"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3A22B7F8"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w:t>
            </w:r>
          </w:p>
        </w:tc>
        <w:tc>
          <w:tcPr>
            <w:tcW w:w="655" w:type="dxa"/>
            <w:tcBorders>
              <w:top w:val="nil"/>
              <w:left w:val="nil"/>
              <w:bottom w:val="single" w:sz="8" w:space="0" w:color="auto"/>
              <w:right w:val="single" w:sz="8" w:space="0" w:color="auto"/>
            </w:tcBorders>
            <w:shd w:val="clear" w:color="auto" w:fill="auto"/>
            <w:noWrap/>
            <w:vAlign w:val="bottom"/>
            <w:hideMark/>
          </w:tcPr>
          <w:p w14:paraId="60F883A7" w14:textId="77777777" w:rsidR="00954F98" w:rsidRPr="00EB4CF7" w:rsidRDefault="00954F98" w:rsidP="00A760AA">
            <w:pPr>
              <w:jc w:val="center"/>
              <w:rPr>
                <w:color w:val="000000"/>
                <w:sz w:val="18"/>
                <w:szCs w:val="18"/>
              </w:rPr>
            </w:pPr>
            <w:r w:rsidRPr="00EB4CF7">
              <w:rPr>
                <w:color w:val="000000"/>
                <w:sz w:val="18"/>
                <w:szCs w:val="18"/>
              </w:rPr>
              <w:t>50</w:t>
            </w:r>
          </w:p>
        </w:tc>
        <w:tc>
          <w:tcPr>
            <w:tcW w:w="703" w:type="dxa"/>
            <w:tcBorders>
              <w:top w:val="nil"/>
              <w:left w:val="nil"/>
              <w:bottom w:val="single" w:sz="8" w:space="0" w:color="auto"/>
              <w:right w:val="single" w:sz="8" w:space="0" w:color="auto"/>
            </w:tcBorders>
            <w:shd w:val="clear" w:color="auto" w:fill="auto"/>
            <w:noWrap/>
            <w:vAlign w:val="bottom"/>
            <w:hideMark/>
          </w:tcPr>
          <w:p w14:paraId="38DF8059"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52</w:t>
            </w:r>
          </w:p>
        </w:tc>
      </w:tr>
      <w:tr w:rsidR="00954F98" w:rsidRPr="00EB4CF7" w14:paraId="5873B8B3"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00F72B0C" w14:textId="77777777" w:rsidR="00954F98" w:rsidRPr="00EB4CF7" w:rsidRDefault="00954F98" w:rsidP="00A760AA">
            <w:pPr>
              <w:rPr>
                <w:color w:val="000000"/>
                <w:sz w:val="18"/>
                <w:szCs w:val="18"/>
              </w:rPr>
            </w:pPr>
            <w:r w:rsidRPr="00EB4CF7">
              <w:rPr>
                <w:color w:val="000000"/>
                <w:sz w:val="18"/>
                <w:szCs w:val="18"/>
              </w:rPr>
              <w:t>Techniciens de radiologie</w:t>
            </w:r>
          </w:p>
        </w:tc>
        <w:tc>
          <w:tcPr>
            <w:tcW w:w="622" w:type="dxa"/>
            <w:tcBorders>
              <w:top w:val="nil"/>
              <w:left w:val="nil"/>
              <w:bottom w:val="single" w:sz="8" w:space="0" w:color="auto"/>
              <w:right w:val="single" w:sz="8" w:space="0" w:color="auto"/>
            </w:tcBorders>
            <w:shd w:val="clear" w:color="auto" w:fill="auto"/>
            <w:noWrap/>
            <w:vAlign w:val="bottom"/>
            <w:hideMark/>
          </w:tcPr>
          <w:p w14:paraId="253B1924" w14:textId="77777777" w:rsidR="00954F98" w:rsidRPr="00EB4CF7" w:rsidRDefault="00954F98" w:rsidP="00A760AA">
            <w:pPr>
              <w:jc w:val="center"/>
              <w:rPr>
                <w:color w:val="000000"/>
                <w:sz w:val="18"/>
                <w:szCs w:val="18"/>
              </w:rPr>
            </w:pPr>
            <w:r w:rsidRPr="00EB4CF7">
              <w:rPr>
                <w:color w:val="000000"/>
                <w:sz w:val="18"/>
                <w:szCs w:val="18"/>
              </w:rPr>
              <w:t>2</w:t>
            </w:r>
          </w:p>
        </w:tc>
        <w:tc>
          <w:tcPr>
            <w:tcW w:w="655" w:type="dxa"/>
            <w:tcBorders>
              <w:top w:val="nil"/>
              <w:left w:val="nil"/>
              <w:bottom w:val="single" w:sz="8" w:space="0" w:color="auto"/>
              <w:right w:val="single" w:sz="8" w:space="0" w:color="auto"/>
            </w:tcBorders>
            <w:shd w:val="clear" w:color="auto" w:fill="auto"/>
            <w:noWrap/>
            <w:vAlign w:val="bottom"/>
            <w:hideMark/>
          </w:tcPr>
          <w:p w14:paraId="6740533E" w14:textId="77777777" w:rsidR="00954F98" w:rsidRPr="00EB4CF7" w:rsidRDefault="00954F98" w:rsidP="00A760AA">
            <w:pPr>
              <w:jc w:val="center"/>
              <w:rPr>
                <w:color w:val="000000"/>
                <w:sz w:val="18"/>
                <w:szCs w:val="18"/>
              </w:rPr>
            </w:pPr>
            <w:r w:rsidRPr="00EB4CF7">
              <w:rPr>
                <w:color w:val="000000"/>
                <w:sz w:val="18"/>
                <w:szCs w:val="18"/>
              </w:rPr>
              <w:t>2</w:t>
            </w:r>
          </w:p>
        </w:tc>
        <w:tc>
          <w:tcPr>
            <w:tcW w:w="703" w:type="dxa"/>
            <w:tcBorders>
              <w:top w:val="nil"/>
              <w:left w:val="nil"/>
              <w:bottom w:val="single" w:sz="8" w:space="0" w:color="auto"/>
              <w:right w:val="single" w:sz="8" w:space="0" w:color="auto"/>
            </w:tcBorders>
            <w:shd w:val="clear" w:color="auto" w:fill="auto"/>
            <w:noWrap/>
            <w:vAlign w:val="bottom"/>
            <w:hideMark/>
          </w:tcPr>
          <w:p w14:paraId="29C65CB6" w14:textId="77777777" w:rsidR="00954F98" w:rsidRPr="00EB4CF7" w:rsidRDefault="00954F98" w:rsidP="00A760AA">
            <w:pPr>
              <w:jc w:val="center"/>
              <w:rPr>
                <w:color w:val="000000"/>
                <w:sz w:val="18"/>
                <w:szCs w:val="18"/>
              </w:rPr>
            </w:pPr>
            <w:r w:rsidRPr="00EB4CF7">
              <w:rPr>
                <w:color w:val="000000"/>
                <w:sz w:val="18"/>
                <w:szCs w:val="18"/>
              </w:rPr>
              <w:t>4</w:t>
            </w:r>
          </w:p>
        </w:tc>
        <w:tc>
          <w:tcPr>
            <w:tcW w:w="622" w:type="dxa"/>
            <w:tcBorders>
              <w:top w:val="nil"/>
              <w:left w:val="nil"/>
              <w:bottom w:val="single" w:sz="8" w:space="0" w:color="auto"/>
              <w:right w:val="single" w:sz="8" w:space="0" w:color="auto"/>
            </w:tcBorders>
            <w:shd w:val="clear" w:color="auto" w:fill="auto"/>
            <w:noWrap/>
            <w:vAlign w:val="bottom"/>
            <w:hideMark/>
          </w:tcPr>
          <w:p w14:paraId="39DF728E"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4C3A9384" w14:textId="77777777" w:rsidR="00954F98" w:rsidRPr="00EB4CF7" w:rsidRDefault="00954F98" w:rsidP="00A760AA">
            <w:pPr>
              <w:jc w:val="center"/>
              <w:rPr>
                <w:color w:val="000000"/>
                <w:sz w:val="18"/>
                <w:szCs w:val="18"/>
              </w:rPr>
            </w:pPr>
            <w:r w:rsidRPr="00EB4CF7">
              <w:rPr>
                <w:color w:val="000000"/>
                <w:sz w:val="18"/>
                <w:szCs w:val="18"/>
              </w:rPr>
              <w:t>10</w:t>
            </w:r>
          </w:p>
        </w:tc>
        <w:tc>
          <w:tcPr>
            <w:tcW w:w="703" w:type="dxa"/>
            <w:tcBorders>
              <w:top w:val="nil"/>
              <w:left w:val="nil"/>
              <w:bottom w:val="single" w:sz="8" w:space="0" w:color="auto"/>
              <w:right w:val="single" w:sz="8" w:space="0" w:color="auto"/>
            </w:tcBorders>
            <w:shd w:val="clear" w:color="auto" w:fill="auto"/>
            <w:noWrap/>
            <w:vAlign w:val="bottom"/>
            <w:hideMark/>
          </w:tcPr>
          <w:p w14:paraId="7E3A184D"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15C32AA6"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w:t>
            </w:r>
          </w:p>
        </w:tc>
        <w:tc>
          <w:tcPr>
            <w:tcW w:w="655" w:type="dxa"/>
            <w:tcBorders>
              <w:top w:val="nil"/>
              <w:left w:val="nil"/>
              <w:bottom w:val="single" w:sz="8" w:space="0" w:color="auto"/>
              <w:right w:val="single" w:sz="8" w:space="0" w:color="auto"/>
            </w:tcBorders>
            <w:shd w:val="clear" w:color="auto" w:fill="auto"/>
            <w:noWrap/>
            <w:vAlign w:val="bottom"/>
            <w:hideMark/>
          </w:tcPr>
          <w:p w14:paraId="7B47F2B3" w14:textId="77777777" w:rsidR="00954F98" w:rsidRPr="00EB4CF7" w:rsidRDefault="00954F98" w:rsidP="00A760AA">
            <w:pPr>
              <w:jc w:val="center"/>
              <w:rPr>
                <w:color w:val="000000"/>
                <w:sz w:val="18"/>
                <w:szCs w:val="18"/>
              </w:rPr>
            </w:pPr>
            <w:r w:rsidRPr="00EB4CF7">
              <w:rPr>
                <w:color w:val="000000"/>
                <w:sz w:val="18"/>
                <w:szCs w:val="18"/>
              </w:rPr>
              <w:t>12</w:t>
            </w:r>
          </w:p>
        </w:tc>
        <w:tc>
          <w:tcPr>
            <w:tcW w:w="703" w:type="dxa"/>
            <w:tcBorders>
              <w:top w:val="nil"/>
              <w:left w:val="nil"/>
              <w:bottom w:val="single" w:sz="8" w:space="0" w:color="auto"/>
              <w:right w:val="single" w:sz="8" w:space="0" w:color="auto"/>
            </w:tcBorders>
            <w:shd w:val="clear" w:color="auto" w:fill="auto"/>
            <w:noWrap/>
            <w:vAlign w:val="bottom"/>
            <w:hideMark/>
          </w:tcPr>
          <w:p w14:paraId="1236B969"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14</w:t>
            </w:r>
          </w:p>
        </w:tc>
      </w:tr>
      <w:tr w:rsidR="00954F98" w:rsidRPr="00EB4CF7" w14:paraId="26B65C84"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6A8196C6" w14:textId="77777777" w:rsidR="00954F98" w:rsidRPr="00EB4CF7" w:rsidRDefault="00954F98" w:rsidP="00A760AA">
            <w:pPr>
              <w:rPr>
                <w:color w:val="000000"/>
                <w:sz w:val="18"/>
                <w:szCs w:val="18"/>
              </w:rPr>
            </w:pPr>
            <w:r w:rsidRPr="00EB4CF7">
              <w:rPr>
                <w:color w:val="000000"/>
                <w:sz w:val="18"/>
                <w:szCs w:val="18"/>
              </w:rPr>
              <w:t>Techniciens sanitaires</w:t>
            </w:r>
          </w:p>
        </w:tc>
        <w:tc>
          <w:tcPr>
            <w:tcW w:w="622" w:type="dxa"/>
            <w:tcBorders>
              <w:top w:val="nil"/>
              <w:left w:val="nil"/>
              <w:bottom w:val="single" w:sz="8" w:space="0" w:color="auto"/>
              <w:right w:val="single" w:sz="8" w:space="0" w:color="auto"/>
            </w:tcBorders>
            <w:shd w:val="clear" w:color="auto" w:fill="auto"/>
            <w:noWrap/>
            <w:vAlign w:val="bottom"/>
            <w:hideMark/>
          </w:tcPr>
          <w:p w14:paraId="08820B6A"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7FFCA10B"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703" w:type="dxa"/>
            <w:tcBorders>
              <w:top w:val="nil"/>
              <w:left w:val="nil"/>
              <w:bottom w:val="single" w:sz="8" w:space="0" w:color="auto"/>
              <w:right w:val="single" w:sz="8" w:space="0" w:color="auto"/>
            </w:tcBorders>
            <w:shd w:val="clear" w:color="auto" w:fill="auto"/>
            <w:noWrap/>
            <w:vAlign w:val="bottom"/>
            <w:hideMark/>
          </w:tcPr>
          <w:p w14:paraId="19BB2466" w14:textId="77777777" w:rsidR="00954F98" w:rsidRPr="00EB4CF7" w:rsidRDefault="00954F98" w:rsidP="00A760AA">
            <w:pPr>
              <w:jc w:val="center"/>
              <w:rPr>
                <w:color w:val="000000"/>
                <w:sz w:val="18"/>
                <w:szCs w:val="18"/>
              </w:rPr>
            </w:pPr>
            <w:r w:rsidRPr="00EB4CF7">
              <w:rPr>
                <w:color w:val="000000"/>
                <w:sz w:val="18"/>
                <w:szCs w:val="18"/>
              </w:rPr>
              <w:t>0</w:t>
            </w:r>
          </w:p>
        </w:tc>
        <w:tc>
          <w:tcPr>
            <w:tcW w:w="622" w:type="dxa"/>
            <w:tcBorders>
              <w:top w:val="nil"/>
              <w:left w:val="nil"/>
              <w:bottom w:val="single" w:sz="8" w:space="0" w:color="auto"/>
              <w:right w:val="single" w:sz="8" w:space="0" w:color="auto"/>
            </w:tcBorders>
            <w:shd w:val="clear" w:color="auto" w:fill="auto"/>
            <w:noWrap/>
            <w:vAlign w:val="bottom"/>
            <w:hideMark/>
          </w:tcPr>
          <w:p w14:paraId="3B702B35"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59365509" w14:textId="77777777" w:rsidR="00954F98" w:rsidRPr="00EB4CF7" w:rsidRDefault="00954F98" w:rsidP="00A760AA">
            <w:pPr>
              <w:jc w:val="center"/>
              <w:rPr>
                <w:color w:val="000000"/>
                <w:sz w:val="18"/>
                <w:szCs w:val="18"/>
              </w:rPr>
            </w:pPr>
            <w:r w:rsidRPr="00EB4CF7">
              <w:rPr>
                <w:color w:val="000000"/>
                <w:sz w:val="18"/>
                <w:szCs w:val="18"/>
              </w:rPr>
              <w:t>20</w:t>
            </w:r>
          </w:p>
        </w:tc>
        <w:tc>
          <w:tcPr>
            <w:tcW w:w="703" w:type="dxa"/>
            <w:tcBorders>
              <w:top w:val="nil"/>
              <w:left w:val="nil"/>
              <w:bottom w:val="single" w:sz="8" w:space="0" w:color="auto"/>
              <w:right w:val="single" w:sz="8" w:space="0" w:color="auto"/>
            </w:tcBorders>
            <w:shd w:val="clear" w:color="auto" w:fill="auto"/>
            <w:noWrap/>
            <w:vAlign w:val="bottom"/>
            <w:hideMark/>
          </w:tcPr>
          <w:p w14:paraId="146930BC"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227F5672"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0</w:t>
            </w:r>
          </w:p>
        </w:tc>
        <w:tc>
          <w:tcPr>
            <w:tcW w:w="655" w:type="dxa"/>
            <w:tcBorders>
              <w:top w:val="nil"/>
              <w:left w:val="nil"/>
              <w:bottom w:val="single" w:sz="8" w:space="0" w:color="auto"/>
              <w:right w:val="single" w:sz="8" w:space="0" w:color="auto"/>
            </w:tcBorders>
            <w:shd w:val="clear" w:color="auto" w:fill="auto"/>
            <w:noWrap/>
            <w:vAlign w:val="bottom"/>
            <w:hideMark/>
          </w:tcPr>
          <w:p w14:paraId="0A240518" w14:textId="77777777" w:rsidR="00954F98" w:rsidRPr="00EB4CF7" w:rsidRDefault="00954F98" w:rsidP="00A760AA">
            <w:pPr>
              <w:jc w:val="center"/>
              <w:rPr>
                <w:color w:val="000000"/>
                <w:sz w:val="18"/>
                <w:szCs w:val="18"/>
              </w:rPr>
            </w:pPr>
            <w:r w:rsidRPr="00EB4CF7">
              <w:rPr>
                <w:color w:val="000000"/>
                <w:sz w:val="18"/>
                <w:szCs w:val="18"/>
              </w:rPr>
              <w:t>20</w:t>
            </w:r>
          </w:p>
        </w:tc>
        <w:tc>
          <w:tcPr>
            <w:tcW w:w="703" w:type="dxa"/>
            <w:tcBorders>
              <w:top w:val="nil"/>
              <w:left w:val="nil"/>
              <w:bottom w:val="single" w:sz="8" w:space="0" w:color="auto"/>
              <w:right w:val="single" w:sz="8" w:space="0" w:color="auto"/>
            </w:tcBorders>
            <w:shd w:val="clear" w:color="auto" w:fill="auto"/>
            <w:noWrap/>
            <w:vAlign w:val="bottom"/>
            <w:hideMark/>
          </w:tcPr>
          <w:p w14:paraId="22E42D9B"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20</w:t>
            </w:r>
          </w:p>
        </w:tc>
      </w:tr>
      <w:tr w:rsidR="00954F98" w:rsidRPr="00EB4CF7" w14:paraId="4C9C2169"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3D07F930" w14:textId="77777777" w:rsidR="00954F98" w:rsidRPr="00EB4CF7" w:rsidRDefault="00954F98" w:rsidP="00A760AA">
            <w:pPr>
              <w:rPr>
                <w:color w:val="000000"/>
                <w:sz w:val="18"/>
                <w:szCs w:val="18"/>
              </w:rPr>
            </w:pPr>
            <w:r w:rsidRPr="00EB4CF7">
              <w:rPr>
                <w:color w:val="000000"/>
                <w:sz w:val="18"/>
                <w:szCs w:val="18"/>
              </w:rPr>
              <w:t>Kinésithérapeute</w:t>
            </w:r>
          </w:p>
        </w:tc>
        <w:tc>
          <w:tcPr>
            <w:tcW w:w="622" w:type="dxa"/>
            <w:tcBorders>
              <w:top w:val="nil"/>
              <w:left w:val="nil"/>
              <w:bottom w:val="single" w:sz="8" w:space="0" w:color="auto"/>
              <w:right w:val="single" w:sz="8" w:space="0" w:color="auto"/>
            </w:tcBorders>
            <w:shd w:val="clear" w:color="auto" w:fill="auto"/>
            <w:noWrap/>
            <w:vAlign w:val="bottom"/>
            <w:hideMark/>
          </w:tcPr>
          <w:p w14:paraId="75EF79FB"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7F278053" w14:textId="77777777" w:rsidR="00954F98" w:rsidRPr="00EB4CF7" w:rsidRDefault="00954F98" w:rsidP="00A760AA">
            <w:pPr>
              <w:jc w:val="center"/>
              <w:rPr>
                <w:color w:val="000000"/>
                <w:sz w:val="18"/>
                <w:szCs w:val="18"/>
              </w:rPr>
            </w:pPr>
            <w:r w:rsidRPr="00EB4CF7">
              <w:rPr>
                <w:color w:val="000000"/>
                <w:sz w:val="18"/>
                <w:szCs w:val="18"/>
              </w:rPr>
              <w:t>2</w:t>
            </w:r>
          </w:p>
        </w:tc>
        <w:tc>
          <w:tcPr>
            <w:tcW w:w="703" w:type="dxa"/>
            <w:tcBorders>
              <w:top w:val="nil"/>
              <w:left w:val="nil"/>
              <w:bottom w:val="single" w:sz="8" w:space="0" w:color="auto"/>
              <w:right w:val="single" w:sz="8" w:space="0" w:color="auto"/>
            </w:tcBorders>
            <w:shd w:val="clear" w:color="auto" w:fill="auto"/>
            <w:noWrap/>
            <w:vAlign w:val="bottom"/>
            <w:hideMark/>
          </w:tcPr>
          <w:p w14:paraId="2972F0F5" w14:textId="77777777" w:rsidR="00954F98" w:rsidRPr="00EB4CF7" w:rsidRDefault="00954F98" w:rsidP="00A760AA">
            <w:pPr>
              <w:jc w:val="center"/>
              <w:rPr>
                <w:color w:val="000000"/>
                <w:sz w:val="18"/>
                <w:szCs w:val="18"/>
              </w:rPr>
            </w:pPr>
            <w:r w:rsidRPr="00EB4CF7">
              <w:rPr>
                <w:color w:val="000000"/>
                <w:sz w:val="18"/>
                <w:szCs w:val="18"/>
              </w:rPr>
              <w:t>2</w:t>
            </w:r>
          </w:p>
        </w:tc>
        <w:tc>
          <w:tcPr>
            <w:tcW w:w="622" w:type="dxa"/>
            <w:tcBorders>
              <w:top w:val="nil"/>
              <w:left w:val="nil"/>
              <w:bottom w:val="single" w:sz="8" w:space="0" w:color="auto"/>
              <w:right w:val="single" w:sz="8" w:space="0" w:color="auto"/>
            </w:tcBorders>
            <w:shd w:val="clear" w:color="auto" w:fill="auto"/>
            <w:noWrap/>
            <w:vAlign w:val="bottom"/>
            <w:hideMark/>
          </w:tcPr>
          <w:p w14:paraId="3992A3C5"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49A1A252" w14:textId="77777777" w:rsidR="00954F98" w:rsidRPr="00EB4CF7" w:rsidRDefault="00954F98" w:rsidP="00A760AA">
            <w:pPr>
              <w:jc w:val="center"/>
              <w:rPr>
                <w:color w:val="000000"/>
                <w:sz w:val="18"/>
                <w:szCs w:val="18"/>
              </w:rPr>
            </w:pPr>
            <w:r w:rsidRPr="00EB4CF7">
              <w:rPr>
                <w:color w:val="000000"/>
                <w:sz w:val="18"/>
                <w:szCs w:val="18"/>
              </w:rPr>
              <w:t>4</w:t>
            </w:r>
          </w:p>
        </w:tc>
        <w:tc>
          <w:tcPr>
            <w:tcW w:w="703" w:type="dxa"/>
            <w:tcBorders>
              <w:top w:val="nil"/>
              <w:left w:val="nil"/>
              <w:bottom w:val="single" w:sz="8" w:space="0" w:color="auto"/>
              <w:right w:val="single" w:sz="8" w:space="0" w:color="auto"/>
            </w:tcBorders>
            <w:shd w:val="clear" w:color="auto" w:fill="auto"/>
            <w:noWrap/>
            <w:vAlign w:val="bottom"/>
            <w:hideMark/>
          </w:tcPr>
          <w:p w14:paraId="58DCF0E4"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2F123126"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0</w:t>
            </w:r>
          </w:p>
        </w:tc>
        <w:tc>
          <w:tcPr>
            <w:tcW w:w="655" w:type="dxa"/>
            <w:tcBorders>
              <w:top w:val="nil"/>
              <w:left w:val="nil"/>
              <w:bottom w:val="single" w:sz="8" w:space="0" w:color="auto"/>
              <w:right w:val="single" w:sz="8" w:space="0" w:color="auto"/>
            </w:tcBorders>
            <w:shd w:val="clear" w:color="auto" w:fill="auto"/>
            <w:noWrap/>
            <w:vAlign w:val="bottom"/>
            <w:hideMark/>
          </w:tcPr>
          <w:p w14:paraId="67F43BDE" w14:textId="77777777" w:rsidR="00954F98" w:rsidRPr="00EB4CF7" w:rsidRDefault="00954F98" w:rsidP="00A760AA">
            <w:pPr>
              <w:jc w:val="center"/>
              <w:rPr>
                <w:color w:val="000000"/>
                <w:sz w:val="18"/>
                <w:szCs w:val="18"/>
              </w:rPr>
            </w:pPr>
            <w:r w:rsidRPr="00EB4CF7">
              <w:rPr>
                <w:color w:val="000000"/>
                <w:sz w:val="18"/>
                <w:szCs w:val="18"/>
              </w:rPr>
              <w:t>6</w:t>
            </w:r>
          </w:p>
        </w:tc>
        <w:tc>
          <w:tcPr>
            <w:tcW w:w="703" w:type="dxa"/>
            <w:tcBorders>
              <w:top w:val="nil"/>
              <w:left w:val="nil"/>
              <w:bottom w:val="single" w:sz="8" w:space="0" w:color="auto"/>
              <w:right w:val="single" w:sz="8" w:space="0" w:color="auto"/>
            </w:tcBorders>
            <w:shd w:val="clear" w:color="auto" w:fill="auto"/>
            <w:noWrap/>
            <w:vAlign w:val="bottom"/>
            <w:hideMark/>
          </w:tcPr>
          <w:p w14:paraId="1FA9B547"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6</w:t>
            </w:r>
          </w:p>
        </w:tc>
      </w:tr>
      <w:tr w:rsidR="00954F98" w:rsidRPr="00EB4CF7" w14:paraId="0C853C67"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1CBA90F7" w14:textId="77777777" w:rsidR="00954F98" w:rsidRPr="00EB4CF7" w:rsidRDefault="00954F98" w:rsidP="00A760AA">
            <w:pPr>
              <w:rPr>
                <w:color w:val="000000"/>
                <w:sz w:val="18"/>
                <w:szCs w:val="18"/>
              </w:rPr>
            </w:pPr>
            <w:r w:rsidRPr="00EB4CF7">
              <w:rPr>
                <w:color w:val="000000"/>
                <w:sz w:val="18"/>
                <w:szCs w:val="18"/>
              </w:rPr>
              <w:t>Infirmiers Diplômés d'Etat</w:t>
            </w:r>
          </w:p>
        </w:tc>
        <w:tc>
          <w:tcPr>
            <w:tcW w:w="622" w:type="dxa"/>
            <w:tcBorders>
              <w:top w:val="nil"/>
              <w:left w:val="nil"/>
              <w:bottom w:val="single" w:sz="8" w:space="0" w:color="auto"/>
              <w:right w:val="single" w:sz="8" w:space="0" w:color="auto"/>
            </w:tcBorders>
            <w:shd w:val="clear" w:color="auto" w:fill="auto"/>
            <w:noWrap/>
            <w:vAlign w:val="bottom"/>
            <w:hideMark/>
          </w:tcPr>
          <w:p w14:paraId="3C5802B6" w14:textId="77777777" w:rsidR="00954F98" w:rsidRPr="00EB4CF7" w:rsidRDefault="00954F98" w:rsidP="00A760AA">
            <w:pPr>
              <w:jc w:val="center"/>
              <w:rPr>
                <w:color w:val="000000"/>
                <w:sz w:val="18"/>
                <w:szCs w:val="18"/>
              </w:rPr>
            </w:pPr>
            <w:r w:rsidRPr="00EB4CF7">
              <w:rPr>
                <w:color w:val="000000"/>
                <w:sz w:val="18"/>
                <w:szCs w:val="18"/>
              </w:rPr>
              <w:t>6</w:t>
            </w:r>
          </w:p>
        </w:tc>
        <w:tc>
          <w:tcPr>
            <w:tcW w:w="655" w:type="dxa"/>
            <w:tcBorders>
              <w:top w:val="nil"/>
              <w:left w:val="nil"/>
              <w:bottom w:val="single" w:sz="8" w:space="0" w:color="auto"/>
              <w:right w:val="single" w:sz="8" w:space="0" w:color="auto"/>
            </w:tcBorders>
            <w:shd w:val="clear" w:color="auto" w:fill="auto"/>
            <w:noWrap/>
            <w:vAlign w:val="bottom"/>
            <w:hideMark/>
          </w:tcPr>
          <w:p w14:paraId="176CD5B0" w14:textId="77777777" w:rsidR="00954F98" w:rsidRPr="00EB4CF7" w:rsidRDefault="00954F98" w:rsidP="00A760AA">
            <w:pPr>
              <w:jc w:val="center"/>
              <w:rPr>
                <w:color w:val="000000"/>
                <w:sz w:val="18"/>
                <w:szCs w:val="18"/>
              </w:rPr>
            </w:pPr>
            <w:r w:rsidRPr="00EB4CF7">
              <w:rPr>
                <w:color w:val="000000"/>
                <w:sz w:val="18"/>
                <w:szCs w:val="18"/>
              </w:rPr>
              <w:t>5</w:t>
            </w:r>
          </w:p>
        </w:tc>
        <w:tc>
          <w:tcPr>
            <w:tcW w:w="703" w:type="dxa"/>
            <w:tcBorders>
              <w:top w:val="nil"/>
              <w:left w:val="nil"/>
              <w:bottom w:val="single" w:sz="8" w:space="0" w:color="auto"/>
              <w:right w:val="single" w:sz="8" w:space="0" w:color="auto"/>
            </w:tcBorders>
            <w:shd w:val="clear" w:color="auto" w:fill="auto"/>
            <w:noWrap/>
            <w:vAlign w:val="bottom"/>
            <w:hideMark/>
          </w:tcPr>
          <w:p w14:paraId="454E850C" w14:textId="77777777" w:rsidR="00954F98" w:rsidRPr="00EB4CF7" w:rsidRDefault="00954F98" w:rsidP="00A760AA">
            <w:pPr>
              <w:jc w:val="center"/>
              <w:rPr>
                <w:color w:val="000000"/>
                <w:sz w:val="18"/>
                <w:szCs w:val="18"/>
              </w:rPr>
            </w:pPr>
            <w:r w:rsidRPr="00EB4CF7">
              <w:rPr>
                <w:color w:val="000000"/>
                <w:sz w:val="18"/>
                <w:szCs w:val="18"/>
              </w:rPr>
              <w:t>11</w:t>
            </w:r>
          </w:p>
        </w:tc>
        <w:tc>
          <w:tcPr>
            <w:tcW w:w="622" w:type="dxa"/>
            <w:tcBorders>
              <w:top w:val="nil"/>
              <w:left w:val="nil"/>
              <w:bottom w:val="single" w:sz="8" w:space="0" w:color="auto"/>
              <w:right w:val="single" w:sz="8" w:space="0" w:color="auto"/>
            </w:tcBorders>
            <w:shd w:val="clear" w:color="auto" w:fill="auto"/>
            <w:noWrap/>
            <w:vAlign w:val="bottom"/>
            <w:hideMark/>
          </w:tcPr>
          <w:p w14:paraId="7052FB77"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3A8609D4" w14:textId="77777777" w:rsidR="00954F98" w:rsidRPr="00EB4CF7" w:rsidRDefault="00954F98" w:rsidP="00A760AA">
            <w:pPr>
              <w:jc w:val="center"/>
              <w:rPr>
                <w:color w:val="000000"/>
                <w:sz w:val="18"/>
                <w:szCs w:val="18"/>
              </w:rPr>
            </w:pPr>
            <w:r w:rsidRPr="00EB4CF7">
              <w:rPr>
                <w:color w:val="000000"/>
                <w:sz w:val="18"/>
                <w:szCs w:val="18"/>
              </w:rPr>
              <w:t>247</w:t>
            </w:r>
          </w:p>
        </w:tc>
        <w:tc>
          <w:tcPr>
            <w:tcW w:w="703" w:type="dxa"/>
            <w:tcBorders>
              <w:top w:val="nil"/>
              <w:left w:val="nil"/>
              <w:bottom w:val="single" w:sz="8" w:space="0" w:color="auto"/>
              <w:right w:val="single" w:sz="8" w:space="0" w:color="auto"/>
            </w:tcBorders>
            <w:shd w:val="clear" w:color="auto" w:fill="auto"/>
            <w:noWrap/>
            <w:vAlign w:val="bottom"/>
            <w:hideMark/>
          </w:tcPr>
          <w:p w14:paraId="4333DEC2"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37F5A307"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6</w:t>
            </w:r>
          </w:p>
        </w:tc>
        <w:tc>
          <w:tcPr>
            <w:tcW w:w="655" w:type="dxa"/>
            <w:tcBorders>
              <w:top w:val="nil"/>
              <w:left w:val="nil"/>
              <w:bottom w:val="single" w:sz="8" w:space="0" w:color="auto"/>
              <w:right w:val="single" w:sz="8" w:space="0" w:color="auto"/>
            </w:tcBorders>
            <w:shd w:val="clear" w:color="auto" w:fill="auto"/>
            <w:noWrap/>
            <w:vAlign w:val="bottom"/>
            <w:hideMark/>
          </w:tcPr>
          <w:p w14:paraId="657C0242" w14:textId="77777777" w:rsidR="00954F98" w:rsidRPr="00EB4CF7" w:rsidRDefault="00954F98" w:rsidP="00A760AA">
            <w:pPr>
              <w:jc w:val="center"/>
              <w:rPr>
                <w:color w:val="000000"/>
                <w:sz w:val="18"/>
                <w:szCs w:val="18"/>
              </w:rPr>
            </w:pPr>
            <w:r w:rsidRPr="00EB4CF7">
              <w:rPr>
                <w:color w:val="000000"/>
                <w:sz w:val="18"/>
                <w:szCs w:val="18"/>
              </w:rPr>
              <w:t>252</w:t>
            </w:r>
          </w:p>
        </w:tc>
        <w:tc>
          <w:tcPr>
            <w:tcW w:w="703" w:type="dxa"/>
            <w:tcBorders>
              <w:top w:val="nil"/>
              <w:left w:val="nil"/>
              <w:bottom w:val="single" w:sz="8" w:space="0" w:color="auto"/>
              <w:right w:val="single" w:sz="8" w:space="0" w:color="auto"/>
            </w:tcBorders>
            <w:shd w:val="clear" w:color="auto" w:fill="auto"/>
            <w:noWrap/>
            <w:vAlign w:val="bottom"/>
            <w:hideMark/>
          </w:tcPr>
          <w:p w14:paraId="616F7916"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258</w:t>
            </w:r>
          </w:p>
        </w:tc>
      </w:tr>
      <w:tr w:rsidR="00954F98" w:rsidRPr="00EB4CF7" w14:paraId="003D6713"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6E6AF51C" w14:textId="77777777" w:rsidR="00954F98" w:rsidRPr="00EB4CF7" w:rsidRDefault="00954F98" w:rsidP="00A760AA">
            <w:pPr>
              <w:rPr>
                <w:color w:val="000000"/>
                <w:sz w:val="18"/>
                <w:szCs w:val="18"/>
              </w:rPr>
            </w:pPr>
            <w:r w:rsidRPr="00EB4CF7">
              <w:rPr>
                <w:color w:val="000000"/>
                <w:sz w:val="18"/>
                <w:szCs w:val="18"/>
              </w:rPr>
              <w:t>Infirmiers Brevetés</w:t>
            </w:r>
          </w:p>
        </w:tc>
        <w:tc>
          <w:tcPr>
            <w:tcW w:w="622" w:type="dxa"/>
            <w:tcBorders>
              <w:top w:val="nil"/>
              <w:left w:val="nil"/>
              <w:bottom w:val="single" w:sz="8" w:space="0" w:color="auto"/>
              <w:right w:val="single" w:sz="8" w:space="0" w:color="auto"/>
            </w:tcBorders>
            <w:shd w:val="clear" w:color="auto" w:fill="auto"/>
            <w:noWrap/>
            <w:vAlign w:val="bottom"/>
            <w:hideMark/>
          </w:tcPr>
          <w:p w14:paraId="184A2E22" w14:textId="77777777" w:rsidR="00954F98" w:rsidRPr="00EB4CF7" w:rsidRDefault="00954F98" w:rsidP="00A760AA">
            <w:pPr>
              <w:jc w:val="center"/>
              <w:rPr>
                <w:color w:val="000000"/>
                <w:sz w:val="18"/>
                <w:szCs w:val="18"/>
              </w:rPr>
            </w:pPr>
            <w:r w:rsidRPr="00EB4CF7">
              <w:rPr>
                <w:color w:val="000000"/>
                <w:sz w:val="18"/>
                <w:szCs w:val="18"/>
              </w:rPr>
              <w:t>7</w:t>
            </w:r>
          </w:p>
        </w:tc>
        <w:tc>
          <w:tcPr>
            <w:tcW w:w="655" w:type="dxa"/>
            <w:tcBorders>
              <w:top w:val="nil"/>
              <w:left w:val="nil"/>
              <w:bottom w:val="single" w:sz="8" w:space="0" w:color="auto"/>
              <w:right w:val="single" w:sz="8" w:space="0" w:color="auto"/>
            </w:tcBorders>
            <w:shd w:val="clear" w:color="auto" w:fill="auto"/>
            <w:noWrap/>
            <w:vAlign w:val="bottom"/>
            <w:hideMark/>
          </w:tcPr>
          <w:p w14:paraId="70D884AC" w14:textId="77777777" w:rsidR="00954F98" w:rsidRPr="00EB4CF7" w:rsidRDefault="00954F98" w:rsidP="00A760AA">
            <w:pPr>
              <w:jc w:val="center"/>
              <w:rPr>
                <w:color w:val="000000"/>
                <w:sz w:val="18"/>
                <w:szCs w:val="18"/>
              </w:rPr>
            </w:pPr>
            <w:r w:rsidRPr="00EB4CF7">
              <w:rPr>
                <w:color w:val="000000"/>
                <w:sz w:val="18"/>
                <w:szCs w:val="18"/>
              </w:rPr>
              <w:t>6</w:t>
            </w:r>
          </w:p>
        </w:tc>
        <w:tc>
          <w:tcPr>
            <w:tcW w:w="703" w:type="dxa"/>
            <w:tcBorders>
              <w:top w:val="nil"/>
              <w:left w:val="nil"/>
              <w:bottom w:val="single" w:sz="8" w:space="0" w:color="auto"/>
              <w:right w:val="single" w:sz="8" w:space="0" w:color="auto"/>
            </w:tcBorders>
            <w:shd w:val="clear" w:color="auto" w:fill="auto"/>
            <w:noWrap/>
            <w:vAlign w:val="bottom"/>
            <w:hideMark/>
          </w:tcPr>
          <w:p w14:paraId="3D66AEC6" w14:textId="77777777" w:rsidR="00954F98" w:rsidRPr="00EB4CF7" w:rsidRDefault="00954F98" w:rsidP="00A760AA">
            <w:pPr>
              <w:jc w:val="center"/>
              <w:rPr>
                <w:color w:val="000000"/>
                <w:sz w:val="18"/>
                <w:szCs w:val="18"/>
              </w:rPr>
            </w:pPr>
            <w:r w:rsidRPr="00EB4CF7">
              <w:rPr>
                <w:color w:val="000000"/>
                <w:sz w:val="18"/>
                <w:szCs w:val="18"/>
              </w:rPr>
              <w:t>13</w:t>
            </w:r>
          </w:p>
        </w:tc>
        <w:tc>
          <w:tcPr>
            <w:tcW w:w="622" w:type="dxa"/>
            <w:tcBorders>
              <w:top w:val="nil"/>
              <w:left w:val="nil"/>
              <w:bottom w:val="single" w:sz="8" w:space="0" w:color="auto"/>
              <w:right w:val="single" w:sz="8" w:space="0" w:color="auto"/>
            </w:tcBorders>
            <w:shd w:val="clear" w:color="auto" w:fill="auto"/>
            <w:noWrap/>
            <w:vAlign w:val="bottom"/>
            <w:hideMark/>
          </w:tcPr>
          <w:p w14:paraId="274BB82D"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1EE54C73" w14:textId="77777777" w:rsidR="00954F98" w:rsidRPr="00EB4CF7" w:rsidRDefault="00954F98" w:rsidP="00A760AA">
            <w:pPr>
              <w:jc w:val="center"/>
              <w:rPr>
                <w:color w:val="000000"/>
                <w:sz w:val="18"/>
                <w:szCs w:val="18"/>
              </w:rPr>
            </w:pPr>
            <w:r w:rsidRPr="00EB4CF7">
              <w:rPr>
                <w:color w:val="000000"/>
                <w:sz w:val="18"/>
                <w:szCs w:val="18"/>
              </w:rPr>
              <w:t>480</w:t>
            </w:r>
          </w:p>
        </w:tc>
        <w:tc>
          <w:tcPr>
            <w:tcW w:w="703" w:type="dxa"/>
            <w:tcBorders>
              <w:top w:val="nil"/>
              <w:left w:val="nil"/>
              <w:bottom w:val="single" w:sz="8" w:space="0" w:color="auto"/>
              <w:right w:val="single" w:sz="8" w:space="0" w:color="auto"/>
            </w:tcBorders>
            <w:shd w:val="clear" w:color="auto" w:fill="auto"/>
            <w:noWrap/>
            <w:vAlign w:val="bottom"/>
            <w:hideMark/>
          </w:tcPr>
          <w:p w14:paraId="5DB290CC"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2669C4B8"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7</w:t>
            </w:r>
          </w:p>
        </w:tc>
        <w:tc>
          <w:tcPr>
            <w:tcW w:w="655" w:type="dxa"/>
            <w:tcBorders>
              <w:top w:val="nil"/>
              <w:left w:val="nil"/>
              <w:bottom w:val="single" w:sz="8" w:space="0" w:color="auto"/>
              <w:right w:val="single" w:sz="8" w:space="0" w:color="auto"/>
            </w:tcBorders>
            <w:shd w:val="clear" w:color="auto" w:fill="auto"/>
            <w:noWrap/>
            <w:vAlign w:val="bottom"/>
            <w:hideMark/>
          </w:tcPr>
          <w:p w14:paraId="42AC7BD1" w14:textId="77777777" w:rsidR="00954F98" w:rsidRPr="00EB4CF7" w:rsidRDefault="00954F98" w:rsidP="00A760AA">
            <w:pPr>
              <w:jc w:val="center"/>
              <w:rPr>
                <w:color w:val="000000"/>
                <w:sz w:val="18"/>
                <w:szCs w:val="18"/>
              </w:rPr>
            </w:pPr>
            <w:r w:rsidRPr="00EB4CF7">
              <w:rPr>
                <w:color w:val="000000"/>
                <w:sz w:val="18"/>
                <w:szCs w:val="18"/>
              </w:rPr>
              <w:t>486</w:t>
            </w:r>
          </w:p>
        </w:tc>
        <w:tc>
          <w:tcPr>
            <w:tcW w:w="703" w:type="dxa"/>
            <w:tcBorders>
              <w:top w:val="nil"/>
              <w:left w:val="nil"/>
              <w:bottom w:val="single" w:sz="8" w:space="0" w:color="auto"/>
              <w:right w:val="single" w:sz="8" w:space="0" w:color="auto"/>
            </w:tcBorders>
            <w:shd w:val="clear" w:color="auto" w:fill="auto"/>
            <w:noWrap/>
            <w:vAlign w:val="bottom"/>
            <w:hideMark/>
          </w:tcPr>
          <w:p w14:paraId="6E16EADF"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493</w:t>
            </w:r>
          </w:p>
        </w:tc>
      </w:tr>
      <w:tr w:rsidR="00954F98" w:rsidRPr="00EB4CF7" w14:paraId="680255A0"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4EA7F355" w14:textId="77777777" w:rsidR="00954F98" w:rsidRPr="00EB4CF7" w:rsidRDefault="00954F98" w:rsidP="00A760AA">
            <w:pPr>
              <w:rPr>
                <w:color w:val="000000"/>
                <w:sz w:val="18"/>
                <w:szCs w:val="18"/>
              </w:rPr>
            </w:pPr>
            <w:r w:rsidRPr="00EB4CF7">
              <w:rPr>
                <w:color w:val="000000"/>
                <w:sz w:val="18"/>
                <w:szCs w:val="18"/>
              </w:rPr>
              <w:t>Sages-femmes</w:t>
            </w:r>
          </w:p>
        </w:tc>
        <w:tc>
          <w:tcPr>
            <w:tcW w:w="622" w:type="dxa"/>
            <w:tcBorders>
              <w:top w:val="nil"/>
              <w:left w:val="nil"/>
              <w:bottom w:val="single" w:sz="8" w:space="0" w:color="auto"/>
              <w:right w:val="single" w:sz="8" w:space="0" w:color="auto"/>
            </w:tcBorders>
            <w:shd w:val="clear" w:color="auto" w:fill="auto"/>
            <w:noWrap/>
            <w:vAlign w:val="bottom"/>
            <w:hideMark/>
          </w:tcPr>
          <w:p w14:paraId="1C2EDCE6" w14:textId="77777777" w:rsidR="00954F98" w:rsidRPr="00EB4CF7" w:rsidRDefault="00954F98" w:rsidP="00A760AA">
            <w:pPr>
              <w:jc w:val="center"/>
              <w:rPr>
                <w:color w:val="000000"/>
                <w:sz w:val="18"/>
                <w:szCs w:val="18"/>
              </w:rPr>
            </w:pPr>
            <w:r w:rsidRPr="00EB4CF7">
              <w:rPr>
                <w:color w:val="000000"/>
                <w:sz w:val="18"/>
                <w:szCs w:val="18"/>
              </w:rPr>
              <w:t>6</w:t>
            </w:r>
          </w:p>
        </w:tc>
        <w:tc>
          <w:tcPr>
            <w:tcW w:w="655" w:type="dxa"/>
            <w:tcBorders>
              <w:top w:val="nil"/>
              <w:left w:val="nil"/>
              <w:bottom w:val="single" w:sz="8" w:space="0" w:color="auto"/>
              <w:right w:val="single" w:sz="8" w:space="0" w:color="auto"/>
            </w:tcBorders>
            <w:shd w:val="clear" w:color="auto" w:fill="auto"/>
            <w:noWrap/>
            <w:vAlign w:val="bottom"/>
            <w:hideMark/>
          </w:tcPr>
          <w:p w14:paraId="4CDD1D53" w14:textId="77777777" w:rsidR="00954F98" w:rsidRPr="00EB4CF7" w:rsidRDefault="00954F98" w:rsidP="00A760AA">
            <w:pPr>
              <w:jc w:val="center"/>
              <w:rPr>
                <w:color w:val="000000"/>
                <w:sz w:val="18"/>
                <w:szCs w:val="18"/>
              </w:rPr>
            </w:pPr>
            <w:r w:rsidRPr="00EB4CF7">
              <w:rPr>
                <w:color w:val="000000"/>
                <w:sz w:val="18"/>
                <w:szCs w:val="18"/>
              </w:rPr>
              <w:t>5</w:t>
            </w:r>
          </w:p>
        </w:tc>
        <w:tc>
          <w:tcPr>
            <w:tcW w:w="703" w:type="dxa"/>
            <w:tcBorders>
              <w:top w:val="nil"/>
              <w:left w:val="nil"/>
              <w:bottom w:val="single" w:sz="8" w:space="0" w:color="auto"/>
              <w:right w:val="single" w:sz="8" w:space="0" w:color="auto"/>
            </w:tcBorders>
            <w:shd w:val="clear" w:color="auto" w:fill="auto"/>
            <w:noWrap/>
            <w:vAlign w:val="bottom"/>
            <w:hideMark/>
          </w:tcPr>
          <w:p w14:paraId="59BAD4B7" w14:textId="77777777" w:rsidR="00954F98" w:rsidRPr="00EB4CF7" w:rsidRDefault="00954F98" w:rsidP="00A760AA">
            <w:pPr>
              <w:jc w:val="center"/>
              <w:rPr>
                <w:color w:val="000000"/>
                <w:sz w:val="18"/>
                <w:szCs w:val="18"/>
              </w:rPr>
            </w:pPr>
            <w:r w:rsidRPr="00EB4CF7">
              <w:rPr>
                <w:color w:val="000000"/>
                <w:sz w:val="18"/>
                <w:szCs w:val="18"/>
              </w:rPr>
              <w:t>11</w:t>
            </w:r>
          </w:p>
        </w:tc>
        <w:tc>
          <w:tcPr>
            <w:tcW w:w="622" w:type="dxa"/>
            <w:tcBorders>
              <w:top w:val="nil"/>
              <w:left w:val="nil"/>
              <w:bottom w:val="single" w:sz="8" w:space="0" w:color="auto"/>
              <w:right w:val="single" w:sz="8" w:space="0" w:color="auto"/>
            </w:tcBorders>
            <w:shd w:val="clear" w:color="auto" w:fill="auto"/>
            <w:noWrap/>
            <w:vAlign w:val="bottom"/>
            <w:hideMark/>
          </w:tcPr>
          <w:p w14:paraId="6F7F48F8"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011F3FCB" w14:textId="77777777" w:rsidR="00954F98" w:rsidRPr="00EB4CF7" w:rsidRDefault="00954F98" w:rsidP="00A760AA">
            <w:pPr>
              <w:jc w:val="center"/>
              <w:rPr>
                <w:color w:val="000000"/>
                <w:sz w:val="18"/>
                <w:szCs w:val="18"/>
              </w:rPr>
            </w:pPr>
            <w:r w:rsidRPr="00EB4CF7">
              <w:rPr>
                <w:color w:val="000000"/>
                <w:sz w:val="18"/>
                <w:szCs w:val="18"/>
              </w:rPr>
              <w:t>206</w:t>
            </w:r>
          </w:p>
        </w:tc>
        <w:tc>
          <w:tcPr>
            <w:tcW w:w="703" w:type="dxa"/>
            <w:tcBorders>
              <w:top w:val="nil"/>
              <w:left w:val="nil"/>
              <w:bottom w:val="single" w:sz="8" w:space="0" w:color="auto"/>
              <w:right w:val="single" w:sz="8" w:space="0" w:color="auto"/>
            </w:tcBorders>
            <w:shd w:val="clear" w:color="auto" w:fill="auto"/>
            <w:noWrap/>
            <w:vAlign w:val="bottom"/>
            <w:hideMark/>
          </w:tcPr>
          <w:p w14:paraId="26DEFF3A"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53F21B8D"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6</w:t>
            </w:r>
          </w:p>
        </w:tc>
        <w:tc>
          <w:tcPr>
            <w:tcW w:w="655" w:type="dxa"/>
            <w:tcBorders>
              <w:top w:val="nil"/>
              <w:left w:val="nil"/>
              <w:bottom w:val="single" w:sz="8" w:space="0" w:color="auto"/>
              <w:right w:val="single" w:sz="8" w:space="0" w:color="auto"/>
            </w:tcBorders>
            <w:shd w:val="clear" w:color="auto" w:fill="auto"/>
            <w:noWrap/>
            <w:vAlign w:val="bottom"/>
            <w:hideMark/>
          </w:tcPr>
          <w:p w14:paraId="0A17E082" w14:textId="77777777" w:rsidR="00954F98" w:rsidRPr="00EB4CF7" w:rsidRDefault="00954F98" w:rsidP="00A760AA">
            <w:pPr>
              <w:jc w:val="center"/>
              <w:rPr>
                <w:color w:val="000000"/>
                <w:sz w:val="18"/>
                <w:szCs w:val="18"/>
              </w:rPr>
            </w:pPr>
            <w:r w:rsidRPr="00EB4CF7">
              <w:rPr>
                <w:color w:val="000000"/>
                <w:sz w:val="18"/>
                <w:szCs w:val="18"/>
              </w:rPr>
              <w:t>211</w:t>
            </w:r>
          </w:p>
        </w:tc>
        <w:tc>
          <w:tcPr>
            <w:tcW w:w="703" w:type="dxa"/>
            <w:tcBorders>
              <w:top w:val="nil"/>
              <w:left w:val="nil"/>
              <w:bottom w:val="single" w:sz="8" w:space="0" w:color="auto"/>
              <w:right w:val="single" w:sz="8" w:space="0" w:color="auto"/>
            </w:tcBorders>
            <w:shd w:val="clear" w:color="auto" w:fill="auto"/>
            <w:noWrap/>
            <w:vAlign w:val="bottom"/>
            <w:hideMark/>
          </w:tcPr>
          <w:p w14:paraId="510C82CA"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217</w:t>
            </w:r>
          </w:p>
        </w:tc>
      </w:tr>
      <w:tr w:rsidR="00954F98" w:rsidRPr="00EB4CF7" w14:paraId="6EE14BEF"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3C9BB796" w14:textId="77777777" w:rsidR="00954F98" w:rsidRPr="00EB4CF7" w:rsidRDefault="00954F98" w:rsidP="00A760AA">
            <w:pPr>
              <w:rPr>
                <w:color w:val="000000"/>
                <w:sz w:val="18"/>
                <w:szCs w:val="18"/>
              </w:rPr>
            </w:pPr>
            <w:r w:rsidRPr="00EB4CF7">
              <w:rPr>
                <w:color w:val="000000"/>
                <w:sz w:val="18"/>
                <w:szCs w:val="18"/>
              </w:rPr>
              <w:t>Aides-soignantes</w:t>
            </w:r>
          </w:p>
        </w:tc>
        <w:tc>
          <w:tcPr>
            <w:tcW w:w="622" w:type="dxa"/>
            <w:tcBorders>
              <w:top w:val="nil"/>
              <w:left w:val="nil"/>
              <w:bottom w:val="single" w:sz="8" w:space="0" w:color="auto"/>
              <w:right w:val="single" w:sz="8" w:space="0" w:color="auto"/>
            </w:tcBorders>
            <w:shd w:val="clear" w:color="auto" w:fill="auto"/>
            <w:noWrap/>
            <w:vAlign w:val="bottom"/>
            <w:hideMark/>
          </w:tcPr>
          <w:p w14:paraId="3CDED4E0"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4B9977FB"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703" w:type="dxa"/>
            <w:tcBorders>
              <w:top w:val="nil"/>
              <w:left w:val="nil"/>
              <w:bottom w:val="single" w:sz="8" w:space="0" w:color="auto"/>
              <w:right w:val="single" w:sz="8" w:space="0" w:color="auto"/>
            </w:tcBorders>
            <w:shd w:val="clear" w:color="auto" w:fill="auto"/>
            <w:noWrap/>
            <w:vAlign w:val="bottom"/>
            <w:hideMark/>
          </w:tcPr>
          <w:p w14:paraId="599CB385" w14:textId="77777777" w:rsidR="00954F98" w:rsidRPr="00EB4CF7" w:rsidRDefault="00954F98" w:rsidP="00A760AA">
            <w:pPr>
              <w:jc w:val="center"/>
              <w:rPr>
                <w:color w:val="000000"/>
                <w:sz w:val="18"/>
                <w:szCs w:val="18"/>
              </w:rPr>
            </w:pPr>
            <w:r w:rsidRPr="00EB4CF7">
              <w:rPr>
                <w:color w:val="000000"/>
                <w:sz w:val="18"/>
                <w:szCs w:val="18"/>
              </w:rPr>
              <w:t>0</w:t>
            </w:r>
          </w:p>
        </w:tc>
        <w:tc>
          <w:tcPr>
            <w:tcW w:w="622" w:type="dxa"/>
            <w:tcBorders>
              <w:top w:val="nil"/>
              <w:left w:val="nil"/>
              <w:bottom w:val="single" w:sz="8" w:space="0" w:color="auto"/>
              <w:right w:val="single" w:sz="8" w:space="0" w:color="auto"/>
            </w:tcBorders>
            <w:shd w:val="clear" w:color="auto" w:fill="auto"/>
            <w:noWrap/>
            <w:vAlign w:val="bottom"/>
            <w:hideMark/>
          </w:tcPr>
          <w:p w14:paraId="6B9FDF43"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6F450765" w14:textId="77777777" w:rsidR="00954F98" w:rsidRPr="00EB4CF7" w:rsidRDefault="00954F98" w:rsidP="00A760AA">
            <w:pPr>
              <w:jc w:val="center"/>
              <w:rPr>
                <w:color w:val="000000"/>
                <w:sz w:val="18"/>
                <w:szCs w:val="18"/>
              </w:rPr>
            </w:pPr>
            <w:r w:rsidRPr="00EB4CF7">
              <w:rPr>
                <w:color w:val="000000"/>
                <w:sz w:val="18"/>
                <w:szCs w:val="18"/>
              </w:rPr>
              <w:t>55</w:t>
            </w:r>
          </w:p>
        </w:tc>
        <w:tc>
          <w:tcPr>
            <w:tcW w:w="703" w:type="dxa"/>
            <w:tcBorders>
              <w:top w:val="nil"/>
              <w:left w:val="nil"/>
              <w:bottom w:val="single" w:sz="8" w:space="0" w:color="auto"/>
              <w:right w:val="single" w:sz="8" w:space="0" w:color="auto"/>
            </w:tcBorders>
            <w:shd w:val="clear" w:color="auto" w:fill="auto"/>
            <w:noWrap/>
            <w:vAlign w:val="bottom"/>
            <w:hideMark/>
          </w:tcPr>
          <w:p w14:paraId="4639A9D9"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2D35C2EC"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0</w:t>
            </w:r>
          </w:p>
        </w:tc>
        <w:tc>
          <w:tcPr>
            <w:tcW w:w="655" w:type="dxa"/>
            <w:tcBorders>
              <w:top w:val="nil"/>
              <w:left w:val="nil"/>
              <w:bottom w:val="single" w:sz="8" w:space="0" w:color="auto"/>
              <w:right w:val="single" w:sz="8" w:space="0" w:color="auto"/>
            </w:tcBorders>
            <w:shd w:val="clear" w:color="auto" w:fill="auto"/>
            <w:noWrap/>
            <w:vAlign w:val="bottom"/>
            <w:hideMark/>
          </w:tcPr>
          <w:p w14:paraId="0283B074" w14:textId="77777777" w:rsidR="00954F98" w:rsidRPr="00EB4CF7" w:rsidRDefault="00954F98" w:rsidP="00A760AA">
            <w:pPr>
              <w:jc w:val="center"/>
              <w:rPr>
                <w:color w:val="000000"/>
                <w:sz w:val="18"/>
                <w:szCs w:val="18"/>
              </w:rPr>
            </w:pPr>
            <w:r w:rsidRPr="00EB4CF7">
              <w:rPr>
                <w:color w:val="000000"/>
                <w:sz w:val="18"/>
                <w:szCs w:val="18"/>
              </w:rPr>
              <w:t>55</w:t>
            </w:r>
          </w:p>
        </w:tc>
        <w:tc>
          <w:tcPr>
            <w:tcW w:w="703" w:type="dxa"/>
            <w:tcBorders>
              <w:top w:val="nil"/>
              <w:left w:val="nil"/>
              <w:bottom w:val="single" w:sz="8" w:space="0" w:color="auto"/>
              <w:right w:val="single" w:sz="8" w:space="0" w:color="auto"/>
            </w:tcBorders>
            <w:shd w:val="clear" w:color="auto" w:fill="auto"/>
            <w:noWrap/>
            <w:vAlign w:val="bottom"/>
            <w:hideMark/>
          </w:tcPr>
          <w:p w14:paraId="11150804"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55</w:t>
            </w:r>
          </w:p>
        </w:tc>
      </w:tr>
      <w:tr w:rsidR="00954F98" w:rsidRPr="00EB4CF7" w14:paraId="26800531" w14:textId="77777777" w:rsidTr="00A760AA">
        <w:trPr>
          <w:trHeight w:val="315"/>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542AEF6F" w14:textId="77777777" w:rsidR="00954F98" w:rsidRPr="00EB4CF7" w:rsidRDefault="00954F98" w:rsidP="00A760AA">
            <w:pPr>
              <w:rPr>
                <w:color w:val="000000"/>
                <w:sz w:val="18"/>
                <w:szCs w:val="18"/>
              </w:rPr>
            </w:pPr>
            <w:r w:rsidRPr="00EB4CF7">
              <w:rPr>
                <w:color w:val="000000"/>
                <w:sz w:val="18"/>
                <w:szCs w:val="18"/>
              </w:rPr>
              <w:t>Autres personnel médical</w:t>
            </w:r>
          </w:p>
        </w:tc>
        <w:tc>
          <w:tcPr>
            <w:tcW w:w="622" w:type="dxa"/>
            <w:tcBorders>
              <w:top w:val="nil"/>
              <w:left w:val="nil"/>
              <w:bottom w:val="single" w:sz="8" w:space="0" w:color="auto"/>
              <w:right w:val="single" w:sz="8" w:space="0" w:color="auto"/>
            </w:tcBorders>
            <w:shd w:val="clear" w:color="auto" w:fill="auto"/>
            <w:noWrap/>
            <w:vAlign w:val="bottom"/>
            <w:hideMark/>
          </w:tcPr>
          <w:p w14:paraId="0E30467A" w14:textId="77777777" w:rsidR="00954F98" w:rsidRPr="00EB4CF7" w:rsidRDefault="00954F98" w:rsidP="00A760AA">
            <w:pPr>
              <w:jc w:val="center"/>
              <w:rPr>
                <w:color w:val="000000"/>
                <w:sz w:val="18"/>
                <w:szCs w:val="18"/>
              </w:rPr>
            </w:pPr>
            <w:r w:rsidRPr="00EB4CF7">
              <w:rPr>
                <w:color w:val="000000"/>
                <w:sz w:val="18"/>
                <w:szCs w:val="18"/>
              </w:rPr>
              <w:t>1</w:t>
            </w:r>
          </w:p>
        </w:tc>
        <w:tc>
          <w:tcPr>
            <w:tcW w:w="655" w:type="dxa"/>
            <w:tcBorders>
              <w:top w:val="nil"/>
              <w:left w:val="nil"/>
              <w:bottom w:val="single" w:sz="8" w:space="0" w:color="auto"/>
              <w:right w:val="single" w:sz="8" w:space="0" w:color="auto"/>
            </w:tcBorders>
            <w:shd w:val="clear" w:color="auto" w:fill="auto"/>
            <w:noWrap/>
            <w:vAlign w:val="bottom"/>
            <w:hideMark/>
          </w:tcPr>
          <w:p w14:paraId="6D0C5EEE" w14:textId="77777777" w:rsidR="00954F98" w:rsidRPr="00EB4CF7" w:rsidRDefault="00954F98" w:rsidP="00A760AA">
            <w:pPr>
              <w:jc w:val="center"/>
              <w:rPr>
                <w:color w:val="000000"/>
                <w:sz w:val="18"/>
                <w:szCs w:val="18"/>
              </w:rPr>
            </w:pPr>
            <w:r w:rsidRPr="00EB4CF7">
              <w:rPr>
                <w:color w:val="000000"/>
                <w:sz w:val="18"/>
                <w:szCs w:val="18"/>
              </w:rPr>
              <w:t>4</w:t>
            </w:r>
          </w:p>
        </w:tc>
        <w:tc>
          <w:tcPr>
            <w:tcW w:w="703" w:type="dxa"/>
            <w:tcBorders>
              <w:top w:val="nil"/>
              <w:left w:val="nil"/>
              <w:bottom w:val="single" w:sz="8" w:space="0" w:color="auto"/>
              <w:right w:val="single" w:sz="8" w:space="0" w:color="auto"/>
            </w:tcBorders>
            <w:shd w:val="clear" w:color="auto" w:fill="auto"/>
            <w:noWrap/>
            <w:vAlign w:val="bottom"/>
            <w:hideMark/>
          </w:tcPr>
          <w:p w14:paraId="0EA2BB89" w14:textId="77777777" w:rsidR="00954F98" w:rsidRPr="00EB4CF7" w:rsidRDefault="00954F98" w:rsidP="00A760AA">
            <w:pPr>
              <w:jc w:val="center"/>
              <w:rPr>
                <w:color w:val="000000"/>
                <w:sz w:val="18"/>
                <w:szCs w:val="18"/>
              </w:rPr>
            </w:pPr>
            <w:r w:rsidRPr="00EB4CF7">
              <w:rPr>
                <w:color w:val="000000"/>
                <w:sz w:val="18"/>
                <w:szCs w:val="18"/>
              </w:rPr>
              <w:t>5</w:t>
            </w:r>
          </w:p>
        </w:tc>
        <w:tc>
          <w:tcPr>
            <w:tcW w:w="622" w:type="dxa"/>
            <w:tcBorders>
              <w:top w:val="nil"/>
              <w:left w:val="nil"/>
              <w:bottom w:val="single" w:sz="8" w:space="0" w:color="auto"/>
              <w:right w:val="single" w:sz="8" w:space="0" w:color="auto"/>
            </w:tcBorders>
            <w:shd w:val="clear" w:color="auto" w:fill="auto"/>
            <w:noWrap/>
            <w:vAlign w:val="bottom"/>
            <w:hideMark/>
          </w:tcPr>
          <w:p w14:paraId="14013FFA"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bottom"/>
            <w:hideMark/>
          </w:tcPr>
          <w:p w14:paraId="0F001F0F" w14:textId="77777777" w:rsidR="00954F98" w:rsidRPr="00EB4CF7" w:rsidRDefault="00954F98" w:rsidP="00A760AA">
            <w:pPr>
              <w:jc w:val="center"/>
              <w:rPr>
                <w:color w:val="000000"/>
                <w:sz w:val="18"/>
                <w:szCs w:val="18"/>
              </w:rPr>
            </w:pPr>
            <w:r w:rsidRPr="00EB4CF7">
              <w:rPr>
                <w:color w:val="000000"/>
                <w:sz w:val="18"/>
                <w:szCs w:val="18"/>
              </w:rPr>
              <w:t>10</w:t>
            </w:r>
          </w:p>
        </w:tc>
        <w:tc>
          <w:tcPr>
            <w:tcW w:w="703" w:type="dxa"/>
            <w:tcBorders>
              <w:top w:val="nil"/>
              <w:left w:val="nil"/>
              <w:bottom w:val="single" w:sz="8" w:space="0" w:color="auto"/>
              <w:right w:val="single" w:sz="8" w:space="0" w:color="auto"/>
            </w:tcBorders>
            <w:shd w:val="clear" w:color="auto" w:fill="auto"/>
            <w:noWrap/>
            <w:vAlign w:val="bottom"/>
            <w:hideMark/>
          </w:tcPr>
          <w:p w14:paraId="12B42FA2"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bottom"/>
            <w:hideMark/>
          </w:tcPr>
          <w:p w14:paraId="259421A3"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w:t>
            </w:r>
          </w:p>
        </w:tc>
        <w:tc>
          <w:tcPr>
            <w:tcW w:w="655" w:type="dxa"/>
            <w:tcBorders>
              <w:top w:val="nil"/>
              <w:left w:val="nil"/>
              <w:bottom w:val="single" w:sz="8" w:space="0" w:color="auto"/>
              <w:right w:val="single" w:sz="8" w:space="0" w:color="auto"/>
            </w:tcBorders>
            <w:shd w:val="clear" w:color="auto" w:fill="auto"/>
            <w:noWrap/>
            <w:vAlign w:val="bottom"/>
            <w:hideMark/>
          </w:tcPr>
          <w:p w14:paraId="3EDB1E24" w14:textId="77777777" w:rsidR="00954F98" w:rsidRPr="00EB4CF7" w:rsidRDefault="00954F98" w:rsidP="00A760AA">
            <w:pPr>
              <w:jc w:val="center"/>
              <w:rPr>
                <w:color w:val="000000"/>
                <w:sz w:val="18"/>
                <w:szCs w:val="18"/>
              </w:rPr>
            </w:pPr>
            <w:r w:rsidRPr="00EB4CF7">
              <w:rPr>
                <w:color w:val="000000"/>
                <w:sz w:val="18"/>
                <w:szCs w:val="18"/>
              </w:rPr>
              <w:t>14</w:t>
            </w:r>
          </w:p>
        </w:tc>
        <w:tc>
          <w:tcPr>
            <w:tcW w:w="703" w:type="dxa"/>
            <w:tcBorders>
              <w:top w:val="nil"/>
              <w:left w:val="nil"/>
              <w:bottom w:val="single" w:sz="8" w:space="0" w:color="auto"/>
              <w:right w:val="single" w:sz="8" w:space="0" w:color="auto"/>
            </w:tcBorders>
            <w:shd w:val="clear" w:color="auto" w:fill="auto"/>
            <w:noWrap/>
            <w:vAlign w:val="bottom"/>
            <w:hideMark/>
          </w:tcPr>
          <w:p w14:paraId="77202032"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15</w:t>
            </w:r>
          </w:p>
        </w:tc>
      </w:tr>
      <w:tr w:rsidR="00954F98" w:rsidRPr="00EB4CF7" w14:paraId="69674D32" w14:textId="77777777" w:rsidTr="00A760AA">
        <w:trPr>
          <w:trHeight w:val="495"/>
          <w:jc w:val="center"/>
        </w:trPr>
        <w:tc>
          <w:tcPr>
            <w:tcW w:w="2260" w:type="dxa"/>
            <w:tcBorders>
              <w:top w:val="nil"/>
              <w:left w:val="single" w:sz="8" w:space="0" w:color="auto"/>
              <w:bottom w:val="single" w:sz="8" w:space="0" w:color="auto"/>
              <w:right w:val="single" w:sz="8" w:space="0" w:color="auto"/>
            </w:tcBorders>
            <w:shd w:val="clear" w:color="auto" w:fill="auto"/>
            <w:vAlign w:val="center"/>
            <w:hideMark/>
          </w:tcPr>
          <w:p w14:paraId="1853F95A" w14:textId="77777777" w:rsidR="00954F98" w:rsidRPr="00EB4CF7" w:rsidRDefault="00954F98" w:rsidP="00A760AA">
            <w:pPr>
              <w:rPr>
                <w:b/>
                <w:bCs/>
                <w:color w:val="000000"/>
                <w:sz w:val="18"/>
                <w:szCs w:val="18"/>
              </w:rPr>
            </w:pPr>
            <w:r w:rsidRPr="00EB4CF7">
              <w:rPr>
                <w:b/>
                <w:bCs/>
                <w:color w:val="000000"/>
                <w:sz w:val="18"/>
                <w:szCs w:val="18"/>
              </w:rPr>
              <w:t>TOTAL PERSONNEL PARAMEDICAL</w:t>
            </w:r>
          </w:p>
        </w:tc>
        <w:tc>
          <w:tcPr>
            <w:tcW w:w="622" w:type="dxa"/>
            <w:tcBorders>
              <w:top w:val="nil"/>
              <w:left w:val="nil"/>
              <w:bottom w:val="single" w:sz="8" w:space="0" w:color="auto"/>
              <w:right w:val="single" w:sz="8" w:space="0" w:color="auto"/>
            </w:tcBorders>
            <w:shd w:val="clear" w:color="auto" w:fill="auto"/>
            <w:noWrap/>
            <w:vAlign w:val="center"/>
            <w:hideMark/>
          </w:tcPr>
          <w:p w14:paraId="6891AF49" w14:textId="77777777" w:rsidR="00954F98" w:rsidRPr="00EB4CF7" w:rsidRDefault="00954F98" w:rsidP="00A760AA">
            <w:pPr>
              <w:jc w:val="center"/>
              <w:rPr>
                <w:b/>
                <w:bCs/>
                <w:color w:val="000000"/>
              </w:rPr>
            </w:pPr>
            <w:r w:rsidRPr="00EB4CF7">
              <w:rPr>
                <w:b/>
                <w:bCs/>
                <w:color w:val="000000"/>
              </w:rPr>
              <w:t>24</w:t>
            </w:r>
          </w:p>
        </w:tc>
        <w:tc>
          <w:tcPr>
            <w:tcW w:w="655" w:type="dxa"/>
            <w:tcBorders>
              <w:top w:val="nil"/>
              <w:left w:val="nil"/>
              <w:bottom w:val="single" w:sz="8" w:space="0" w:color="auto"/>
              <w:right w:val="single" w:sz="8" w:space="0" w:color="auto"/>
            </w:tcBorders>
            <w:shd w:val="clear" w:color="auto" w:fill="auto"/>
            <w:noWrap/>
            <w:vAlign w:val="center"/>
            <w:hideMark/>
          </w:tcPr>
          <w:p w14:paraId="37FE6933" w14:textId="77777777" w:rsidR="00954F98" w:rsidRPr="00EB4CF7" w:rsidRDefault="00954F98" w:rsidP="00A760AA">
            <w:pPr>
              <w:jc w:val="center"/>
              <w:rPr>
                <w:b/>
                <w:bCs/>
                <w:color w:val="000000"/>
              </w:rPr>
            </w:pPr>
            <w:r w:rsidRPr="00EB4CF7">
              <w:rPr>
                <w:b/>
                <w:bCs/>
                <w:color w:val="000000"/>
              </w:rPr>
              <w:t>28</w:t>
            </w:r>
          </w:p>
        </w:tc>
        <w:tc>
          <w:tcPr>
            <w:tcW w:w="703" w:type="dxa"/>
            <w:tcBorders>
              <w:top w:val="nil"/>
              <w:left w:val="nil"/>
              <w:bottom w:val="single" w:sz="8" w:space="0" w:color="auto"/>
              <w:right w:val="single" w:sz="8" w:space="0" w:color="auto"/>
            </w:tcBorders>
            <w:shd w:val="clear" w:color="auto" w:fill="auto"/>
            <w:noWrap/>
            <w:vAlign w:val="center"/>
            <w:hideMark/>
          </w:tcPr>
          <w:p w14:paraId="36168FA9" w14:textId="77777777" w:rsidR="00954F98" w:rsidRPr="00EB4CF7" w:rsidRDefault="00954F98" w:rsidP="00A760AA">
            <w:pPr>
              <w:jc w:val="center"/>
              <w:rPr>
                <w:b/>
                <w:bCs/>
                <w:color w:val="000000"/>
              </w:rPr>
            </w:pPr>
            <w:r w:rsidRPr="00EB4CF7">
              <w:rPr>
                <w:b/>
                <w:bCs/>
                <w:color w:val="000000"/>
              </w:rPr>
              <w:t>52</w:t>
            </w:r>
          </w:p>
        </w:tc>
        <w:tc>
          <w:tcPr>
            <w:tcW w:w="622" w:type="dxa"/>
            <w:tcBorders>
              <w:top w:val="nil"/>
              <w:left w:val="nil"/>
              <w:bottom w:val="single" w:sz="8" w:space="0" w:color="auto"/>
              <w:right w:val="single" w:sz="8" w:space="0" w:color="auto"/>
            </w:tcBorders>
            <w:shd w:val="clear" w:color="auto" w:fill="auto"/>
            <w:noWrap/>
            <w:vAlign w:val="center"/>
            <w:hideMark/>
          </w:tcPr>
          <w:p w14:paraId="1A9220D6"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center"/>
            <w:hideMark/>
          </w:tcPr>
          <w:p w14:paraId="73026E6E" w14:textId="77777777" w:rsidR="00954F98" w:rsidRPr="00EB4CF7" w:rsidRDefault="00954F98" w:rsidP="00A760AA">
            <w:pPr>
              <w:jc w:val="center"/>
              <w:rPr>
                <w:b/>
                <w:bCs/>
                <w:color w:val="000000"/>
              </w:rPr>
            </w:pPr>
            <w:r w:rsidRPr="00EB4CF7">
              <w:rPr>
                <w:b/>
                <w:bCs/>
                <w:color w:val="000000"/>
              </w:rPr>
              <w:t>1078</w:t>
            </w:r>
          </w:p>
        </w:tc>
        <w:tc>
          <w:tcPr>
            <w:tcW w:w="703" w:type="dxa"/>
            <w:tcBorders>
              <w:top w:val="nil"/>
              <w:left w:val="nil"/>
              <w:bottom w:val="single" w:sz="8" w:space="0" w:color="auto"/>
              <w:right w:val="single" w:sz="8" w:space="0" w:color="auto"/>
            </w:tcBorders>
            <w:shd w:val="clear" w:color="auto" w:fill="auto"/>
            <w:noWrap/>
            <w:vAlign w:val="center"/>
            <w:hideMark/>
          </w:tcPr>
          <w:p w14:paraId="3F53771C"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center"/>
            <w:hideMark/>
          </w:tcPr>
          <w:p w14:paraId="000D3E79" w14:textId="77777777" w:rsidR="00954F98" w:rsidRPr="00EB4CF7" w:rsidRDefault="00954F98" w:rsidP="00A760AA">
            <w:pPr>
              <w:jc w:val="center"/>
              <w:rPr>
                <w:b/>
                <w:bCs/>
                <w:color w:val="000000"/>
              </w:rPr>
            </w:pPr>
            <w:r w:rsidRPr="00EB4CF7">
              <w:rPr>
                <w:b/>
                <w:bCs/>
                <w:color w:val="000000"/>
              </w:rPr>
              <w:t>24</w:t>
            </w:r>
          </w:p>
        </w:tc>
        <w:tc>
          <w:tcPr>
            <w:tcW w:w="655" w:type="dxa"/>
            <w:tcBorders>
              <w:top w:val="nil"/>
              <w:left w:val="nil"/>
              <w:bottom w:val="single" w:sz="8" w:space="0" w:color="auto"/>
              <w:right w:val="single" w:sz="8" w:space="0" w:color="auto"/>
            </w:tcBorders>
            <w:shd w:val="clear" w:color="auto" w:fill="auto"/>
            <w:noWrap/>
            <w:vAlign w:val="center"/>
            <w:hideMark/>
          </w:tcPr>
          <w:p w14:paraId="17225E82" w14:textId="77777777" w:rsidR="00954F98" w:rsidRPr="00EB4CF7" w:rsidRDefault="00954F98" w:rsidP="00A760AA">
            <w:pPr>
              <w:jc w:val="center"/>
              <w:rPr>
                <w:b/>
                <w:bCs/>
                <w:color w:val="000000"/>
              </w:rPr>
            </w:pPr>
            <w:r w:rsidRPr="00EB4CF7">
              <w:rPr>
                <w:b/>
                <w:bCs/>
                <w:color w:val="000000"/>
              </w:rPr>
              <w:t>1106</w:t>
            </w:r>
          </w:p>
        </w:tc>
        <w:tc>
          <w:tcPr>
            <w:tcW w:w="703" w:type="dxa"/>
            <w:tcBorders>
              <w:top w:val="nil"/>
              <w:left w:val="nil"/>
              <w:bottom w:val="single" w:sz="8" w:space="0" w:color="auto"/>
              <w:right w:val="single" w:sz="8" w:space="0" w:color="auto"/>
            </w:tcBorders>
            <w:shd w:val="clear" w:color="auto" w:fill="auto"/>
            <w:noWrap/>
            <w:vAlign w:val="center"/>
            <w:hideMark/>
          </w:tcPr>
          <w:p w14:paraId="1C905DB3" w14:textId="77777777" w:rsidR="00954F98" w:rsidRPr="00EB4CF7" w:rsidRDefault="00954F98" w:rsidP="00A760AA">
            <w:pPr>
              <w:jc w:val="center"/>
              <w:rPr>
                <w:b/>
                <w:bCs/>
                <w:color w:val="000000"/>
              </w:rPr>
            </w:pPr>
            <w:r w:rsidRPr="00EB4CF7">
              <w:rPr>
                <w:b/>
                <w:bCs/>
                <w:color w:val="000000"/>
              </w:rPr>
              <w:t>1130</w:t>
            </w:r>
          </w:p>
        </w:tc>
      </w:tr>
      <w:tr w:rsidR="00954F98" w:rsidRPr="00EB4CF7" w14:paraId="4D9FC93D" w14:textId="77777777" w:rsidTr="00A760AA">
        <w:trPr>
          <w:trHeight w:val="495"/>
          <w:jc w:val="center"/>
        </w:trPr>
        <w:tc>
          <w:tcPr>
            <w:tcW w:w="2260" w:type="dxa"/>
            <w:tcBorders>
              <w:top w:val="nil"/>
              <w:left w:val="single" w:sz="8" w:space="0" w:color="auto"/>
              <w:bottom w:val="single" w:sz="8" w:space="0" w:color="auto"/>
              <w:right w:val="single" w:sz="8" w:space="0" w:color="auto"/>
            </w:tcBorders>
            <w:shd w:val="clear" w:color="auto" w:fill="auto"/>
            <w:vAlign w:val="center"/>
            <w:hideMark/>
          </w:tcPr>
          <w:p w14:paraId="3B09757E" w14:textId="77777777" w:rsidR="00954F98" w:rsidRPr="00EB4CF7" w:rsidRDefault="00954F98" w:rsidP="00A760AA">
            <w:pPr>
              <w:rPr>
                <w:b/>
                <w:bCs/>
                <w:color w:val="000000"/>
                <w:sz w:val="18"/>
                <w:szCs w:val="18"/>
              </w:rPr>
            </w:pPr>
            <w:r w:rsidRPr="00EB4CF7">
              <w:rPr>
                <w:b/>
                <w:bCs/>
                <w:color w:val="000000"/>
                <w:sz w:val="18"/>
                <w:szCs w:val="18"/>
              </w:rPr>
              <w:t>TOTAL PERSONNEL ADMINISTRATIF</w:t>
            </w:r>
          </w:p>
        </w:tc>
        <w:tc>
          <w:tcPr>
            <w:tcW w:w="622" w:type="dxa"/>
            <w:tcBorders>
              <w:top w:val="nil"/>
              <w:left w:val="nil"/>
              <w:bottom w:val="single" w:sz="8" w:space="0" w:color="auto"/>
              <w:right w:val="single" w:sz="8" w:space="0" w:color="auto"/>
            </w:tcBorders>
            <w:shd w:val="clear" w:color="auto" w:fill="auto"/>
            <w:noWrap/>
            <w:vAlign w:val="center"/>
            <w:hideMark/>
          </w:tcPr>
          <w:p w14:paraId="74ED460D" w14:textId="77777777" w:rsidR="00954F98" w:rsidRPr="00EB4CF7" w:rsidRDefault="00954F98" w:rsidP="00A760AA">
            <w:pPr>
              <w:jc w:val="center"/>
              <w:rPr>
                <w:b/>
                <w:bCs/>
                <w:color w:val="000000"/>
                <w:sz w:val="18"/>
                <w:szCs w:val="18"/>
              </w:rPr>
            </w:pPr>
            <w:r w:rsidRPr="00EB4CF7">
              <w:rPr>
                <w:b/>
                <w:bCs/>
                <w:color w:val="000000"/>
                <w:sz w:val="18"/>
                <w:szCs w:val="18"/>
              </w:rPr>
              <w:t>18</w:t>
            </w:r>
          </w:p>
        </w:tc>
        <w:tc>
          <w:tcPr>
            <w:tcW w:w="655" w:type="dxa"/>
            <w:tcBorders>
              <w:top w:val="nil"/>
              <w:left w:val="nil"/>
              <w:bottom w:val="single" w:sz="8" w:space="0" w:color="auto"/>
              <w:right w:val="single" w:sz="8" w:space="0" w:color="auto"/>
            </w:tcBorders>
            <w:shd w:val="clear" w:color="auto" w:fill="auto"/>
            <w:noWrap/>
            <w:vAlign w:val="center"/>
            <w:hideMark/>
          </w:tcPr>
          <w:p w14:paraId="4DA55469" w14:textId="77777777" w:rsidR="00954F98" w:rsidRPr="00EB4CF7" w:rsidRDefault="00954F98" w:rsidP="00A760AA">
            <w:pPr>
              <w:jc w:val="center"/>
              <w:rPr>
                <w:b/>
                <w:bCs/>
                <w:color w:val="000000"/>
                <w:sz w:val="18"/>
                <w:szCs w:val="18"/>
              </w:rPr>
            </w:pPr>
            <w:r w:rsidRPr="00EB4CF7">
              <w:rPr>
                <w:b/>
                <w:bCs/>
                <w:color w:val="000000"/>
                <w:sz w:val="18"/>
                <w:szCs w:val="18"/>
              </w:rPr>
              <w:t>0</w:t>
            </w:r>
          </w:p>
        </w:tc>
        <w:tc>
          <w:tcPr>
            <w:tcW w:w="703" w:type="dxa"/>
            <w:tcBorders>
              <w:top w:val="nil"/>
              <w:left w:val="nil"/>
              <w:bottom w:val="single" w:sz="8" w:space="0" w:color="auto"/>
              <w:right w:val="single" w:sz="8" w:space="0" w:color="auto"/>
            </w:tcBorders>
            <w:shd w:val="clear" w:color="auto" w:fill="auto"/>
            <w:noWrap/>
            <w:vAlign w:val="center"/>
            <w:hideMark/>
          </w:tcPr>
          <w:p w14:paraId="5AA42B5E" w14:textId="77777777" w:rsidR="00954F98" w:rsidRPr="00EB4CF7" w:rsidRDefault="00954F98" w:rsidP="00A760AA">
            <w:pPr>
              <w:jc w:val="center"/>
              <w:rPr>
                <w:color w:val="000000"/>
                <w:sz w:val="18"/>
                <w:szCs w:val="18"/>
              </w:rPr>
            </w:pPr>
            <w:r w:rsidRPr="00EB4CF7">
              <w:rPr>
                <w:color w:val="000000"/>
                <w:sz w:val="18"/>
                <w:szCs w:val="18"/>
              </w:rPr>
              <w:t>18</w:t>
            </w:r>
          </w:p>
        </w:tc>
        <w:tc>
          <w:tcPr>
            <w:tcW w:w="622" w:type="dxa"/>
            <w:tcBorders>
              <w:top w:val="nil"/>
              <w:left w:val="nil"/>
              <w:bottom w:val="single" w:sz="8" w:space="0" w:color="auto"/>
              <w:right w:val="single" w:sz="8" w:space="0" w:color="auto"/>
            </w:tcBorders>
            <w:shd w:val="clear" w:color="auto" w:fill="auto"/>
            <w:noWrap/>
            <w:vAlign w:val="center"/>
            <w:hideMark/>
          </w:tcPr>
          <w:p w14:paraId="67208C37"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center"/>
            <w:hideMark/>
          </w:tcPr>
          <w:p w14:paraId="66AFF65D" w14:textId="77777777" w:rsidR="00954F98" w:rsidRPr="00EB4CF7" w:rsidRDefault="00954F98" w:rsidP="00A760AA">
            <w:pPr>
              <w:jc w:val="center"/>
              <w:rPr>
                <w:color w:val="000000"/>
                <w:sz w:val="18"/>
                <w:szCs w:val="18"/>
              </w:rPr>
            </w:pPr>
            <w:r w:rsidRPr="00EB4CF7">
              <w:rPr>
                <w:color w:val="000000"/>
                <w:sz w:val="18"/>
                <w:szCs w:val="18"/>
              </w:rPr>
              <w:t>16</w:t>
            </w:r>
          </w:p>
        </w:tc>
        <w:tc>
          <w:tcPr>
            <w:tcW w:w="703" w:type="dxa"/>
            <w:tcBorders>
              <w:top w:val="nil"/>
              <w:left w:val="nil"/>
              <w:bottom w:val="single" w:sz="8" w:space="0" w:color="auto"/>
              <w:right w:val="single" w:sz="8" w:space="0" w:color="auto"/>
            </w:tcBorders>
            <w:shd w:val="clear" w:color="auto" w:fill="auto"/>
            <w:noWrap/>
            <w:vAlign w:val="center"/>
            <w:hideMark/>
          </w:tcPr>
          <w:p w14:paraId="078B4C91"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center"/>
            <w:hideMark/>
          </w:tcPr>
          <w:p w14:paraId="0605170B"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18</w:t>
            </w:r>
          </w:p>
        </w:tc>
        <w:tc>
          <w:tcPr>
            <w:tcW w:w="655" w:type="dxa"/>
            <w:tcBorders>
              <w:top w:val="nil"/>
              <w:left w:val="nil"/>
              <w:bottom w:val="single" w:sz="8" w:space="0" w:color="auto"/>
              <w:right w:val="single" w:sz="8" w:space="0" w:color="auto"/>
            </w:tcBorders>
            <w:shd w:val="clear" w:color="auto" w:fill="auto"/>
            <w:noWrap/>
            <w:vAlign w:val="center"/>
            <w:hideMark/>
          </w:tcPr>
          <w:p w14:paraId="0C51B599" w14:textId="77777777" w:rsidR="00954F98" w:rsidRPr="00EB4CF7" w:rsidRDefault="00954F98" w:rsidP="00A760AA">
            <w:pPr>
              <w:jc w:val="center"/>
              <w:rPr>
                <w:color w:val="000000"/>
                <w:sz w:val="18"/>
                <w:szCs w:val="18"/>
              </w:rPr>
            </w:pPr>
            <w:r w:rsidRPr="00EB4CF7">
              <w:rPr>
                <w:color w:val="000000"/>
                <w:sz w:val="18"/>
                <w:szCs w:val="18"/>
              </w:rPr>
              <w:t>16</w:t>
            </w:r>
          </w:p>
        </w:tc>
        <w:tc>
          <w:tcPr>
            <w:tcW w:w="703" w:type="dxa"/>
            <w:tcBorders>
              <w:top w:val="nil"/>
              <w:left w:val="nil"/>
              <w:bottom w:val="single" w:sz="8" w:space="0" w:color="auto"/>
              <w:right w:val="single" w:sz="8" w:space="0" w:color="auto"/>
            </w:tcBorders>
            <w:shd w:val="clear" w:color="auto" w:fill="auto"/>
            <w:noWrap/>
            <w:vAlign w:val="center"/>
            <w:hideMark/>
          </w:tcPr>
          <w:p w14:paraId="35B075B1" w14:textId="77777777" w:rsidR="00954F98" w:rsidRPr="00EB4CF7" w:rsidRDefault="00954F98" w:rsidP="00A760AA">
            <w:pPr>
              <w:jc w:val="center"/>
              <w:rPr>
                <w:rFonts w:ascii="Calibri" w:hAnsi="Calibri"/>
                <w:color w:val="000000"/>
                <w:sz w:val="22"/>
                <w:szCs w:val="22"/>
              </w:rPr>
            </w:pPr>
            <w:r w:rsidRPr="00EB4CF7">
              <w:rPr>
                <w:rFonts w:ascii="Calibri" w:hAnsi="Calibri"/>
                <w:color w:val="000000"/>
                <w:sz w:val="22"/>
                <w:szCs w:val="22"/>
              </w:rPr>
              <w:t>34</w:t>
            </w:r>
          </w:p>
        </w:tc>
      </w:tr>
      <w:tr w:rsidR="00954F98" w:rsidRPr="00EB4CF7" w14:paraId="4576058C" w14:textId="77777777" w:rsidTr="00A760AA">
        <w:trPr>
          <w:trHeight w:val="330"/>
          <w:jc w:val="center"/>
        </w:trPr>
        <w:tc>
          <w:tcPr>
            <w:tcW w:w="2260" w:type="dxa"/>
            <w:tcBorders>
              <w:top w:val="nil"/>
              <w:left w:val="single" w:sz="8" w:space="0" w:color="auto"/>
              <w:bottom w:val="single" w:sz="8" w:space="0" w:color="auto"/>
              <w:right w:val="single" w:sz="8" w:space="0" w:color="auto"/>
            </w:tcBorders>
            <w:shd w:val="clear" w:color="auto" w:fill="auto"/>
            <w:vAlign w:val="bottom"/>
            <w:hideMark/>
          </w:tcPr>
          <w:p w14:paraId="05F7FD02" w14:textId="77777777" w:rsidR="00954F98" w:rsidRPr="00EB4CF7" w:rsidRDefault="00954F98" w:rsidP="00A760AA">
            <w:pPr>
              <w:jc w:val="center"/>
              <w:rPr>
                <w:b/>
                <w:bCs/>
                <w:color w:val="000000"/>
                <w:sz w:val="18"/>
                <w:szCs w:val="18"/>
              </w:rPr>
            </w:pPr>
            <w:r w:rsidRPr="00EB4CF7">
              <w:rPr>
                <w:b/>
                <w:bCs/>
                <w:color w:val="000000"/>
                <w:sz w:val="18"/>
                <w:szCs w:val="18"/>
              </w:rPr>
              <w:t>TOTAL GENERAL</w:t>
            </w:r>
          </w:p>
        </w:tc>
        <w:tc>
          <w:tcPr>
            <w:tcW w:w="622" w:type="dxa"/>
            <w:tcBorders>
              <w:top w:val="nil"/>
              <w:left w:val="nil"/>
              <w:bottom w:val="single" w:sz="8" w:space="0" w:color="auto"/>
              <w:right w:val="single" w:sz="8" w:space="0" w:color="auto"/>
            </w:tcBorders>
            <w:shd w:val="clear" w:color="auto" w:fill="auto"/>
            <w:noWrap/>
            <w:vAlign w:val="center"/>
            <w:hideMark/>
          </w:tcPr>
          <w:p w14:paraId="15B1F305" w14:textId="77777777" w:rsidR="00954F98" w:rsidRPr="00EB4CF7" w:rsidRDefault="00954F98" w:rsidP="00A760AA">
            <w:pPr>
              <w:jc w:val="center"/>
              <w:rPr>
                <w:b/>
                <w:bCs/>
                <w:color w:val="000000"/>
              </w:rPr>
            </w:pPr>
            <w:r w:rsidRPr="00EB4CF7">
              <w:rPr>
                <w:b/>
                <w:bCs/>
                <w:color w:val="000000"/>
              </w:rPr>
              <w:t>55</w:t>
            </w:r>
          </w:p>
        </w:tc>
        <w:tc>
          <w:tcPr>
            <w:tcW w:w="655" w:type="dxa"/>
            <w:tcBorders>
              <w:top w:val="nil"/>
              <w:left w:val="nil"/>
              <w:bottom w:val="single" w:sz="8" w:space="0" w:color="auto"/>
              <w:right w:val="single" w:sz="8" w:space="0" w:color="auto"/>
            </w:tcBorders>
            <w:shd w:val="clear" w:color="auto" w:fill="auto"/>
            <w:noWrap/>
            <w:vAlign w:val="center"/>
            <w:hideMark/>
          </w:tcPr>
          <w:p w14:paraId="66C4D09E" w14:textId="77777777" w:rsidR="00954F98" w:rsidRPr="00EB4CF7" w:rsidRDefault="00954F98" w:rsidP="00A760AA">
            <w:pPr>
              <w:jc w:val="center"/>
              <w:rPr>
                <w:b/>
                <w:bCs/>
                <w:color w:val="000000"/>
              </w:rPr>
            </w:pPr>
            <w:r w:rsidRPr="00EB4CF7">
              <w:rPr>
                <w:b/>
                <w:bCs/>
                <w:color w:val="000000"/>
              </w:rPr>
              <w:t>37</w:t>
            </w:r>
          </w:p>
        </w:tc>
        <w:tc>
          <w:tcPr>
            <w:tcW w:w="703" w:type="dxa"/>
            <w:tcBorders>
              <w:top w:val="nil"/>
              <w:left w:val="nil"/>
              <w:bottom w:val="single" w:sz="8" w:space="0" w:color="auto"/>
              <w:right w:val="single" w:sz="8" w:space="0" w:color="auto"/>
            </w:tcBorders>
            <w:shd w:val="clear" w:color="auto" w:fill="auto"/>
            <w:noWrap/>
            <w:vAlign w:val="center"/>
            <w:hideMark/>
          </w:tcPr>
          <w:p w14:paraId="27843A61" w14:textId="77777777" w:rsidR="00954F98" w:rsidRPr="00EB4CF7" w:rsidRDefault="00954F98" w:rsidP="00A760AA">
            <w:pPr>
              <w:jc w:val="center"/>
              <w:rPr>
                <w:b/>
                <w:bCs/>
                <w:color w:val="000000"/>
              </w:rPr>
            </w:pPr>
            <w:r w:rsidRPr="00EB4CF7">
              <w:rPr>
                <w:b/>
                <w:bCs/>
                <w:color w:val="000000"/>
              </w:rPr>
              <w:t>92</w:t>
            </w:r>
          </w:p>
        </w:tc>
        <w:tc>
          <w:tcPr>
            <w:tcW w:w="622" w:type="dxa"/>
            <w:tcBorders>
              <w:top w:val="nil"/>
              <w:left w:val="nil"/>
              <w:bottom w:val="single" w:sz="8" w:space="0" w:color="auto"/>
              <w:right w:val="single" w:sz="8" w:space="0" w:color="auto"/>
            </w:tcBorders>
            <w:shd w:val="clear" w:color="auto" w:fill="auto"/>
            <w:noWrap/>
            <w:vAlign w:val="center"/>
            <w:hideMark/>
          </w:tcPr>
          <w:p w14:paraId="16C0742E"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55" w:type="dxa"/>
            <w:tcBorders>
              <w:top w:val="nil"/>
              <w:left w:val="nil"/>
              <w:bottom w:val="single" w:sz="8" w:space="0" w:color="auto"/>
              <w:right w:val="single" w:sz="8" w:space="0" w:color="auto"/>
            </w:tcBorders>
            <w:shd w:val="clear" w:color="auto" w:fill="auto"/>
            <w:noWrap/>
            <w:vAlign w:val="center"/>
            <w:hideMark/>
          </w:tcPr>
          <w:p w14:paraId="7035D37D" w14:textId="77777777" w:rsidR="00954F98" w:rsidRPr="00EB4CF7" w:rsidRDefault="00954F98" w:rsidP="00A760AA">
            <w:pPr>
              <w:jc w:val="center"/>
              <w:rPr>
                <w:b/>
                <w:bCs/>
                <w:color w:val="000000"/>
              </w:rPr>
            </w:pPr>
            <w:r w:rsidRPr="00EB4CF7">
              <w:rPr>
                <w:b/>
                <w:bCs/>
                <w:color w:val="000000"/>
              </w:rPr>
              <w:t>1154</w:t>
            </w:r>
          </w:p>
        </w:tc>
        <w:tc>
          <w:tcPr>
            <w:tcW w:w="703" w:type="dxa"/>
            <w:tcBorders>
              <w:top w:val="nil"/>
              <w:left w:val="nil"/>
              <w:bottom w:val="single" w:sz="8" w:space="0" w:color="auto"/>
              <w:right w:val="single" w:sz="8" w:space="0" w:color="auto"/>
            </w:tcBorders>
            <w:shd w:val="clear" w:color="auto" w:fill="auto"/>
            <w:noWrap/>
            <w:vAlign w:val="center"/>
            <w:hideMark/>
          </w:tcPr>
          <w:p w14:paraId="5BFF46E3" w14:textId="77777777" w:rsidR="00954F98" w:rsidRPr="00EB4CF7" w:rsidRDefault="00954F98" w:rsidP="00A760AA">
            <w:pPr>
              <w:rPr>
                <w:rFonts w:ascii="Calibri" w:hAnsi="Calibri"/>
                <w:color w:val="000000"/>
                <w:sz w:val="22"/>
                <w:szCs w:val="22"/>
              </w:rPr>
            </w:pPr>
            <w:r w:rsidRPr="00EB4CF7">
              <w:rPr>
                <w:rFonts w:ascii="Calibri" w:hAnsi="Calibri"/>
                <w:color w:val="000000"/>
                <w:sz w:val="22"/>
                <w:szCs w:val="22"/>
              </w:rPr>
              <w:t> </w:t>
            </w:r>
          </w:p>
        </w:tc>
        <w:tc>
          <w:tcPr>
            <w:tcW w:w="622" w:type="dxa"/>
            <w:tcBorders>
              <w:top w:val="nil"/>
              <w:left w:val="nil"/>
              <w:bottom w:val="single" w:sz="8" w:space="0" w:color="auto"/>
              <w:right w:val="single" w:sz="8" w:space="0" w:color="auto"/>
            </w:tcBorders>
            <w:shd w:val="clear" w:color="auto" w:fill="auto"/>
            <w:noWrap/>
            <w:vAlign w:val="center"/>
            <w:hideMark/>
          </w:tcPr>
          <w:p w14:paraId="6B4F62A1" w14:textId="77777777" w:rsidR="00954F98" w:rsidRPr="00EB4CF7" w:rsidRDefault="00954F98" w:rsidP="00A760AA">
            <w:pPr>
              <w:jc w:val="center"/>
              <w:rPr>
                <w:b/>
                <w:bCs/>
                <w:color w:val="000000"/>
              </w:rPr>
            </w:pPr>
            <w:r w:rsidRPr="00EB4CF7">
              <w:rPr>
                <w:b/>
                <w:bCs/>
                <w:color w:val="000000"/>
              </w:rPr>
              <w:t>55</w:t>
            </w:r>
          </w:p>
        </w:tc>
        <w:tc>
          <w:tcPr>
            <w:tcW w:w="655" w:type="dxa"/>
            <w:tcBorders>
              <w:top w:val="nil"/>
              <w:left w:val="nil"/>
              <w:bottom w:val="single" w:sz="8" w:space="0" w:color="auto"/>
              <w:right w:val="single" w:sz="8" w:space="0" w:color="auto"/>
            </w:tcBorders>
            <w:shd w:val="clear" w:color="auto" w:fill="auto"/>
            <w:noWrap/>
            <w:vAlign w:val="center"/>
            <w:hideMark/>
          </w:tcPr>
          <w:p w14:paraId="5F87B778" w14:textId="77777777" w:rsidR="00954F98" w:rsidRPr="00EB4CF7" w:rsidRDefault="00954F98" w:rsidP="00A760AA">
            <w:pPr>
              <w:jc w:val="center"/>
              <w:rPr>
                <w:b/>
                <w:bCs/>
                <w:color w:val="000000"/>
              </w:rPr>
            </w:pPr>
            <w:r w:rsidRPr="00EB4CF7">
              <w:rPr>
                <w:b/>
                <w:bCs/>
                <w:color w:val="000000"/>
              </w:rPr>
              <w:t>1191</w:t>
            </w:r>
          </w:p>
        </w:tc>
        <w:tc>
          <w:tcPr>
            <w:tcW w:w="703" w:type="dxa"/>
            <w:tcBorders>
              <w:top w:val="nil"/>
              <w:left w:val="nil"/>
              <w:bottom w:val="single" w:sz="8" w:space="0" w:color="auto"/>
              <w:right w:val="single" w:sz="8" w:space="0" w:color="auto"/>
            </w:tcBorders>
            <w:shd w:val="clear" w:color="auto" w:fill="auto"/>
            <w:noWrap/>
            <w:vAlign w:val="center"/>
            <w:hideMark/>
          </w:tcPr>
          <w:p w14:paraId="74964F88" w14:textId="77777777" w:rsidR="00954F98" w:rsidRPr="00EB4CF7" w:rsidRDefault="00954F98" w:rsidP="00A760AA">
            <w:pPr>
              <w:jc w:val="center"/>
              <w:rPr>
                <w:b/>
                <w:bCs/>
                <w:color w:val="000000"/>
              </w:rPr>
            </w:pPr>
            <w:r w:rsidRPr="00EB4CF7">
              <w:rPr>
                <w:b/>
                <w:bCs/>
                <w:color w:val="000000"/>
              </w:rPr>
              <w:t>1246</w:t>
            </w:r>
          </w:p>
        </w:tc>
      </w:tr>
    </w:tbl>
    <w:p w14:paraId="5BBFB07D" w14:textId="77777777" w:rsidR="00954F98" w:rsidRPr="00EB4CF7" w:rsidRDefault="00954F98" w:rsidP="00954F98">
      <w:pPr>
        <w:spacing w:line="360" w:lineRule="auto"/>
        <w:jc w:val="both"/>
      </w:pPr>
      <w:r w:rsidRPr="00EB4CF7">
        <w:t>Source : DHH/MS</w:t>
      </w:r>
    </w:p>
    <w:p w14:paraId="63E28313" w14:textId="77777777" w:rsidR="00954F98" w:rsidRPr="00EB4CF7" w:rsidRDefault="00954F98" w:rsidP="00954F98">
      <w:pPr>
        <w:spacing w:line="360" w:lineRule="auto"/>
        <w:jc w:val="both"/>
      </w:pPr>
    </w:p>
    <w:p w14:paraId="03CB5DAD" w14:textId="77777777" w:rsidR="00954F98" w:rsidRPr="00EB4CF7" w:rsidRDefault="00954F98" w:rsidP="00954F98">
      <w:pPr>
        <w:pStyle w:val="Heading4"/>
        <w:ind w:left="0" w:firstLine="0"/>
      </w:pPr>
      <w:r w:rsidRPr="00EB4CF7">
        <w:t xml:space="preserve"> L'évolution des demandes exprimées en ressources humaines de santé au Bénin</w:t>
      </w:r>
    </w:p>
    <w:p w14:paraId="2BD56D4C" w14:textId="77777777" w:rsidR="00954F98" w:rsidRPr="00EB4CF7" w:rsidRDefault="00954F98" w:rsidP="00954F98">
      <w:pPr>
        <w:pStyle w:val="ListParagraph"/>
        <w:numPr>
          <w:ilvl w:val="0"/>
          <w:numId w:val="15"/>
        </w:numPr>
        <w:spacing w:after="160" w:line="360" w:lineRule="auto"/>
        <w:ind w:left="0" w:firstLine="0"/>
        <w:jc w:val="both"/>
        <w:rPr>
          <w:b/>
        </w:rPr>
      </w:pPr>
      <w:r w:rsidRPr="00EB4CF7">
        <w:rPr>
          <w:b/>
        </w:rPr>
        <w:t xml:space="preserve">Evolution des ouvertures de postes  et recrutement de personnels de santé </w:t>
      </w:r>
    </w:p>
    <w:p w14:paraId="35CEBFF9" w14:textId="77777777" w:rsidR="00954F98" w:rsidRPr="00EB4CF7" w:rsidRDefault="00954F98" w:rsidP="00954F98">
      <w:pPr>
        <w:spacing w:line="360" w:lineRule="auto"/>
        <w:jc w:val="both"/>
      </w:pPr>
      <w:r w:rsidRPr="00EB4CF7">
        <w:t>L’ouverture de postes de  personnels de santé s’inscrit dans la politique de ressources humaines du ministère de la santé. Les données disponibles à cet effet concernent essentiellement les formations  sanitaires publiques, vu l’indisponibilité des statistiques sur le secteur privé de la santé. Le tableau suivant présente l’évolution des ouvertures de postes sur la période 2012-2016.</w:t>
      </w:r>
    </w:p>
    <w:p w14:paraId="57A7723F" w14:textId="185482F9" w:rsidR="00954F98" w:rsidRDefault="00954F98" w:rsidP="00954F98">
      <w:pPr>
        <w:spacing w:line="360" w:lineRule="auto"/>
        <w:jc w:val="both"/>
      </w:pPr>
    </w:p>
    <w:p w14:paraId="7D3157B4" w14:textId="68FE9F01" w:rsidR="00774012" w:rsidRDefault="00774012" w:rsidP="00954F98">
      <w:pPr>
        <w:spacing w:line="360" w:lineRule="auto"/>
        <w:jc w:val="both"/>
      </w:pPr>
    </w:p>
    <w:p w14:paraId="0B26EB11" w14:textId="6F14AEC2" w:rsidR="00774012" w:rsidRDefault="00774012" w:rsidP="00954F98">
      <w:pPr>
        <w:spacing w:line="360" w:lineRule="auto"/>
        <w:jc w:val="both"/>
      </w:pPr>
    </w:p>
    <w:p w14:paraId="0781428A" w14:textId="04E25791" w:rsidR="00774012" w:rsidRDefault="00774012" w:rsidP="00954F98">
      <w:pPr>
        <w:spacing w:line="360" w:lineRule="auto"/>
        <w:jc w:val="both"/>
      </w:pPr>
    </w:p>
    <w:p w14:paraId="7A460853" w14:textId="6BBA5043" w:rsidR="00774012" w:rsidRDefault="00774012" w:rsidP="00954F98">
      <w:pPr>
        <w:spacing w:line="360" w:lineRule="auto"/>
        <w:jc w:val="both"/>
      </w:pPr>
    </w:p>
    <w:p w14:paraId="65A5FAC5" w14:textId="77777777" w:rsidR="00774012" w:rsidRPr="00EB4CF7" w:rsidRDefault="00774012" w:rsidP="00954F98">
      <w:pPr>
        <w:spacing w:line="360" w:lineRule="auto"/>
        <w:jc w:val="both"/>
      </w:pPr>
    </w:p>
    <w:p w14:paraId="4DD6BCF8" w14:textId="457A01F9" w:rsidR="00954F98" w:rsidRPr="00EB4CF7" w:rsidRDefault="00D37F06" w:rsidP="00774012">
      <w:pPr>
        <w:pStyle w:val="Style1tableau"/>
      </w:pPr>
      <w:bookmarkStart w:id="66" w:name="_Toc1064302"/>
      <w:r>
        <w:lastRenderedPageBreak/>
        <w:t>Tableau 19</w:t>
      </w:r>
      <w:r w:rsidR="00954F98" w:rsidRPr="00EB4CF7">
        <w:t> : Nombre de postes ouverts à recrutement selon  le type de personnel de santé</w:t>
      </w:r>
      <w:bookmarkEnd w:id="66"/>
    </w:p>
    <w:p w14:paraId="421C4704" w14:textId="77777777" w:rsidR="00954F98" w:rsidRPr="00EB4CF7" w:rsidRDefault="00954F98" w:rsidP="00954F98">
      <w:pPr>
        <w:spacing w:line="360" w:lineRule="auto"/>
        <w:jc w:val="both"/>
      </w:pPr>
    </w:p>
    <w:tbl>
      <w:tblPr>
        <w:tblW w:w="5000" w:type="pct"/>
        <w:tblLook w:val="04A0" w:firstRow="1" w:lastRow="0" w:firstColumn="1" w:lastColumn="0" w:noHBand="0" w:noVBand="1"/>
      </w:tblPr>
      <w:tblGrid>
        <w:gridCol w:w="2671"/>
        <w:gridCol w:w="1400"/>
        <w:gridCol w:w="970"/>
        <w:gridCol w:w="1640"/>
        <w:gridCol w:w="929"/>
        <w:gridCol w:w="1460"/>
      </w:tblGrid>
      <w:tr w:rsidR="00954F98" w:rsidRPr="00EB4CF7" w14:paraId="5D241B29" w14:textId="77777777" w:rsidTr="00A760AA">
        <w:trPr>
          <w:trHeight w:val="511"/>
        </w:trPr>
        <w:tc>
          <w:tcPr>
            <w:tcW w:w="1472" w:type="pct"/>
            <w:shd w:val="clear" w:color="auto" w:fill="E7E6E6" w:themeFill="background2"/>
            <w:vAlign w:val="center"/>
            <w:hideMark/>
          </w:tcPr>
          <w:p w14:paraId="51DD44E3"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Filières /Années</w:t>
            </w:r>
          </w:p>
        </w:tc>
        <w:tc>
          <w:tcPr>
            <w:tcW w:w="772" w:type="pct"/>
            <w:shd w:val="clear" w:color="auto" w:fill="E7E6E6" w:themeFill="background2"/>
            <w:noWrap/>
            <w:vAlign w:val="center"/>
            <w:hideMark/>
          </w:tcPr>
          <w:p w14:paraId="30A8898A"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2012</w:t>
            </w:r>
          </w:p>
        </w:tc>
        <w:tc>
          <w:tcPr>
            <w:tcW w:w="535" w:type="pct"/>
            <w:shd w:val="clear" w:color="auto" w:fill="E7E6E6" w:themeFill="background2"/>
            <w:noWrap/>
            <w:vAlign w:val="center"/>
            <w:hideMark/>
          </w:tcPr>
          <w:p w14:paraId="4CB13B23"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2013</w:t>
            </w:r>
          </w:p>
        </w:tc>
        <w:tc>
          <w:tcPr>
            <w:tcW w:w="904" w:type="pct"/>
            <w:shd w:val="clear" w:color="auto" w:fill="E7E6E6" w:themeFill="background2"/>
            <w:noWrap/>
            <w:vAlign w:val="center"/>
            <w:hideMark/>
          </w:tcPr>
          <w:p w14:paraId="46369CE9"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2014</w:t>
            </w:r>
          </w:p>
        </w:tc>
        <w:tc>
          <w:tcPr>
            <w:tcW w:w="512" w:type="pct"/>
            <w:shd w:val="clear" w:color="auto" w:fill="E7E6E6" w:themeFill="background2"/>
            <w:noWrap/>
            <w:vAlign w:val="center"/>
            <w:hideMark/>
          </w:tcPr>
          <w:p w14:paraId="382E5F67"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2015</w:t>
            </w:r>
          </w:p>
        </w:tc>
        <w:tc>
          <w:tcPr>
            <w:tcW w:w="805" w:type="pct"/>
            <w:shd w:val="clear" w:color="auto" w:fill="E7E6E6" w:themeFill="background2"/>
            <w:noWrap/>
            <w:vAlign w:val="center"/>
            <w:hideMark/>
          </w:tcPr>
          <w:p w14:paraId="660EB434"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2016</w:t>
            </w:r>
          </w:p>
        </w:tc>
      </w:tr>
      <w:tr w:rsidR="00954F98" w:rsidRPr="00EB4CF7" w14:paraId="7C6D2EB7" w14:textId="77777777" w:rsidTr="00A760AA">
        <w:trPr>
          <w:trHeight w:val="405"/>
        </w:trPr>
        <w:tc>
          <w:tcPr>
            <w:tcW w:w="1472" w:type="pct"/>
            <w:vAlign w:val="center"/>
            <w:hideMark/>
          </w:tcPr>
          <w:p w14:paraId="4D32DFCA" w14:textId="77777777" w:rsidR="00954F98" w:rsidRPr="00EB4CF7" w:rsidRDefault="00954F98" w:rsidP="00A760AA">
            <w:pPr>
              <w:spacing w:line="360" w:lineRule="auto"/>
              <w:rPr>
                <w:rFonts w:ascii="Bodoni MT" w:hAnsi="Bodoni MT"/>
                <w:b/>
                <w:i/>
                <w:color w:val="000000"/>
              </w:rPr>
            </w:pPr>
            <w:r w:rsidRPr="00EB4CF7">
              <w:rPr>
                <w:rFonts w:ascii="Bodoni MT" w:hAnsi="Bodoni MT"/>
                <w:b/>
                <w:i/>
                <w:color w:val="000000"/>
              </w:rPr>
              <w:t>Médecin</w:t>
            </w:r>
          </w:p>
        </w:tc>
        <w:tc>
          <w:tcPr>
            <w:tcW w:w="772" w:type="pct"/>
            <w:noWrap/>
            <w:vAlign w:val="center"/>
            <w:hideMark/>
          </w:tcPr>
          <w:p w14:paraId="33C037CD"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301</w:t>
            </w:r>
          </w:p>
        </w:tc>
        <w:tc>
          <w:tcPr>
            <w:tcW w:w="535" w:type="pct"/>
            <w:noWrap/>
            <w:vAlign w:val="center"/>
            <w:hideMark/>
          </w:tcPr>
          <w:p w14:paraId="70299121"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287</w:t>
            </w:r>
          </w:p>
        </w:tc>
        <w:tc>
          <w:tcPr>
            <w:tcW w:w="904" w:type="pct"/>
            <w:noWrap/>
            <w:vAlign w:val="center"/>
            <w:hideMark/>
          </w:tcPr>
          <w:p w14:paraId="05B1A125"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269</w:t>
            </w:r>
          </w:p>
        </w:tc>
        <w:tc>
          <w:tcPr>
            <w:tcW w:w="512" w:type="pct"/>
            <w:noWrap/>
            <w:vAlign w:val="center"/>
            <w:hideMark/>
          </w:tcPr>
          <w:p w14:paraId="0A7FA930"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230</w:t>
            </w:r>
          </w:p>
        </w:tc>
        <w:tc>
          <w:tcPr>
            <w:tcW w:w="805" w:type="pct"/>
            <w:noWrap/>
            <w:vAlign w:val="center"/>
            <w:hideMark/>
          </w:tcPr>
          <w:p w14:paraId="5E8A585F"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224</w:t>
            </w:r>
          </w:p>
        </w:tc>
      </w:tr>
      <w:tr w:rsidR="00954F98" w:rsidRPr="00EB4CF7" w14:paraId="08907576" w14:textId="77777777" w:rsidTr="00A760AA">
        <w:trPr>
          <w:trHeight w:val="426"/>
        </w:trPr>
        <w:tc>
          <w:tcPr>
            <w:tcW w:w="1472" w:type="pct"/>
            <w:vAlign w:val="center"/>
            <w:hideMark/>
          </w:tcPr>
          <w:p w14:paraId="03A62C81" w14:textId="77777777" w:rsidR="00954F98" w:rsidRPr="00EB4CF7" w:rsidRDefault="00954F98" w:rsidP="00A760AA">
            <w:pPr>
              <w:spacing w:line="360" w:lineRule="auto"/>
              <w:rPr>
                <w:rFonts w:ascii="Bodoni MT" w:hAnsi="Bodoni MT"/>
                <w:b/>
                <w:i/>
                <w:color w:val="000000"/>
              </w:rPr>
            </w:pPr>
            <w:r w:rsidRPr="00EB4CF7">
              <w:rPr>
                <w:rFonts w:ascii="Bodoni MT" w:hAnsi="Bodoni MT"/>
                <w:b/>
                <w:i/>
                <w:color w:val="000000"/>
              </w:rPr>
              <w:t>Techniciens de laboratoire</w:t>
            </w:r>
          </w:p>
        </w:tc>
        <w:tc>
          <w:tcPr>
            <w:tcW w:w="772" w:type="pct"/>
            <w:noWrap/>
            <w:vAlign w:val="center"/>
            <w:hideMark/>
          </w:tcPr>
          <w:p w14:paraId="1905F475"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80</w:t>
            </w:r>
          </w:p>
        </w:tc>
        <w:tc>
          <w:tcPr>
            <w:tcW w:w="535" w:type="pct"/>
            <w:noWrap/>
            <w:vAlign w:val="center"/>
            <w:hideMark/>
          </w:tcPr>
          <w:p w14:paraId="147FEAB3"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73</w:t>
            </w:r>
          </w:p>
        </w:tc>
        <w:tc>
          <w:tcPr>
            <w:tcW w:w="904" w:type="pct"/>
            <w:noWrap/>
            <w:vAlign w:val="center"/>
            <w:hideMark/>
          </w:tcPr>
          <w:p w14:paraId="0A5B7F5E"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70</w:t>
            </w:r>
          </w:p>
        </w:tc>
        <w:tc>
          <w:tcPr>
            <w:tcW w:w="512" w:type="pct"/>
            <w:noWrap/>
            <w:vAlign w:val="center"/>
            <w:hideMark/>
          </w:tcPr>
          <w:p w14:paraId="7331DE4F"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70</w:t>
            </w:r>
          </w:p>
        </w:tc>
        <w:tc>
          <w:tcPr>
            <w:tcW w:w="805" w:type="pct"/>
            <w:noWrap/>
            <w:vAlign w:val="center"/>
            <w:hideMark/>
          </w:tcPr>
          <w:p w14:paraId="5B2A807F"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59</w:t>
            </w:r>
          </w:p>
        </w:tc>
      </w:tr>
      <w:tr w:rsidR="00954F98" w:rsidRPr="00EB4CF7" w14:paraId="5EEFFCFE" w14:textId="77777777" w:rsidTr="00A760AA">
        <w:trPr>
          <w:trHeight w:val="418"/>
        </w:trPr>
        <w:tc>
          <w:tcPr>
            <w:tcW w:w="1472" w:type="pct"/>
            <w:vAlign w:val="center"/>
            <w:hideMark/>
          </w:tcPr>
          <w:p w14:paraId="28F6E3DF" w14:textId="77777777" w:rsidR="00954F98" w:rsidRPr="00EB4CF7" w:rsidRDefault="00954F98" w:rsidP="00A760AA">
            <w:pPr>
              <w:spacing w:line="360" w:lineRule="auto"/>
              <w:rPr>
                <w:rFonts w:ascii="Bodoni MT" w:hAnsi="Bodoni MT"/>
                <w:b/>
                <w:i/>
                <w:color w:val="000000"/>
              </w:rPr>
            </w:pPr>
            <w:r w:rsidRPr="00EB4CF7">
              <w:rPr>
                <w:rFonts w:ascii="Bodoni MT" w:hAnsi="Bodoni MT"/>
                <w:b/>
                <w:i/>
                <w:color w:val="000000"/>
              </w:rPr>
              <w:t>Techniciens de radiologie</w:t>
            </w:r>
          </w:p>
        </w:tc>
        <w:tc>
          <w:tcPr>
            <w:tcW w:w="772" w:type="pct"/>
            <w:noWrap/>
            <w:vAlign w:val="center"/>
            <w:hideMark/>
          </w:tcPr>
          <w:p w14:paraId="229097BD"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38</w:t>
            </w:r>
          </w:p>
        </w:tc>
        <w:tc>
          <w:tcPr>
            <w:tcW w:w="535" w:type="pct"/>
            <w:noWrap/>
            <w:vAlign w:val="center"/>
            <w:hideMark/>
          </w:tcPr>
          <w:p w14:paraId="2019EA34"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30</w:t>
            </w:r>
          </w:p>
        </w:tc>
        <w:tc>
          <w:tcPr>
            <w:tcW w:w="904" w:type="pct"/>
            <w:noWrap/>
            <w:vAlign w:val="center"/>
            <w:hideMark/>
          </w:tcPr>
          <w:p w14:paraId="1D3A9DBE"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30</w:t>
            </w:r>
          </w:p>
        </w:tc>
        <w:tc>
          <w:tcPr>
            <w:tcW w:w="512" w:type="pct"/>
            <w:noWrap/>
            <w:vAlign w:val="center"/>
            <w:hideMark/>
          </w:tcPr>
          <w:p w14:paraId="6CC2351F"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21</w:t>
            </w:r>
          </w:p>
        </w:tc>
        <w:tc>
          <w:tcPr>
            <w:tcW w:w="805" w:type="pct"/>
            <w:noWrap/>
            <w:vAlign w:val="center"/>
            <w:hideMark/>
          </w:tcPr>
          <w:p w14:paraId="717CE1D1"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20</w:t>
            </w:r>
          </w:p>
        </w:tc>
      </w:tr>
      <w:tr w:rsidR="00954F98" w:rsidRPr="00EB4CF7" w14:paraId="180FE2E1" w14:textId="77777777" w:rsidTr="00A760AA">
        <w:trPr>
          <w:trHeight w:val="410"/>
        </w:trPr>
        <w:tc>
          <w:tcPr>
            <w:tcW w:w="1472" w:type="pct"/>
            <w:vAlign w:val="center"/>
            <w:hideMark/>
          </w:tcPr>
          <w:p w14:paraId="37C99608" w14:textId="77777777" w:rsidR="00954F98" w:rsidRPr="00EB4CF7" w:rsidRDefault="00954F98" w:rsidP="00A760AA">
            <w:pPr>
              <w:spacing w:line="360" w:lineRule="auto"/>
              <w:rPr>
                <w:rFonts w:ascii="Bodoni MT" w:hAnsi="Bodoni MT"/>
                <w:b/>
                <w:i/>
                <w:color w:val="000000"/>
              </w:rPr>
            </w:pPr>
            <w:r w:rsidRPr="00EB4CF7">
              <w:rPr>
                <w:rFonts w:ascii="Bodoni MT" w:hAnsi="Bodoni MT"/>
                <w:b/>
                <w:i/>
                <w:color w:val="000000"/>
              </w:rPr>
              <w:t>Infirmiers</w:t>
            </w:r>
          </w:p>
        </w:tc>
        <w:tc>
          <w:tcPr>
            <w:tcW w:w="772" w:type="pct"/>
            <w:noWrap/>
            <w:vAlign w:val="center"/>
            <w:hideMark/>
          </w:tcPr>
          <w:p w14:paraId="4B8D911D"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550</w:t>
            </w:r>
          </w:p>
        </w:tc>
        <w:tc>
          <w:tcPr>
            <w:tcW w:w="535" w:type="pct"/>
            <w:noWrap/>
            <w:vAlign w:val="center"/>
            <w:hideMark/>
          </w:tcPr>
          <w:p w14:paraId="1104E812"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500</w:t>
            </w:r>
          </w:p>
        </w:tc>
        <w:tc>
          <w:tcPr>
            <w:tcW w:w="904" w:type="pct"/>
            <w:noWrap/>
            <w:vAlign w:val="center"/>
            <w:hideMark/>
          </w:tcPr>
          <w:p w14:paraId="0447A88D"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475</w:t>
            </w:r>
          </w:p>
        </w:tc>
        <w:tc>
          <w:tcPr>
            <w:tcW w:w="512" w:type="pct"/>
            <w:noWrap/>
            <w:vAlign w:val="center"/>
            <w:hideMark/>
          </w:tcPr>
          <w:p w14:paraId="4C19CA91"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475</w:t>
            </w:r>
          </w:p>
        </w:tc>
        <w:tc>
          <w:tcPr>
            <w:tcW w:w="805" w:type="pct"/>
            <w:noWrap/>
            <w:vAlign w:val="center"/>
            <w:hideMark/>
          </w:tcPr>
          <w:p w14:paraId="147CF000"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450</w:t>
            </w:r>
          </w:p>
        </w:tc>
      </w:tr>
      <w:tr w:rsidR="00954F98" w:rsidRPr="00EB4CF7" w14:paraId="28F31508" w14:textId="77777777" w:rsidTr="00A760AA">
        <w:trPr>
          <w:trHeight w:val="415"/>
        </w:trPr>
        <w:tc>
          <w:tcPr>
            <w:tcW w:w="1472" w:type="pct"/>
            <w:vAlign w:val="center"/>
            <w:hideMark/>
          </w:tcPr>
          <w:p w14:paraId="347F9207" w14:textId="77777777" w:rsidR="00954F98" w:rsidRPr="00EB4CF7" w:rsidRDefault="00954F98" w:rsidP="00A760AA">
            <w:pPr>
              <w:spacing w:line="360" w:lineRule="auto"/>
              <w:rPr>
                <w:rFonts w:ascii="Bodoni MT" w:hAnsi="Bodoni MT"/>
                <w:b/>
                <w:i/>
                <w:color w:val="000000"/>
              </w:rPr>
            </w:pPr>
            <w:r w:rsidRPr="00EB4CF7">
              <w:rPr>
                <w:rFonts w:ascii="Bodoni MT" w:hAnsi="Bodoni MT"/>
                <w:b/>
                <w:i/>
                <w:color w:val="000000"/>
              </w:rPr>
              <w:t>Sages-femmes</w:t>
            </w:r>
          </w:p>
        </w:tc>
        <w:tc>
          <w:tcPr>
            <w:tcW w:w="772" w:type="pct"/>
            <w:noWrap/>
            <w:vAlign w:val="center"/>
            <w:hideMark/>
          </w:tcPr>
          <w:p w14:paraId="1D11EA8A"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175</w:t>
            </w:r>
          </w:p>
        </w:tc>
        <w:tc>
          <w:tcPr>
            <w:tcW w:w="535" w:type="pct"/>
            <w:noWrap/>
            <w:vAlign w:val="center"/>
            <w:hideMark/>
          </w:tcPr>
          <w:p w14:paraId="535F7B5C"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175</w:t>
            </w:r>
          </w:p>
        </w:tc>
        <w:tc>
          <w:tcPr>
            <w:tcW w:w="904" w:type="pct"/>
            <w:noWrap/>
            <w:vAlign w:val="center"/>
            <w:hideMark/>
          </w:tcPr>
          <w:p w14:paraId="110C605A"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150</w:t>
            </w:r>
          </w:p>
        </w:tc>
        <w:tc>
          <w:tcPr>
            <w:tcW w:w="512" w:type="pct"/>
            <w:noWrap/>
            <w:vAlign w:val="center"/>
            <w:hideMark/>
          </w:tcPr>
          <w:p w14:paraId="22D90DB3"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150</w:t>
            </w:r>
          </w:p>
        </w:tc>
        <w:tc>
          <w:tcPr>
            <w:tcW w:w="805" w:type="pct"/>
            <w:noWrap/>
            <w:vAlign w:val="center"/>
            <w:hideMark/>
          </w:tcPr>
          <w:p w14:paraId="7BEF5DEC" w14:textId="77777777" w:rsidR="00954F98" w:rsidRPr="00EB4CF7" w:rsidRDefault="00954F98" w:rsidP="00A760AA">
            <w:pPr>
              <w:spacing w:line="360" w:lineRule="auto"/>
              <w:jc w:val="center"/>
              <w:rPr>
                <w:rFonts w:ascii="Bodoni MT" w:hAnsi="Bodoni MT"/>
                <w:color w:val="000000"/>
              </w:rPr>
            </w:pPr>
            <w:r w:rsidRPr="00EB4CF7">
              <w:rPr>
                <w:rFonts w:ascii="Bodoni MT" w:hAnsi="Bodoni MT"/>
                <w:color w:val="000000"/>
              </w:rPr>
              <w:t>103</w:t>
            </w:r>
          </w:p>
        </w:tc>
      </w:tr>
      <w:tr w:rsidR="00954F98" w:rsidRPr="00EB4CF7" w14:paraId="1343FE7A" w14:textId="77777777" w:rsidTr="00A760AA">
        <w:trPr>
          <w:trHeight w:val="400"/>
        </w:trPr>
        <w:tc>
          <w:tcPr>
            <w:tcW w:w="1472" w:type="pct"/>
            <w:shd w:val="clear" w:color="auto" w:fill="E7E6E6" w:themeFill="background2"/>
            <w:vAlign w:val="center"/>
            <w:hideMark/>
          </w:tcPr>
          <w:p w14:paraId="107A95C5" w14:textId="77777777" w:rsidR="00954F98" w:rsidRPr="00EB4CF7" w:rsidRDefault="00954F98" w:rsidP="00A760AA">
            <w:pPr>
              <w:spacing w:line="360" w:lineRule="auto"/>
              <w:rPr>
                <w:rFonts w:ascii="Bodoni MT" w:hAnsi="Bodoni MT"/>
                <w:i/>
                <w:color w:val="000000"/>
              </w:rPr>
            </w:pPr>
            <w:r w:rsidRPr="00EB4CF7">
              <w:rPr>
                <w:rFonts w:ascii="Bodoni MT" w:hAnsi="Bodoni MT"/>
                <w:i/>
                <w:color w:val="000000"/>
              </w:rPr>
              <w:t>TOTAL GENERAL</w:t>
            </w:r>
          </w:p>
        </w:tc>
        <w:tc>
          <w:tcPr>
            <w:tcW w:w="772" w:type="pct"/>
            <w:shd w:val="clear" w:color="auto" w:fill="E7E6E6" w:themeFill="background2"/>
            <w:noWrap/>
            <w:vAlign w:val="center"/>
            <w:hideMark/>
          </w:tcPr>
          <w:p w14:paraId="49D07371" w14:textId="77777777" w:rsidR="00954F98" w:rsidRPr="00EB4CF7" w:rsidRDefault="00954F98" w:rsidP="00A760AA">
            <w:pPr>
              <w:spacing w:line="360" w:lineRule="auto"/>
              <w:jc w:val="center"/>
              <w:rPr>
                <w:rFonts w:ascii="Bodoni MT" w:hAnsi="Bodoni MT"/>
                <w:b/>
                <w:bCs/>
                <w:color w:val="000000"/>
              </w:rPr>
            </w:pPr>
            <w:r w:rsidRPr="00EB4CF7">
              <w:rPr>
                <w:rFonts w:ascii="Bodoni MT" w:hAnsi="Bodoni MT"/>
                <w:b/>
                <w:bCs/>
                <w:color w:val="000000"/>
              </w:rPr>
              <w:t>1144</w:t>
            </w:r>
          </w:p>
        </w:tc>
        <w:tc>
          <w:tcPr>
            <w:tcW w:w="535" w:type="pct"/>
            <w:shd w:val="clear" w:color="auto" w:fill="E7E6E6" w:themeFill="background2"/>
            <w:noWrap/>
            <w:vAlign w:val="center"/>
            <w:hideMark/>
          </w:tcPr>
          <w:p w14:paraId="5CE99DD3" w14:textId="77777777" w:rsidR="00954F98" w:rsidRPr="00EB4CF7" w:rsidRDefault="00954F98" w:rsidP="00A760AA">
            <w:pPr>
              <w:spacing w:line="360" w:lineRule="auto"/>
              <w:jc w:val="center"/>
              <w:rPr>
                <w:rFonts w:ascii="Bodoni MT" w:hAnsi="Bodoni MT"/>
                <w:b/>
                <w:bCs/>
                <w:color w:val="000000"/>
              </w:rPr>
            </w:pPr>
            <w:r w:rsidRPr="00EB4CF7">
              <w:rPr>
                <w:rFonts w:ascii="Bodoni MT" w:hAnsi="Bodoni MT"/>
                <w:b/>
                <w:bCs/>
                <w:color w:val="000000"/>
              </w:rPr>
              <w:t>1065</w:t>
            </w:r>
          </w:p>
        </w:tc>
        <w:tc>
          <w:tcPr>
            <w:tcW w:w="904" w:type="pct"/>
            <w:shd w:val="clear" w:color="auto" w:fill="E7E6E6" w:themeFill="background2"/>
            <w:noWrap/>
            <w:vAlign w:val="center"/>
            <w:hideMark/>
          </w:tcPr>
          <w:p w14:paraId="09589773" w14:textId="77777777" w:rsidR="00954F98" w:rsidRPr="00EB4CF7" w:rsidRDefault="00954F98" w:rsidP="00A760AA">
            <w:pPr>
              <w:spacing w:line="360" w:lineRule="auto"/>
              <w:jc w:val="center"/>
              <w:rPr>
                <w:rFonts w:ascii="Bodoni MT" w:hAnsi="Bodoni MT"/>
                <w:b/>
                <w:bCs/>
                <w:color w:val="000000"/>
              </w:rPr>
            </w:pPr>
            <w:r w:rsidRPr="00EB4CF7">
              <w:rPr>
                <w:rFonts w:ascii="Bodoni MT" w:hAnsi="Bodoni MT"/>
                <w:b/>
                <w:bCs/>
                <w:color w:val="000000"/>
              </w:rPr>
              <w:t>994</w:t>
            </w:r>
          </w:p>
        </w:tc>
        <w:tc>
          <w:tcPr>
            <w:tcW w:w="512" w:type="pct"/>
            <w:shd w:val="clear" w:color="auto" w:fill="E7E6E6" w:themeFill="background2"/>
            <w:noWrap/>
            <w:vAlign w:val="center"/>
            <w:hideMark/>
          </w:tcPr>
          <w:p w14:paraId="26B6CA8E" w14:textId="77777777" w:rsidR="00954F98" w:rsidRPr="00EB4CF7" w:rsidRDefault="00954F98" w:rsidP="00A760AA">
            <w:pPr>
              <w:spacing w:line="360" w:lineRule="auto"/>
              <w:jc w:val="center"/>
              <w:rPr>
                <w:rFonts w:ascii="Bodoni MT" w:hAnsi="Bodoni MT"/>
                <w:b/>
                <w:bCs/>
                <w:color w:val="000000"/>
              </w:rPr>
            </w:pPr>
            <w:r w:rsidRPr="00EB4CF7">
              <w:rPr>
                <w:rFonts w:ascii="Bodoni MT" w:hAnsi="Bodoni MT"/>
                <w:b/>
                <w:bCs/>
                <w:color w:val="000000"/>
              </w:rPr>
              <w:t>946</w:t>
            </w:r>
          </w:p>
        </w:tc>
        <w:tc>
          <w:tcPr>
            <w:tcW w:w="805" w:type="pct"/>
            <w:shd w:val="clear" w:color="auto" w:fill="E7E6E6" w:themeFill="background2"/>
            <w:noWrap/>
            <w:vAlign w:val="center"/>
            <w:hideMark/>
          </w:tcPr>
          <w:p w14:paraId="4D8570C4" w14:textId="77777777" w:rsidR="00954F98" w:rsidRPr="00EB4CF7" w:rsidRDefault="00954F98" w:rsidP="00A760AA">
            <w:pPr>
              <w:spacing w:line="360" w:lineRule="auto"/>
              <w:jc w:val="center"/>
              <w:rPr>
                <w:rFonts w:ascii="Bodoni MT" w:hAnsi="Bodoni MT"/>
                <w:b/>
                <w:bCs/>
                <w:color w:val="000000"/>
              </w:rPr>
            </w:pPr>
            <w:r w:rsidRPr="00EB4CF7">
              <w:rPr>
                <w:rFonts w:ascii="Bodoni MT" w:hAnsi="Bodoni MT"/>
                <w:b/>
                <w:bCs/>
                <w:color w:val="000000"/>
              </w:rPr>
              <w:t>856</w:t>
            </w:r>
          </w:p>
        </w:tc>
      </w:tr>
    </w:tbl>
    <w:p w14:paraId="328637AF" w14:textId="77777777" w:rsidR="00954F98" w:rsidRPr="00EB4CF7" w:rsidRDefault="00954F98" w:rsidP="00954F98">
      <w:pPr>
        <w:spacing w:line="360" w:lineRule="auto"/>
        <w:jc w:val="both"/>
      </w:pPr>
      <w:r w:rsidRPr="00EB4CF7">
        <w:t>Source : d’après données DRH/MS.</w:t>
      </w:r>
    </w:p>
    <w:p w14:paraId="6212F23D" w14:textId="77777777" w:rsidR="00954F98" w:rsidRPr="00EB4CF7" w:rsidRDefault="00954F98" w:rsidP="00954F98">
      <w:pPr>
        <w:spacing w:line="360" w:lineRule="auto"/>
        <w:jc w:val="both"/>
      </w:pPr>
    </w:p>
    <w:p w14:paraId="0BE3FACF" w14:textId="77777777" w:rsidR="00954F98" w:rsidRPr="00EB4CF7" w:rsidRDefault="00954F98" w:rsidP="00954F98">
      <w:pPr>
        <w:spacing w:line="360" w:lineRule="auto"/>
        <w:jc w:val="both"/>
      </w:pPr>
      <w:r w:rsidRPr="00EB4CF7">
        <w:t xml:space="preserve">On peut noter que globalement, le nombre de postes ouverts à  recrutement a évolué à la baisse dans tous les corps entre 2012 et 2016.Pourtant ; la demande n’a cessé de croître au regard des besoins croissants de services de santé par la population. Si la tendance se maintient, il sera difficile à ce rythme d’assurer la couverture des besoins en personnels de santé à l’horizon 2030. </w:t>
      </w:r>
    </w:p>
    <w:p w14:paraId="44199936" w14:textId="77777777" w:rsidR="00954F98" w:rsidRPr="00EB4CF7" w:rsidRDefault="00954F98" w:rsidP="00954F98">
      <w:pPr>
        <w:spacing w:line="360" w:lineRule="auto"/>
        <w:jc w:val="both"/>
      </w:pPr>
      <w:r w:rsidRPr="00EB4CF7">
        <w:t>La disponibilité des informations sur le nombre de recrutements effectifs permettra de compléter cette analyse afin de mieux apprécier si les postes ouverts sont effectivement couverts.</w:t>
      </w:r>
    </w:p>
    <w:p w14:paraId="2517876F" w14:textId="77777777" w:rsidR="00954F98" w:rsidRPr="00EB4CF7" w:rsidRDefault="00954F98" w:rsidP="00954F98">
      <w:pPr>
        <w:pStyle w:val="Heading3"/>
        <w:ind w:left="0" w:firstLine="0"/>
      </w:pPr>
      <w:bookmarkStart w:id="67" w:name="_Toc1054345"/>
      <w:r>
        <w:t>Attractivité du secteur</w:t>
      </w:r>
      <w:bookmarkEnd w:id="67"/>
    </w:p>
    <w:p w14:paraId="12B3667F" w14:textId="77777777" w:rsidR="00954F98" w:rsidRPr="0067158D" w:rsidRDefault="00954F98" w:rsidP="00954F98">
      <w:pPr>
        <w:spacing w:line="360" w:lineRule="auto"/>
        <w:jc w:val="both"/>
      </w:pPr>
      <w:r w:rsidRPr="0067158D">
        <w:t xml:space="preserve">L’attractivité du secteur sanitaire </w:t>
      </w:r>
      <w:r>
        <w:t>n’est pas la même selon les types de secteur sanitaire. En effet, dans la mesure où les RH en santé ont en face d’eux plusieurs possibilités d’exercice (exercice dans le secteur privé en tant que salarié, exercice dans le secteur privé à son propre compte, exercice dans le secteur public), les avantages et le degré de liberté n’étant pas les mêmes dans ces différents sous-secteurs, la préférence pour ces sous-secteurs n’est pas la même. Le graphique suivant présente les t</w:t>
      </w:r>
      <w:r w:rsidRPr="00EB4CF7">
        <w:t>aux d’attractivité du secteur sanitaire vu par les étudiants en dernière année de formation</w:t>
      </w:r>
      <w:r>
        <w:t>.</w:t>
      </w:r>
    </w:p>
    <w:p w14:paraId="71CA9094" w14:textId="77777777" w:rsidR="00774012" w:rsidRDefault="00774012" w:rsidP="00774012">
      <w:pPr>
        <w:pStyle w:val="Style1graphiq"/>
      </w:pPr>
    </w:p>
    <w:p w14:paraId="015643A0" w14:textId="77777777" w:rsidR="00774012" w:rsidRDefault="00774012" w:rsidP="00774012">
      <w:pPr>
        <w:pStyle w:val="Style1graphiq"/>
      </w:pPr>
    </w:p>
    <w:p w14:paraId="20D26213" w14:textId="77777777" w:rsidR="00774012" w:rsidRDefault="00774012" w:rsidP="00774012">
      <w:pPr>
        <w:pStyle w:val="Style1graphiq"/>
      </w:pPr>
    </w:p>
    <w:p w14:paraId="786A96DC" w14:textId="77777777" w:rsidR="00774012" w:rsidRDefault="00774012" w:rsidP="00774012">
      <w:pPr>
        <w:pStyle w:val="Style1graphiq"/>
      </w:pPr>
    </w:p>
    <w:p w14:paraId="70A701F6" w14:textId="77777777" w:rsidR="00774012" w:rsidRDefault="00774012" w:rsidP="00774012">
      <w:pPr>
        <w:pStyle w:val="Style1graphiq"/>
      </w:pPr>
    </w:p>
    <w:p w14:paraId="6188DDBF" w14:textId="77777777" w:rsidR="00774012" w:rsidRDefault="00774012" w:rsidP="00774012">
      <w:pPr>
        <w:pStyle w:val="Style1graphiq"/>
      </w:pPr>
    </w:p>
    <w:p w14:paraId="26477F63" w14:textId="77777777" w:rsidR="00774012" w:rsidRDefault="00774012" w:rsidP="00774012">
      <w:pPr>
        <w:pStyle w:val="Style1graphiq"/>
      </w:pPr>
    </w:p>
    <w:p w14:paraId="25D274C3" w14:textId="77777777" w:rsidR="00774012" w:rsidRDefault="00774012" w:rsidP="00774012">
      <w:pPr>
        <w:pStyle w:val="Style1graphiq"/>
      </w:pPr>
    </w:p>
    <w:p w14:paraId="54CEB076" w14:textId="77777777" w:rsidR="00774012" w:rsidRDefault="00774012" w:rsidP="00774012">
      <w:pPr>
        <w:pStyle w:val="Style1graphiq"/>
      </w:pPr>
    </w:p>
    <w:p w14:paraId="076FE052" w14:textId="15D62ED0" w:rsidR="00954F98" w:rsidRPr="00EB4CF7" w:rsidRDefault="00954F98" w:rsidP="00774012">
      <w:pPr>
        <w:pStyle w:val="Style1graphiq"/>
      </w:pPr>
      <w:bookmarkStart w:id="68" w:name="_Toc1064432"/>
      <w:r w:rsidRPr="00EB4CF7">
        <w:t>Graphique 2</w:t>
      </w:r>
      <w:r w:rsidR="00774012">
        <w:t>4</w:t>
      </w:r>
      <w:r w:rsidRPr="00EB4CF7">
        <w:t> : Taux d’attractivité du secteur sanitaire vu par les étudiants en dernière année de formation</w:t>
      </w:r>
      <w:bookmarkEnd w:id="68"/>
    </w:p>
    <w:p w14:paraId="69FD5685" w14:textId="77777777" w:rsidR="00954F98" w:rsidRPr="00EB4CF7" w:rsidRDefault="00954F98" w:rsidP="00954F98"/>
    <w:p w14:paraId="36ED1704" w14:textId="77777777" w:rsidR="00954F98" w:rsidRPr="00EB4CF7" w:rsidRDefault="00954F98" w:rsidP="00954F98">
      <w:pPr>
        <w:spacing w:line="360" w:lineRule="auto"/>
        <w:jc w:val="center"/>
        <w:rPr>
          <w:i/>
        </w:rPr>
      </w:pPr>
      <w:r w:rsidRPr="00EB4CF7">
        <w:rPr>
          <w:noProof/>
        </w:rPr>
        <w:drawing>
          <wp:inline distT="0" distB="0" distL="0" distR="0" wp14:anchorId="7506504C" wp14:editId="0E437085">
            <wp:extent cx="2552700" cy="2743200"/>
            <wp:effectExtent l="0" t="0" r="0" b="0"/>
            <wp:docPr id="28" name="Graphique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rsidRPr="00EB4CF7">
        <w:rPr>
          <w:noProof/>
        </w:rPr>
        <w:drawing>
          <wp:inline distT="0" distB="0" distL="0" distR="0" wp14:anchorId="4C404A00" wp14:editId="5963B7DE">
            <wp:extent cx="2505075" cy="2743200"/>
            <wp:effectExtent l="0" t="0" r="9525" b="0"/>
            <wp:docPr id="29" name="Graphique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098C11B" w14:textId="77777777" w:rsidR="00954F98" w:rsidRPr="00EB4CF7" w:rsidRDefault="00954F98" w:rsidP="00954F98">
      <w:pPr>
        <w:spacing w:line="360" w:lineRule="auto"/>
        <w:jc w:val="both"/>
      </w:pPr>
    </w:p>
    <w:p w14:paraId="3F34FBAE" w14:textId="780CF62A" w:rsidR="00954F98" w:rsidRPr="00EB4CF7" w:rsidRDefault="00954F98" w:rsidP="00954F98">
      <w:pPr>
        <w:spacing w:line="360" w:lineRule="auto"/>
        <w:jc w:val="both"/>
      </w:pPr>
      <w:r w:rsidRPr="00EB4CF7">
        <w:t xml:space="preserve">Ces graphiques </w:t>
      </w:r>
      <w:r>
        <w:t xml:space="preserve">obtenus à partir de l’enquête auprès des étudiants en dernière année de formation </w:t>
      </w:r>
      <w:r w:rsidRPr="00EB4CF7">
        <w:t>montrent que le secteur sanitaire est très attractif (avec un taux d’attractivité de près de 99%. Par ailleurs, le secteur sanitaire public est plus attractif que le secteur sanitaire privé, que ce soit le privé salarié (dont le taux d’attractivité est de 13,4%), que le privé non salarié (à son propre compte) où le taux d’attractivité est de 13%. Il y a lieu de souligner ici que même si les données de l’enquête ne permettent pas de l’observer, du fait de la réticence des agents de santé à le déclarer, la pratique duale selon laquelle les agents exercent à la fois dans le secteur public et dans le secteur privé, est une habitude très rep</w:t>
      </w:r>
      <w:ins w:id="69" w:author="CODJIA, Laurence" w:date="2019-02-15T18:01:00Z">
        <w:r w:rsidR="00751F5D">
          <w:t>a</w:t>
        </w:r>
      </w:ins>
      <w:del w:id="70" w:author="CODJIA, Laurence" w:date="2019-02-15T18:01:00Z">
        <w:r w:rsidRPr="00EB4CF7" w:rsidDel="00751F5D">
          <w:delText>e</w:delText>
        </w:r>
      </w:del>
      <w:r w:rsidRPr="00EB4CF7">
        <w:t xml:space="preserve">ndue dans le rang des agents de santé au Bénin. Cette situation qui est de nature à priver les patients de soins de santé dans les formations sanitaires publiques est tellement devenue criarde que le gouvernement a décidé en conseil des ministres en 2018 de mettre fin à la pratique. A cet effet, un ultimatum a été donné aux agents de santé du secteur public exerçant dans le secteur privé, ou possédant des formations sanitaires dans le secteur privé, de choisir au plus tard le 01 septembre 2018 entre le secteur public et le secteur privé. Même si une évaluation définitive n’a pas encore été faite à ce jour, la tendance générale est que dans l’ensemble, les agents de santé dans la situation de pratique duale choisissent d’exercer dans le secteur public, abandonnant ainsi le secteur privé. Cependant, il y a lieu de noter que cette décision du conseil des ministres pourrait avoir des </w:t>
      </w:r>
      <w:r w:rsidRPr="00EB4CF7">
        <w:lastRenderedPageBreak/>
        <w:t xml:space="preserve">conséquences sur l’offre des soins aux populations, si des dispositions idoines ne sont pas prises pour renforcer le dispositif d’accueil des patients dans le secteur public, du fait du report des patients des </w:t>
      </w:r>
      <w:commentRangeStart w:id="71"/>
      <w:r w:rsidRPr="00EB4CF7">
        <w:t xml:space="preserve">centres de santé privés </w:t>
      </w:r>
      <w:commentRangeEnd w:id="71"/>
      <w:r w:rsidR="00751F5D">
        <w:rPr>
          <w:rStyle w:val="CommentReference"/>
        </w:rPr>
        <w:commentReference w:id="71"/>
      </w:r>
      <w:r w:rsidRPr="00EB4CF7">
        <w:t>désormais fermés ou dépourvus de personnels de santé, vers les formations sanitaires publiques.</w:t>
      </w:r>
    </w:p>
    <w:p w14:paraId="6EA81800" w14:textId="77777777" w:rsidR="00954F98" w:rsidRPr="00EB4CF7" w:rsidRDefault="00954F98" w:rsidP="00954F98">
      <w:pPr>
        <w:pStyle w:val="Heading2"/>
        <w:ind w:left="0" w:firstLine="0"/>
      </w:pPr>
      <w:r w:rsidRPr="00EB4CF7">
        <w:t xml:space="preserve"> </w:t>
      </w:r>
      <w:bookmarkStart w:id="72" w:name="_Toc1054346"/>
      <w:r w:rsidRPr="00EB4CF7">
        <w:t>Analyse de l'efficacité du déploiement du personnel de santé en vue de la mise en œuvre de la CSU</w:t>
      </w:r>
      <w:bookmarkEnd w:id="72"/>
    </w:p>
    <w:p w14:paraId="41ADB761" w14:textId="77777777" w:rsidR="00954F98" w:rsidRPr="00EB4CF7" w:rsidRDefault="00954F98" w:rsidP="00954F98">
      <w:pPr>
        <w:pStyle w:val="Heading3"/>
        <w:ind w:left="0" w:firstLine="0"/>
      </w:pPr>
      <w:bookmarkStart w:id="73" w:name="_Toc1054347"/>
      <w:r w:rsidRPr="00EB4CF7">
        <w:t>Analyse de la politique de déploiement des personnels de santé</w:t>
      </w:r>
      <w:bookmarkEnd w:id="73"/>
    </w:p>
    <w:p w14:paraId="4060D5FC" w14:textId="77777777" w:rsidR="00954F98" w:rsidRDefault="00954F98" w:rsidP="00954F98">
      <w:pPr>
        <w:autoSpaceDE w:val="0"/>
        <w:autoSpaceDN w:val="0"/>
        <w:adjustRightInd w:val="0"/>
        <w:spacing w:line="360" w:lineRule="auto"/>
        <w:jc w:val="both"/>
        <w:rPr>
          <w:bCs/>
          <w:color w:val="000000"/>
        </w:rPr>
      </w:pPr>
    </w:p>
    <w:p w14:paraId="5DFE04E7" w14:textId="77777777" w:rsidR="00954F98" w:rsidRPr="00567DD2" w:rsidRDefault="00954F98" w:rsidP="00954F98">
      <w:pPr>
        <w:autoSpaceDE w:val="0"/>
        <w:autoSpaceDN w:val="0"/>
        <w:adjustRightInd w:val="0"/>
        <w:spacing w:line="360" w:lineRule="auto"/>
        <w:jc w:val="both"/>
        <w:rPr>
          <w:bCs/>
          <w:color w:val="000000"/>
        </w:rPr>
      </w:pPr>
      <w:r w:rsidRPr="00567DD2">
        <w:rPr>
          <w:bCs/>
          <w:color w:val="000000"/>
        </w:rPr>
        <w:t xml:space="preserve">Au Bénin, le redéploiement du personnel de la Fonction Publique s’opère par :  </w:t>
      </w:r>
    </w:p>
    <w:p w14:paraId="750F0262" w14:textId="77777777" w:rsidR="00954F98" w:rsidRPr="00567DD2" w:rsidRDefault="00954F98" w:rsidP="00990CCD">
      <w:pPr>
        <w:pStyle w:val="ListParagraph"/>
        <w:numPr>
          <w:ilvl w:val="0"/>
          <w:numId w:val="48"/>
        </w:numPr>
        <w:autoSpaceDE w:val="0"/>
        <w:autoSpaceDN w:val="0"/>
        <w:adjustRightInd w:val="0"/>
        <w:spacing w:after="177" w:line="360" w:lineRule="auto"/>
        <w:ind w:left="1134" w:firstLine="0"/>
        <w:jc w:val="both"/>
        <w:rPr>
          <w:bCs/>
          <w:color w:val="000000"/>
        </w:rPr>
      </w:pPr>
      <w:r w:rsidRPr="00567DD2">
        <w:rPr>
          <w:bCs/>
          <w:color w:val="000000"/>
        </w:rPr>
        <w:t xml:space="preserve">les affectations par notes de service à l’intérieur d’une structure (il s’agit ici du positionnement des RH disponibles); </w:t>
      </w:r>
    </w:p>
    <w:p w14:paraId="5BDB5C17" w14:textId="77777777" w:rsidR="00954F98" w:rsidRPr="00567DD2" w:rsidRDefault="00954F98" w:rsidP="00990CCD">
      <w:pPr>
        <w:pStyle w:val="ListParagraph"/>
        <w:numPr>
          <w:ilvl w:val="0"/>
          <w:numId w:val="48"/>
        </w:numPr>
        <w:autoSpaceDE w:val="0"/>
        <w:autoSpaceDN w:val="0"/>
        <w:adjustRightInd w:val="0"/>
        <w:spacing w:after="177" w:line="360" w:lineRule="auto"/>
        <w:ind w:left="1134" w:firstLine="0"/>
        <w:jc w:val="both"/>
        <w:rPr>
          <w:bCs/>
          <w:color w:val="000000"/>
        </w:rPr>
      </w:pPr>
      <w:r w:rsidRPr="00567DD2">
        <w:rPr>
          <w:bCs/>
          <w:color w:val="000000"/>
        </w:rPr>
        <w:t xml:space="preserve">les mutations par arrêtés de l’autorité pour des repositionnements inter structures ou interdépartementaux ; </w:t>
      </w:r>
    </w:p>
    <w:p w14:paraId="0968CD2E" w14:textId="77777777" w:rsidR="00954F98" w:rsidRPr="00567DD2" w:rsidRDefault="00954F98" w:rsidP="00990CCD">
      <w:pPr>
        <w:pStyle w:val="ListParagraph"/>
        <w:numPr>
          <w:ilvl w:val="0"/>
          <w:numId w:val="48"/>
        </w:numPr>
        <w:autoSpaceDE w:val="0"/>
        <w:autoSpaceDN w:val="0"/>
        <w:adjustRightInd w:val="0"/>
        <w:spacing w:line="360" w:lineRule="auto"/>
        <w:ind w:left="1134" w:firstLine="0"/>
        <w:jc w:val="both"/>
        <w:rPr>
          <w:bCs/>
          <w:color w:val="000000"/>
        </w:rPr>
      </w:pPr>
      <w:r w:rsidRPr="00567DD2">
        <w:rPr>
          <w:bCs/>
          <w:color w:val="000000"/>
        </w:rPr>
        <w:t xml:space="preserve">les mises à disposition par décisions ou actes du Ministre chargé de la Fonction Publique pour les repositionnements interministériels ou inter organisations. </w:t>
      </w:r>
    </w:p>
    <w:p w14:paraId="149403A1" w14:textId="77777777" w:rsidR="00954F98" w:rsidRDefault="00954F98" w:rsidP="00954F98">
      <w:pPr>
        <w:autoSpaceDE w:val="0"/>
        <w:autoSpaceDN w:val="0"/>
        <w:adjustRightInd w:val="0"/>
        <w:spacing w:line="360" w:lineRule="auto"/>
        <w:jc w:val="both"/>
        <w:rPr>
          <w:bCs/>
        </w:rPr>
      </w:pPr>
    </w:p>
    <w:p w14:paraId="0D5BE785" w14:textId="77777777" w:rsidR="00954F98" w:rsidRPr="00567DD2" w:rsidRDefault="00954F98" w:rsidP="00954F98">
      <w:pPr>
        <w:autoSpaceDE w:val="0"/>
        <w:autoSpaceDN w:val="0"/>
        <w:adjustRightInd w:val="0"/>
        <w:spacing w:line="360" w:lineRule="auto"/>
        <w:jc w:val="both"/>
        <w:rPr>
          <w:bCs/>
        </w:rPr>
      </w:pPr>
      <w:r w:rsidRPr="00567DD2">
        <w:rPr>
          <w:bCs/>
        </w:rPr>
        <w:t xml:space="preserve">En 1991, l’état a procédé au redéploiement du personnel sanitaire </w:t>
      </w:r>
      <w:r w:rsidRPr="00567DD2">
        <w:t>avec mesures incitatives pour corriger la répartition inéquitable des effectifs, des mesures d’incitation financière ont été mis en place, comme les frais de transport, frais d’installation et frais d’accommodation, et d’autres mesures d’accompagnement tels que l’octroi de logement sur financement de la Banque Mondiale.</w:t>
      </w:r>
    </w:p>
    <w:p w14:paraId="19CD9D5B" w14:textId="77777777" w:rsidR="00954F98" w:rsidRPr="00567DD2" w:rsidRDefault="00954F98" w:rsidP="00954F98">
      <w:pPr>
        <w:pStyle w:val="Default"/>
        <w:spacing w:line="360" w:lineRule="auto"/>
        <w:jc w:val="both"/>
        <w:rPr>
          <w:bCs/>
        </w:rPr>
      </w:pPr>
      <w:r w:rsidRPr="00567DD2">
        <w:rPr>
          <w:bCs/>
        </w:rPr>
        <w:t xml:space="preserve">La couverture en ressources humaines en santé du Bénin est de 64%  dont 4.76% d’agents de santé (médecins, infirmiers et sages-femmes)  pour 10000 habitants contre une </w:t>
      </w:r>
      <w:r>
        <w:rPr>
          <w:bCs/>
        </w:rPr>
        <w:t>recommandation</w:t>
      </w:r>
      <w:r w:rsidRPr="00567DD2">
        <w:rPr>
          <w:bCs/>
        </w:rPr>
        <w:t xml:space="preserve"> OMS de 25. Trois départements soit les moins couverts il s’agit de Atacora Donga (26%), Mono/Couffo (21%)  et de Zou/Collines (22%). Cette répartition montre bien que les ressources humaines en santé sont mal reparties sur le territoire béninois. </w:t>
      </w:r>
    </w:p>
    <w:p w14:paraId="001A5CD7" w14:textId="77777777" w:rsidR="00954F98" w:rsidRPr="00567DD2" w:rsidRDefault="00954F98" w:rsidP="00954F98">
      <w:pPr>
        <w:autoSpaceDE w:val="0"/>
        <w:autoSpaceDN w:val="0"/>
        <w:adjustRightInd w:val="0"/>
        <w:spacing w:line="360" w:lineRule="auto"/>
        <w:jc w:val="both"/>
        <w:rPr>
          <w:bCs/>
        </w:rPr>
      </w:pPr>
      <w:r w:rsidRPr="00567DD2">
        <w:rPr>
          <w:bCs/>
        </w:rPr>
        <w:t xml:space="preserve">Cette situation a pour conséquences la dégradation du portefeuille des compétences, le déséquilibre dans la répartition en ressources humaines et la tension sur les effectifs au travail et la gestion des pénuries liées aux conditions de travail.  </w:t>
      </w:r>
    </w:p>
    <w:p w14:paraId="0E68611A" w14:textId="77777777" w:rsidR="00954F98" w:rsidRPr="00567DD2" w:rsidRDefault="00954F98" w:rsidP="00954F98">
      <w:pPr>
        <w:autoSpaceDE w:val="0"/>
        <w:autoSpaceDN w:val="0"/>
        <w:adjustRightInd w:val="0"/>
        <w:spacing w:line="360" w:lineRule="auto"/>
        <w:jc w:val="both"/>
        <w:rPr>
          <w:bCs/>
        </w:rPr>
      </w:pPr>
      <w:r w:rsidRPr="00567DD2">
        <w:rPr>
          <w:bCs/>
        </w:rPr>
        <w:t>De 2003 à 2005 l’effectif des médecins mesures sociales est passé de 36 à 23 tandis que celui des infirmiers d’Etat de 222 en 2003 à 105 en 2007, soit une déperdition de 117 en quatre ans. Cette situation s’explique par les abandons massifs que les recrutements de nouveaux agents mesures sociales n’ont pas pu masquer.</w:t>
      </w:r>
    </w:p>
    <w:p w14:paraId="5561D060" w14:textId="77777777" w:rsidR="00954F98" w:rsidRPr="00567DD2" w:rsidRDefault="00954F98" w:rsidP="00954F98">
      <w:pPr>
        <w:autoSpaceDE w:val="0"/>
        <w:autoSpaceDN w:val="0"/>
        <w:adjustRightInd w:val="0"/>
        <w:spacing w:line="360" w:lineRule="auto"/>
        <w:jc w:val="both"/>
        <w:rPr>
          <w:bCs/>
        </w:rPr>
      </w:pPr>
      <w:r w:rsidRPr="00567DD2">
        <w:rPr>
          <w:bCs/>
        </w:rPr>
        <w:lastRenderedPageBreak/>
        <w:t>En dehors des cas d’abandons, il a été constaté des mutations d’agents recrutés sur poste en violation du principe retenu au départ, sur pression politique ou administrative.</w:t>
      </w:r>
    </w:p>
    <w:p w14:paraId="2483E859" w14:textId="77777777" w:rsidR="00954F98" w:rsidRPr="00567DD2" w:rsidRDefault="00954F98" w:rsidP="00954F98">
      <w:pPr>
        <w:autoSpaceDE w:val="0"/>
        <w:autoSpaceDN w:val="0"/>
        <w:adjustRightInd w:val="0"/>
        <w:spacing w:line="360" w:lineRule="auto"/>
        <w:jc w:val="both"/>
        <w:rPr>
          <w:bCs/>
        </w:rPr>
      </w:pPr>
      <w:r w:rsidRPr="00567DD2">
        <w:rPr>
          <w:bCs/>
        </w:rPr>
        <w:t>Cette situation va s’amplifier avec les dispositions du décret autorisant le reversement des Agents recrutés sur Fonds Mesures Sociales en Agents Contractuels de l’Etat et l’arrêté pris en conséquence pour autoriser leur mutation.</w:t>
      </w:r>
    </w:p>
    <w:p w14:paraId="7375527B" w14:textId="77777777" w:rsidR="00954F98" w:rsidRPr="00567DD2" w:rsidRDefault="00954F98" w:rsidP="00954F98">
      <w:pPr>
        <w:autoSpaceDE w:val="0"/>
        <w:autoSpaceDN w:val="0"/>
        <w:adjustRightInd w:val="0"/>
        <w:spacing w:line="360" w:lineRule="auto"/>
        <w:jc w:val="both"/>
        <w:rPr>
          <w:bCs/>
        </w:rPr>
      </w:pPr>
      <w:r w:rsidRPr="00567DD2">
        <w:rPr>
          <w:bCs/>
        </w:rPr>
        <w:t xml:space="preserve"> L’effectif des profession</w:t>
      </w:r>
      <w:r w:rsidRPr="00567DD2">
        <w:rPr>
          <w:bCs/>
        </w:rPr>
        <w:softHyphen/>
        <w:t xml:space="preserve">nels de la santé maternelle et infantile s’est accru de 2,4 en sept ans, avec une durée moyenne de séjour au poste de 85 mois. Toutefois, 26,93% des RHS  travaillent en milieu rural ce qui compromet la couverture sanitaire universelle. </w:t>
      </w:r>
    </w:p>
    <w:p w14:paraId="76EA22B4" w14:textId="77777777" w:rsidR="00954F98" w:rsidRPr="00567DD2" w:rsidRDefault="00954F98" w:rsidP="00954F98">
      <w:pPr>
        <w:autoSpaceDE w:val="0"/>
        <w:autoSpaceDN w:val="0"/>
        <w:adjustRightInd w:val="0"/>
        <w:spacing w:line="360" w:lineRule="auto"/>
        <w:jc w:val="both"/>
        <w:rPr>
          <w:bCs/>
        </w:rPr>
      </w:pPr>
      <w:r w:rsidRPr="00567DD2">
        <w:rPr>
          <w:bCs/>
        </w:rPr>
        <w:t>Cette étude de marché du travail vient confirmer la mauvaise répartition des RHS car l’enquête a révélé clairement.</w:t>
      </w:r>
    </w:p>
    <w:p w14:paraId="0F42547F" w14:textId="77777777" w:rsidR="00954F98" w:rsidRPr="00567DD2" w:rsidRDefault="00954F98" w:rsidP="00954F98">
      <w:pPr>
        <w:pStyle w:val="Default"/>
        <w:spacing w:line="360" w:lineRule="auto"/>
        <w:jc w:val="both"/>
        <w:rPr>
          <w:bCs/>
          <w:color w:val="auto"/>
        </w:rPr>
      </w:pPr>
      <w:r w:rsidRPr="00567DD2">
        <w:rPr>
          <w:bCs/>
          <w:color w:val="auto"/>
        </w:rPr>
        <w:t xml:space="preserve">Le mécanisme de déploiement du personnel de santé s’opère essentiellement par deux voies notamment l’affectation et les mutations. Il prend en compte le recrutement et les mutations internes. La dynamique du déploiement des personnels de santé est défavorable aux départements non couverts au plan sanitaire en personnel. </w:t>
      </w:r>
    </w:p>
    <w:p w14:paraId="7EB03E69" w14:textId="77777777" w:rsidR="00954F98" w:rsidRDefault="00954F98" w:rsidP="00954F98">
      <w:pPr>
        <w:rPr>
          <w:lang w:eastAsia="en-US"/>
        </w:rPr>
      </w:pPr>
    </w:p>
    <w:p w14:paraId="4A573DC7" w14:textId="77777777" w:rsidR="00954F98" w:rsidRPr="00EB4CF7" w:rsidRDefault="00954F98" w:rsidP="00954F98">
      <w:pPr>
        <w:pStyle w:val="Heading3"/>
        <w:ind w:left="0" w:firstLine="0"/>
      </w:pPr>
      <w:bookmarkStart w:id="74" w:name="_Toc1054348"/>
      <w:r>
        <w:t>Analyse des inégalités dans la répartition du personnel de santé au Bénin</w:t>
      </w:r>
      <w:bookmarkEnd w:id="74"/>
    </w:p>
    <w:p w14:paraId="0FE9CA0C" w14:textId="77777777" w:rsidR="00954F98" w:rsidRPr="00EB4CF7" w:rsidRDefault="00954F98" w:rsidP="00954F98">
      <w:pPr>
        <w:spacing w:line="360" w:lineRule="auto"/>
        <w:jc w:val="both"/>
      </w:pPr>
      <w:r>
        <w:t>Les inégalités dans la répartition du personnel de santé découlent de la réparation des formations sanitaires sur le territoire national selon le nombre d’agents de santé dont elles disposent. Elles permettent d’apprécier si une minorité de formations sanitaires et donc de localités s’accaparent la plus grande partie des ressources humaines en santé disponibles. Le graphique suivant présente la concentration observée dans la réparation des agents de santé.</w:t>
      </w:r>
    </w:p>
    <w:p w14:paraId="16F8DE2B" w14:textId="77777777" w:rsidR="00954F98" w:rsidRDefault="00954F98" w:rsidP="00954F98">
      <w:pPr>
        <w:spacing w:line="360" w:lineRule="auto"/>
        <w:jc w:val="both"/>
        <w:rPr>
          <w:b/>
        </w:rPr>
      </w:pPr>
    </w:p>
    <w:p w14:paraId="646FC6C0" w14:textId="196582EE" w:rsidR="00954F98" w:rsidRPr="00EB4CF7" w:rsidRDefault="00954F98" w:rsidP="00774012">
      <w:pPr>
        <w:pStyle w:val="Style1graphiq"/>
      </w:pPr>
      <w:bookmarkStart w:id="75" w:name="_Toc1064433"/>
      <w:r w:rsidRPr="00EB4CF7">
        <w:t>Graphique 2</w:t>
      </w:r>
      <w:r w:rsidR="00774012">
        <w:t>5</w:t>
      </w:r>
      <w:r w:rsidRPr="00EB4CF7">
        <w:t>: Courbe de Lorentz issu de la distribution du nombre de formations sanitaires selon le nombre d’Agent de santé y travaillant</w:t>
      </w:r>
      <w:bookmarkEnd w:id="75"/>
    </w:p>
    <w:p w14:paraId="2F289742" w14:textId="77777777" w:rsidR="00954F98" w:rsidRPr="00EB4CF7" w:rsidRDefault="00954F98" w:rsidP="00954F98">
      <w:pPr>
        <w:spacing w:line="360" w:lineRule="auto"/>
        <w:jc w:val="center"/>
        <w:rPr>
          <w:rFonts w:ascii="Bodoni MT" w:hAnsi="Bodoni MT"/>
          <w:b/>
        </w:rPr>
      </w:pPr>
      <w:r w:rsidRPr="00EB4CF7">
        <w:rPr>
          <w:noProof/>
        </w:rPr>
        <w:drawing>
          <wp:inline distT="0" distB="0" distL="0" distR="0" wp14:anchorId="61919FA1" wp14:editId="2AA5D77B">
            <wp:extent cx="4572000" cy="2743200"/>
            <wp:effectExtent l="0" t="0" r="0" b="0"/>
            <wp:docPr id="30" name="Graphique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33F7AD8" w14:textId="77777777" w:rsidR="00954F98" w:rsidRDefault="00954F98" w:rsidP="00954F98">
      <w:pPr>
        <w:pStyle w:val="Heading3"/>
        <w:numPr>
          <w:ilvl w:val="0"/>
          <w:numId w:val="0"/>
        </w:numPr>
        <w:spacing w:line="360" w:lineRule="auto"/>
        <w:rPr>
          <w:rFonts w:ascii="Times New Roman" w:hAnsi="Times New Roman" w:cs="Times New Roman"/>
          <w:b w:val="0"/>
          <w:color w:val="auto"/>
        </w:rPr>
      </w:pPr>
      <w:bookmarkStart w:id="76" w:name="_Toc1054349"/>
      <w:r w:rsidRPr="009226E8">
        <w:rPr>
          <w:rFonts w:ascii="Times New Roman" w:hAnsi="Times New Roman" w:cs="Times New Roman"/>
          <w:b w:val="0"/>
          <w:color w:val="auto"/>
        </w:rPr>
        <w:lastRenderedPageBreak/>
        <w:t xml:space="preserve">Au regard de la forme de ce graphique, on se rend </w:t>
      </w:r>
      <w:r>
        <w:rPr>
          <w:rFonts w:ascii="Times New Roman" w:hAnsi="Times New Roman" w:cs="Times New Roman"/>
          <w:b w:val="0"/>
          <w:color w:val="auto"/>
        </w:rPr>
        <w:t>à l’évidence que la réparation des agents de santé est très inégalitaire, ce qui signifie qu’une minorité de formations sanitaires utilise la plus grande partie des personnels de santé disponibles. Cette situation déplorable trouve son explication en général dans la propension des agents de santé à servir aussi dans les zones moins déshéritées, au point où un bon nombre de formations sanitaires des zones difficiles d’accès se retrouvent sans personnels. Cette situation est confirmée par les gestionnaires de santé des niveaux intermédiaire et périphérique. Ils sont</w:t>
      </w:r>
      <w:r w:rsidRPr="00711B74">
        <w:rPr>
          <w:rFonts w:ascii="Times New Roman" w:hAnsi="Times New Roman" w:cs="Times New Roman"/>
          <w:b w:val="0"/>
          <w:color w:val="auto"/>
        </w:rPr>
        <w:t xml:space="preserve"> unanime</w:t>
      </w:r>
      <w:r>
        <w:rPr>
          <w:rFonts w:ascii="Times New Roman" w:hAnsi="Times New Roman" w:cs="Times New Roman"/>
          <w:b w:val="0"/>
          <w:color w:val="auto"/>
        </w:rPr>
        <w:t>s</w:t>
      </w:r>
      <w:r w:rsidRPr="00711B74">
        <w:rPr>
          <w:rFonts w:ascii="Times New Roman" w:hAnsi="Times New Roman" w:cs="Times New Roman"/>
          <w:b w:val="0"/>
          <w:color w:val="auto"/>
        </w:rPr>
        <w:t xml:space="preserve"> sur le fait que les stratégies prévues sont dans l’esprit bien huilées pour une couverture équitable de besoins des départements et des Zones sanitaires. </w:t>
      </w:r>
      <w:r w:rsidRPr="004A4948">
        <w:rPr>
          <w:rFonts w:ascii="Times New Roman" w:hAnsi="Times New Roman" w:cs="Times New Roman"/>
          <w:b w:val="0"/>
          <w:i/>
          <w:color w:val="auto"/>
        </w:rPr>
        <w:t xml:space="preserve">Ainsi, avant les recrutements, il y a des quotas qui sont fixés pour chaque département en fonction de l'ampleur du besoin. Même si les quantités de RHS ne couvrent pas tous les besoins, l’équité est respectée dans la répartition. De même, les textes ont prévu qu'un agent recruté ou affecté fasse au moins deux années au poste avant de demander une mutation. Malheureusement, juste après le recrutement les agents </w:t>
      </w:r>
      <w:r>
        <w:rPr>
          <w:rFonts w:ascii="Times New Roman" w:hAnsi="Times New Roman" w:cs="Times New Roman"/>
          <w:b w:val="0"/>
          <w:i/>
          <w:color w:val="auto"/>
        </w:rPr>
        <w:t>dépl</w:t>
      </w:r>
      <w:r w:rsidRPr="004A4948">
        <w:rPr>
          <w:rFonts w:ascii="Times New Roman" w:hAnsi="Times New Roman" w:cs="Times New Roman"/>
          <w:b w:val="0"/>
          <w:i/>
          <w:color w:val="auto"/>
        </w:rPr>
        <w:t>oyés dans les localités prévues pour eux demandent à partir ailleurs et vident les zones enclavées. Cela prouve à suffisance un déficit de motivation des agents à rester au poste, surtout dans les localités enclavées.</w:t>
      </w:r>
      <w:r w:rsidRPr="00711B74">
        <w:rPr>
          <w:rFonts w:ascii="Times New Roman" w:hAnsi="Times New Roman" w:cs="Times New Roman"/>
          <w:b w:val="0"/>
          <w:color w:val="auto"/>
        </w:rPr>
        <w:t xml:space="preserve"> Tous les cadres gestionnaires des administrations de santé estiment que la création de conditions favorables aussi bien financièrement, matériellement que moralement permettrait de fidéliser les agents au niveau des postes en zones défavorisées</w:t>
      </w:r>
      <w:r>
        <w:rPr>
          <w:rFonts w:ascii="Times New Roman" w:hAnsi="Times New Roman" w:cs="Times New Roman"/>
          <w:b w:val="0"/>
          <w:color w:val="auto"/>
        </w:rPr>
        <w:t>.</w:t>
      </w:r>
      <w:bookmarkEnd w:id="76"/>
      <w:r>
        <w:rPr>
          <w:rFonts w:ascii="Times New Roman" w:hAnsi="Times New Roman" w:cs="Times New Roman"/>
          <w:b w:val="0"/>
          <w:color w:val="auto"/>
        </w:rPr>
        <w:t xml:space="preserve"> </w:t>
      </w:r>
    </w:p>
    <w:p w14:paraId="75588F53" w14:textId="77777777" w:rsidR="00954F98" w:rsidRPr="004A4948" w:rsidRDefault="00954F98" w:rsidP="00954F98">
      <w:pPr>
        <w:rPr>
          <w:b/>
        </w:rPr>
      </w:pPr>
    </w:p>
    <w:p w14:paraId="617F61B4" w14:textId="77777777" w:rsidR="00954F98" w:rsidRPr="00EB4CF7" w:rsidRDefault="00954F98" w:rsidP="00954F98">
      <w:pPr>
        <w:spacing w:line="360" w:lineRule="auto"/>
        <w:jc w:val="both"/>
        <w:rPr>
          <w:rFonts w:ascii="Bodoni MT" w:hAnsi="Bodoni MT"/>
          <w:b/>
        </w:rPr>
      </w:pPr>
    </w:p>
    <w:p w14:paraId="6ED42EA6" w14:textId="77777777" w:rsidR="00954F98" w:rsidRPr="00EB4CF7" w:rsidRDefault="00954F98" w:rsidP="00954F98">
      <w:pPr>
        <w:pStyle w:val="Heading3"/>
        <w:ind w:left="0" w:firstLine="0"/>
      </w:pPr>
      <w:r w:rsidRPr="00EB4CF7">
        <w:t xml:space="preserve"> </w:t>
      </w:r>
      <w:bookmarkStart w:id="77" w:name="_Toc1054350"/>
      <w:r w:rsidRPr="00EB4CF7">
        <w:t>Déterminants du choix du secteur d'exercice (public ou/et privé) par les personnels du secteur de santé au Bénin</w:t>
      </w:r>
      <w:bookmarkEnd w:id="77"/>
    </w:p>
    <w:p w14:paraId="5D0E8499" w14:textId="77777777" w:rsidR="00954F98" w:rsidRDefault="00954F98" w:rsidP="00954F98">
      <w:pPr>
        <w:spacing w:line="360" w:lineRule="auto"/>
        <w:jc w:val="both"/>
      </w:pPr>
      <w:r>
        <w:t>Selon les données collectées auprès des diplômés, plus de 96% des diplômés exercent dans le secteur sanitaire après leur formation. Les informations collectées mettent en exergue une diversité dans le secteur où exercent les agents. On peut constater une prédominance du secteur privé, aussi bien confessionnel que non confessionnel dans les déclarations des agents</w:t>
      </w:r>
      <w:r>
        <w:rPr>
          <w:rStyle w:val="FootnoteReference"/>
        </w:rPr>
        <w:footnoteReference w:id="6"/>
      </w:r>
      <w:r>
        <w:t xml:space="preserve">. L’exercice simultané dans le secteur public et dans le secteur privé apparait marginal selon les données collectées, ce qui ne traduit pas exactement la réalité à laquelle le système sanitaire fait face, et qui a conduit à la prise d’un décret présidentiel interdisant la pratique simultanée dans les deux secteurs. Ces chiffres s’expliquent d’après les analyses par le fait que les agents de </w:t>
      </w:r>
      <w:r>
        <w:lastRenderedPageBreak/>
        <w:t>santé sont conscients du fait que cette pratique est illégale, ce qui les a conduits à ne pas déclarer pour la plupart s’ils exercent dans les deux secteurs.</w:t>
      </w:r>
    </w:p>
    <w:p w14:paraId="1101C9CF" w14:textId="77777777" w:rsidR="00954F98" w:rsidRDefault="00954F98" w:rsidP="00954F98">
      <w:pPr>
        <w:spacing w:after="160" w:line="360" w:lineRule="auto"/>
        <w:jc w:val="both"/>
        <w:rPr>
          <w:b/>
        </w:rPr>
      </w:pPr>
    </w:p>
    <w:p w14:paraId="0CA7D714" w14:textId="4E2933DE" w:rsidR="00954F98" w:rsidRPr="00EB4CF7" w:rsidRDefault="00954F98" w:rsidP="00774012">
      <w:pPr>
        <w:pStyle w:val="Style1tableau"/>
      </w:pPr>
      <w:bookmarkStart w:id="78" w:name="_Toc1064303"/>
      <w:r w:rsidRPr="00EB4CF7">
        <w:t>Tableau 2</w:t>
      </w:r>
      <w:r w:rsidR="00D37F06">
        <w:t>0</w:t>
      </w:r>
      <w:r w:rsidRPr="00EB4CF7">
        <w:t> : Taux d’attractivité du secteur sanitaire vu par les diplômés</w:t>
      </w:r>
      <w:bookmarkEnd w:id="78"/>
    </w:p>
    <w:tbl>
      <w:tblPr>
        <w:tblStyle w:val="Tableausimple21"/>
        <w:tblW w:w="5000" w:type="pct"/>
        <w:tblLook w:val="04A0" w:firstRow="1" w:lastRow="0" w:firstColumn="1" w:lastColumn="0" w:noHBand="0" w:noVBand="1"/>
      </w:tblPr>
      <w:tblGrid>
        <w:gridCol w:w="1365"/>
        <w:gridCol w:w="1759"/>
        <w:gridCol w:w="222"/>
        <w:gridCol w:w="819"/>
        <w:gridCol w:w="231"/>
        <w:gridCol w:w="1196"/>
        <w:gridCol w:w="229"/>
        <w:gridCol w:w="1198"/>
        <w:gridCol w:w="222"/>
        <w:gridCol w:w="696"/>
        <w:gridCol w:w="222"/>
        <w:gridCol w:w="911"/>
      </w:tblGrid>
      <w:tr w:rsidR="00954F98" w:rsidRPr="00EB4CF7" w14:paraId="71484CB7" w14:textId="77777777" w:rsidTr="00A760AA">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723" w:type="pct"/>
            <w:gridSpan w:val="2"/>
            <w:vMerge w:val="restart"/>
            <w:vAlign w:val="center"/>
            <w:hideMark/>
          </w:tcPr>
          <w:p w14:paraId="1DF2DBAE" w14:textId="77777777" w:rsidR="00954F98" w:rsidRPr="00EB4CF7" w:rsidRDefault="00954F98" w:rsidP="00A760AA">
            <w:pPr>
              <w:jc w:val="center"/>
              <w:rPr>
                <w:rFonts w:ascii="Bodoni MT" w:hAnsi="Bodoni MT" w:cs="Arial"/>
                <w:color w:val="000000"/>
                <w:sz w:val="22"/>
                <w:szCs w:val="22"/>
              </w:rPr>
            </w:pPr>
          </w:p>
        </w:tc>
        <w:tc>
          <w:tcPr>
            <w:tcW w:w="3277" w:type="pct"/>
            <w:gridSpan w:val="10"/>
            <w:vAlign w:val="center"/>
            <w:hideMark/>
          </w:tcPr>
          <w:p w14:paraId="08E26BA5" w14:textId="77777777" w:rsidR="00954F98" w:rsidRPr="00EB4CF7" w:rsidRDefault="00954F98" w:rsidP="00A760AA">
            <w:pPr>
              <w:jc w:val="center"/>
              <w:cnfStyle w:val="100000000000" w:firstRow="1" w:lastRow="0" w:firstColumn="0" w:lastColumn="0" w:oddVBand="0" w:evenVBand="0" w:oddHBand="0"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SECTEUR DE TRAVAIL</w:t>
            </w:r>
          </w:p>
        </w:tc>
      </w:tr>
      <w:tr w:rsidR="00954F98" w:rsidRPr="00EB4CF7" w14:paraId="13F19801" w14:textId="77777777" w:rsidTr="00A760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23" w:type="pct"/>
            <w:gridSpan w:val="2"/>
            <w:vMerge/>
            <w:vAlign w:val="center"/>
            <w:hideMark/>
          </w:tcPr>
          <w:p w14:paraId="7DB3F606" w14:textId="77777777" w:rsidR="00954F98" w:rsidRPr="00EB4CF7" w:rsidRDefault="00954F98" w:rsidP="00A760AA">
            <w:pPr>
              <w:jc w:val="center"/>
              <w:rPr>
                <w:rFonts w:ascii="Bodoni MT" w:hAnsi="Bodoni MT" w:cs="Arial"/>
                <w:color w:val="000000"/>
                <w:sz w:val="22"/>
                <w:szCs w:val="22"/>
              </w:rPr>
            </w:pPr>
          </w:p>
        </w:tc>
        <w:tc>
          <w:tcPr>
            <w:tcW w:w="574" w:type="pct"/>
            <w:gridSpan w:val="2"/>
            <w:vAlign w:val="center"/>
            <w:hideMark/>
          </w:tcPr>
          <w:p w14:paraId="7BF23398"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Public seul</w:t>
            </w:r>
          </w:p>
        </w:tc>
        <w:tc>
          <w:tcPr>
            <w:tcW w:w="786" w:type="pct"/>
            <w:gridSpan w:val="2"/>
            <w:vAlign w:val="center"/>
            <w:hideMark/>
          </w:tcPr>
          <w:p w14:paraId="15B25252"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Privé confessionnel seul</w:t>
            </w:r>
          </w:p>
        </w:tc>
        <w:tc>
          <w:tcPr>
            <w:tcW w:w="786" w:type="pct"/>
            <w:gridSpan w:val="2"/>
            <w:vAlign w:val="center"/>
            <w:hideMark/>
          </w:tcPr>
          <w:p w14:paraId="750CD041"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Privé non confessionnel seul</w:t>
            </w:r>
          </w:p>
        </w:tc>
        <w:tc>
          <w:tcPr>
            <w:tcW w:w="506" w:type="pct"/>
            <w:gridSpan w:val="2"/>
            <w:vAlign w:val="center"/>
            <w:hideMark/>
          </w:tcPr>
          <w:p w14:paraId="079E3DDC"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Public et Privé à la fois</w:t>
            </w:r>
          </w:p>
        </w:tc>
        <w:tc>
          <w:tcPr>
            <w:tcW w:w="624" w:type="pct"/>
            <w:gridSpan w:val="2"/>
            <w:vAlign w:val="center"/>
            <w:hideMark/>
          </w:tcPr>
          <w:p w14:paraId="5CB7D84B"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Total</w:t>
            </w:r>
          </w:p>
        </w:tc>
      </w:tr>
      <w:tr w:rsidR="00954F98" w:rsidRPr="00EB4CF7" w14:paraId="33E2E308" w14:textId="77777777" w:rsidTr="00A760AA">
        <w:trPr>
          <w:trHeight w:val="422"/>
        </w:trPr>
        <w:tc>
          <w:tcPr>
            <w:cnfStyle w:val="001000000000" w:firstRow="0" w:lastRow="0" w:firstColumn="1" w:lastColumn="0" w:oddVBand="0" w:evenVBand="0" w:oddHBand="0" w:evenHBand="0" w:firstRowFirstColumn="0" w:firstRowLastColumn="0" w:lastRowFirstColumn="0" w:lastRowLastColumn="0"/>
            <w:tcW w:w="752" w:type="pct"/>
            <w:vMerge w:val="restart"/>
            <w:vAlign w:val="center"/>
            <w:hideMark/>
          </w:tcPr>
          <w:p w14:paraId="36612146" w14:textId="77777777" w:rsidR="00954F98" w:rsidRPr="00EB4CF7" w:rsidRDefault="00954F98" w:rsidP="00A760AA">
            <w:pPr>
              <w:jc w:val="center"/>
              <w:rPr>
                <w:rFonts w:ascii="Bodoni MT" w:hAnsi="Bodoni MT" w:cs="Arial"/>
                <w:color w:val="000000"/>
                <w:sz w:val="22"/>
                <w:szCs w:val="22"/>
              </w:rPr>
            </w:pPr>
            <w:r w:rsidRPr="00EB4CF7">
              <w:rPr>
                <w:rFonts w:ascii="Bodoni MT" w:hAnsi="Bodoni MT" w:cs="Arial"/>
                <w:color w:val="000000"/>
                <w:sz w:val="22"/>
                <w:szCs w:val="22"/>
              </w:rPr>
              <w:t>EXERCICE DANS UN  SECTEUR NON SANITAIRE</w:t>
            </w:r>
          </w:p>
        </w:tc>
        <w:tc>
          <w:tcPr>
            <w:tcW w:w="971" w:type="pct"/>
            <w:vAlign w:val="center"/>
            <w:hideMark/>
          </w:tcPr>
          <w:p w14:paraId="47465C23"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Oui</w:t>
            </w:r>
          </w:p>
        </w:tc>
        <w:tc>
          <w:tcPr>
            <w:tcW w:w="122" w:type="pct"/>
            <w:noWrap/>
            <w:vAlign w:val="center"/>
            <w:hideMark/>
          </w:tcPr>
          <w:p w14:paraId="71497F28"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p>
        </w:tc>
        <w:tc>
          <w:tcPr>
            <w:tcW w:w="451" w:type="pct"/>
            <w:noWrap/>
            <w:vAlign w:val="center"/>
            <w:hideMark/>
          </w:tcPr>
          <w:p w14:paraId="2BA01692"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0,0%</w:t>
            </w:r>
          </w:p>
        </w:tc>
        <w:tc>
          <w:tcPr>
            <w:tcW w:w="127" w:type="pct"/>
            <w:noWrap/>
            <w:vAlign w:val="center"/>
            <w:hideMark/>
          </w:tcPr>
          <w:p w14:paraId="378EAE64"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p>
        </w:tc>
        <w:tc>
          <w:tcPr>
            <w:tcW w:w="660" w:type="pct"/>
            <w:noWrap/>
            <w:vAlign w:val="center"/>
            <w:hideMark/>
          </w:tcPr>
          <w:p w14:paraId="77C4F383"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0,8%</w:t>
            </w:r>
          </w:p>
        </w:tc>
        <w:tc>
          <w:tcPr>
            <w:tcW w:w="126" w:type="pct"/>
            <w:noWrap/>
            <w:vAlign w:val="center"/>
            <w:hideMark/>
          </w:tcPr>
          <w:p w14:paraId="59BEE9D7"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p>
        </w:tc>
        <w:tc>
          <w:tcPr>
            <w:tcW w:w="660" w:type="pct"/>
            <w:noWrap/>
            <w:vAlign w:val="center"/>
            <w:hideMark/>
          </w:tcPr>
          <w:p w14:paraId="0C1DC3B0"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2,5%</w:t>
            </w:r>
          </w:p>
        </w:tc>
        <w:tc>
          <w:tcPr>
            <w:tcW w:w="122" w:type="pct"/>
            <w:noWrap/>
            <w:vAlign w:val="center"/>
            <w:hideMark/>
          </w:tcPr>
          <w:p w14:paraId="6CE8DD99"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p>
        </w:tc>
        <w:tc>
          <w:tcPr>
            <w:tcW w:w="384" w:type="pct"/>
            <w:noWrap/>
            <w:vAlign w:val="center"/>
            <w:hideMark/>
          </w:tcPr>
          <w:p w14:paraId="3C8A2C4B"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0,0%</w:t>
            </w:r>
          </w:p>
        </w:tc>
        <w:tc>
          <w:tcPr>
            <w:tcW w:w="122" w:type="pct"/>
            <w:noWrap/>
            <w:vAlign w:val="center"/>
            <w:hideMark/>
          </w:tcPr>
          <w:p w14:paraId="1BD220E0"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p>
        </w:tc>
        <w:tc>
          <w:tcPr>
            <w:tcW w:w="502" w:type="pct"/>
            <w:noWrap/>
            <w:vAlign w:val="center"/>
            <w:hideMark/>
          </w:tcPr>
          <w:p w14:paraId="6743ECDE"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3,3%</w:t>
            </w:r>
          </w:p>
        </w:tc>
      </w:tr>
      <w:tr w:rsidR="00954F98" w:rsidRPr="00EB4CF7" w14:paraId="224D20BB" w14:textId="77777777" w:rsidTr="00A760A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752" w:type="pct"/>
            <w:vMerge/>
            <w:vAlign w:val="center"/>
            <w:hideMark/>
          </w:tcPr>
          <w:p w14:paraId="222C7057" w14:textId="77777777" w:rsidR="00954F98" w:rsidRPr="00EB4CF7" w:rsidRDefault="00954F98" w:rsidP="00A760AA">
            <w:pPr>
              <w:jc w:val="center"/>
              <w:rPr>
                <w:rFonts w:ascii="Bodoni MT" w:hAnsi="Bodoni MT" w:cs="Arial"/>
                <w:color w:val="000000"/>
                <w:sz w:val="22"/>
                <w:szCs w:val="22"/>
              </w:rPr>
            </w:pPr>
          </w:p>
        </w:tc>
        <w:tc>
          <w:tcPr>
            <w:tcW w:w="971" w:type="pct"/>
            <w:vAlign w:val="center"/>
            <w:hideMark/>
          </w:tcPr>
          <w:p w14:paraId="1DDE898E"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Non</w:t>
            </w:r>
          </w:p>
        </w:tc>
        <w:tc>
          <w:tcPr>
            <w:tcW w:w="122" w:type="pct"/>
            <w:noWrap/>
            <w:vAlign w:val="center"/>
            <w:hideMark/>
          </w:tcPr>
          <w:p w14:paraId="7D4FDF27"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p>
        </w:tc>
        <w:tc>
          <w:tcPr>
            <w:tcW w:w="451" w:type="pct"/>
            <w:noWrap/>
            <w:vAlign w:val="center"/>
            <w:hideMark/>
          </w:tcPr>
          <w:p w14:paraId="7C30E1D0"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16,4%</w:t>
            </w:r>
          </w:p>
        </w:tc>
        <w:tc>
          <w:tcPr>
            <w:tcW w:w="127" w:type="pct"/>
            <w:noWrap/>
            <w:vAlign w:val="center"/>
            <w:hideMark/>
          </w:tcPr>
          <w:p w14:paraId="7A53D222"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p>
        </w:tc>
        <w:tc>
          <w:tcPr>
            <w:tcW w:w="660" w:type="pct"/>
            <w:noWrap/>
            <w:vAlign w:val="center"/>
            <w:hideMark/>
          </w:tcPr>
          <w:p w14:paraId="7CB16001"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31,1%</w:t>
            </w:r>
          </w:p>
        </w:tc>
        <w:tc>
          <w:tcPr>
            <w:tcW w:w="126" w:type="pct"/>
            <w:noWrap/>
            <w:vAlign w:val="center"/>
            <w:hideMark/>
          </w:tcPr>
          <w:p w14:paraId="3BBCF7BB"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p>
        </w:tc>
        <w:tc>
          <w:tcPr>
            <w:tcW w:w="660" w:type="pct"/>
            <w:noWrap/>
            <w:vAlign w:val="center"/>
            <w:hideMark/>
          </w:tcPr>
          <w:p w14:paraId="5B789407"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46,7%</w:t>
            </w:r>
          </w:p>
        </w:tc>
        <w:tc>
          <w:tcPr>
            <w:tcW w:w="122" w:type="pct"/>
            <w:noWrap/>
            <w:vAlign w:val="center"/>
            <w:hideMark/>
          </w:tcPr>
          <w:p w14:paraId="3BD3BB3E"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p>
        </w:tc>
        <w:tc>
          <w:tcPr>
            <w:tcW w:w="384" w:type="pct"/>
            <w:noWrap/>
            <w:vAlign w:val="center"/>
            <w:hideMark/>
          </w:tcPr>
          <w:p w14:paraId="44C3062D"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color w:val="000000"/>
                <w:sz w:val="22"/>
                <w:szCs w:val="22"/>
              </w:rPr>
            </w:pPr>
            <w:r w:rsidRPr="00EB4CF7">
              <w:rPr>
                <w:rFonts w:ascii="Bodoni MT" w:hAnsi="Bodoni MT" w:cs="Arial"/>
                <w:color w:val="000000"/>
                <w:sz w:val="22"/>
                <w:szCs w:val="22"/>
              </w:rPr>
              <w:t>2,5%</w:t>
            </w:r>
          </w:p>
        </w:tc>
        <w:tc>
          <w:tcPr>
            <w:tcW w:w="122" w:type="pct"/>
            <w:noWrap/>
            <w:vAlign w:val="center"/>
            <w:hideMark/>
          </w:tcPr>
          <w:p w14:paraId="08D0BF39"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b/>
                <w:bCs/>
                <w:color w:val="000000"/>
                <w:sz w:val="22"/>
                <w:szCs w:val="22"/>
              </w:rPr>
            </w:pPr>
          </w:p>
        </w:tc>
        <w:tc>
          <w:tcPr>
            <w:tcW w:w="502" w:type="pct"/>
            <w:noWrap/>
            <w:vAlign w:val="center"/>
            <w:hideMark/>
          </w:tcPr>
          <w:p w14:paraId="4B449D23" w14:textId="77777777" w:rsidR="00954F98" w:rsidRPr="00EB4CF7" w:rsidRDefault="00954F98" w:rsidP="00A760AA">
            <w:pPr>
              <w:jc w:val="center"/>
              <w:cnfStyle w:val="000000100000" w:firstRow="0" w:lastRow="0" w:firstColumn="0" w:lastColumn="0" w:oddVBand="0" w:evenVBand="0" w:oddHBand="1"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96,7%</w:t>
            </w:r>
          </w:p>
        </w:tc>
      </w:tr>
      <w:tr w:rsidR="00954F98" w:rsidRPr="00EB4CF7" w14:paraId="08BE69BE" w14:textId="77777777" w:rsidTr="00A760AA">
        <w:trPr>
          <w:trHeight w:val="564"/>
        </w:trPr>
        <w:tc>
          <w:tcPr>
            <w:cnfStyle w:val="001000000000" w:firstRow="0" w:lastRow="0" w:firstColumn="1" w:lastColumn="0" w:oddVBand="0" w:evenVBand="0" w:oddHBand="0" w:evenHBand="0" w:firstRowFirstColumn="0" w:firstRowLastColumn="0" w:lastRowFirstColumn="0" w:lastRowLastColumn="0"/>
            <w:tcW w:w="752" w:type="pct"/>
            <w:vMerge/>
            <w:vAlign w:val="center"/>
            <w:hideMark/>
          </w:tcPr>
          <w:p w14:paraId="03ED77AF" w14:textId="77777777" w:rsidR="00954F98" w:rsidRPr="00EB4CF7" w:rsidRDefault="00954F98" w:rsidP="00A760AA">
            <w:pPr>
              <w:jc w:val="center"/>
              <w:rPr>
                <w:rFonts w:ascii="Bodoni MT" w:hAnsi="Bodoni MT" w:cs="Arial"/>
                <w:color w:val="000000"/>
                <w:sz w:val="22"/>
                <w:szCs w:val="22"/>
              </w:rPr>
            </w:pPr>
          </w:p>
        </w:tc>
        <w:tc>
          <w:tcPr>
            <w:tcW w:w="971" w:type="pct"/>
            <w:vAlign w:val="center"/>
            <w:hideMark/>
          </w:tcPr>
          <w:p w14:paraId="48152E92"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Total</w:t>
            </w:r>
          </w:p>
        </w:tc>
        <w:tc>
          <w:tcPr>
            <w:tcW w:w="122" w:type="pct"/>
            <w:noWrap/>
            <w:vAlign w:val="center"/>
            <w:hideMark/>
          </w:tcPr>
          <w:p w14:paraId="6FA86124"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p>
        </w:tc>
        <w:tc>
          <w:tcPr>
            <w:tcW w:w="451" w:type="pct"/>
            <w:noWrap/>
            <w:vAlign w:val="center"/>
            <w:hideMark/>
          </w:tcPr>
          <w:p w14:paraId="29A39492"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16,4%</w:t>
            </w:r>
          </w:p>
        </w:tc>
        <w:tc>
          <w:tcPr>
            <w:tcW w:w="127" w:type="pct"/>
            <w:noWrap/>
            <w:vAlign w:val="center"/>
            <w:hideMark/>
          </w:tcPr>
          <w:p w14:paraId="03876D80"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p>
        </w:tc>
        <w:tc>
          <w:tcPr>
            <w:tcW w:w="660" w:type="pct"/>
            <w:noWrap/>
            <w:vAlign w:val="center"/>
            <w:hideMark/>
          </w:tcPr>
          <w:p w14:paraId="7D806D69"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32,0%</w:t>
            </w:r>
          </w:p>
        </w:tc>
        <w:tc>
          <w:tcPr>
            <w:tcW w:w="126" w:type="pct"/>
            <w:noWrap/>
            <w:vAlign w:val="center"/>
            <w:hideMark/>
          </w:tcPr>
          <w:p w14:paraId="42F251E6"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p>
        </w:tc>
        <w:tc>
          <w:tcPr>
            <w:tcW w:w="660" w:type="pct"/>
            <w:noWrap/>
            <w:vAlign w:val="center"/>
            <w:hideMark/>
          </w:tcPr>
          <w:p w14:paraId="653CCF07"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49,2%</w:t>
            </w:r>
          </w:p>
        </w:tc>
        <w:tc>
          <w:tcPr>
            <w:tcW w:w="122" w:type="pct"/>
            <w:noWrap/>
            <w:vAlign w:val="center"/>
            <w:hideMark/>
          </w:tcPr>
          <w:p w14:paraId="68DF1DA7"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p>
        </w:tc>
        <w:tc>
          <w:tcPr>
            <w:tcW w:w="384" w:type="pct"/>
            <w:noWrap/>
            <w:vAlign w:val="center"/>
            <w:hideMark/>
          </w:tcPr>
          <w:p w14:paraId="52816EE7"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2,5%</w:t>
            </w:r>
          </w:p>
        </w:tc>
        <w:tc>
          <w:tcPr>
            <w:tcW w:w="122" w:type="pct"/>
            <w:noWrap/>
            <w:vAlign w:val="center"/>
            <w:hideMark/>
          </w:tcPr>
          <w:p w14:paraId="4A886896"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p>
        </w:tc>
        <w:tc>
          <w:tcPr>
            <w:tcW w:w="502" w:type="pct"/>
            <w:noWrap/>
            <w:vAlign w:val="center"/>
            <w:hideMark/>
          </w:tcPr>
          <w:p w14:paraId="6E212612" w14:textId="77777777" w:rsidR="00954F98" w:rsidRPr="00EB4CF7" w:rsidRDefault="00954F98" w:rsidP="00A760AA">
            <w:pPr>
              <w:jc w:val="center"/>
              <w:cnfStyle w:val="000000000000" w:firstRow="0" w:lastRow="0" w:firstColumn="0" w:lastColumn="0" w:oddVBand="0" w:evenVBand="0" w:oddHBand="0" w:evenHBand="0" w:firstRowFirstColumn="0" w:firstRowLastColumn="0" w:lastRowFirstColumn="0" w:lastRowLastColumn="0"/>
              <w:rPr>
                <w:rFonts w:ascii="Bodoni MT" w:hAnsi="Bodoni MT" w:cs="Arial"/>
                <w:b/>
                <w:bCs/>
                <w:color w:val="000000"/>
                <w:sz w:val="22"/>
                <w:szCs w:val="22"/>
              </w:rPr>
            </w:pPr>
            <w:r w:rsidRPr="00EB4CF7">
              <w:rPr>
                <w:rFonts w:ascii="Bodoni MT" w:hAnsi="Bodoni MT" w:cs="Arial"/>
                <w:b/>
                <w:bCs/>
                <w:color w:val="000000"/>
                <w:sz w:val="22"/>
                <w:szCs w:val="22"/>
              </w:rPr>
              <w:t>100,0%</w:t>
            </w:r>
          </w:p>
        </w:tc>
      </w:tr>
    </w:tbl>
    <w:p w14:paraId="0BEB5267" w14:textId="77777777" w:rsidR="00954F98" w:rsidRDefault="00954F98" w:rsidP="00954F98">
      <w:pPr>
        <w:spacing w:line="360" w:lineRule="auto"/>
        <w:jc w:val="both"/>
      </w:pPr>
      <w:r w:rsidRPr="00EB4CF7">
        <w:t xml:space="preserve">Source : d’après </w:t>
      </w:r>
      <w:r>
        <w:t>données d’enquêtes</w:t>
      </w:r>
    </w:p>
    <w:p w14:paraId="5DC4EB9E" w14:textId="77777777" w:rsidR="00954F98" w:rsidRPr="00EB4CF7" w:rsidRDefault="00954F98" w:rsidP="00954F98">
      <w:pPr>
        <w:spacing w:line="360" w:lineRule="auto"/>
        <w:jc w:val="both"/>
      </w:pPr>
    </w:p>
    <w:p w14:paraId="6690010F" w14:textId="77777777" w:rsidR="00954F98" w:rsidRPr="00EB4CF7" w:rsidRDefault="00954F98" w:rsidP="00954F98">
      <w:pPr>
        <w:pStyle w:val="ListParagraph"/>
        <w:numPr>
          <w:ilvl w:val="0"/>
          <w:numId w:val="15"/>
        </w:numPr>
        <w:spacing w:after="160" w:line="360" w:lineRule="auto"/>
        <w:ind w:left="0" w:firstLine="0"/>
        <w:jc w:val="both"/>
        <w:rPr>
          <w:b/>
        </w:rPr>
      </w:pPr>
      <w:r w:rsidRPr="00EB4CF7">
        <w:rPr>
          <w:b/>
        </w:rPr>
        <w:t>Estimation du modèle logistique du choix du secteur d’exercice de la profession</w:t>
      </w:r>
    </w:p>
    <w:p w14:paraId="3D859589" w14:textId="77777777" w:rsidR="00954F98" w:rsidRDefault="00954F98" w:rsidP="00954F98">
      <w:pPr>
        <w:spacing w:line="360" w:lineRule="auto"/>
        <w:jc w:val="both"/>
      </w:pPr>
      <w:r w:rsidRPr="00EB4CF7">
        <w:t>Plusieurs facteurs sont susceptibles d’expliquer le choix du secteur privé ou du secteur public par les diplômés pour l’exercice de leur profession. Le tableau suivant présente le résultat d’estimation du modèle du choix du secteur d’activité par les diplômés en santé.</w:t>
      </w:r>
    </w:p>
    <w:p w14:paraId="48C670A0" w14:textId="77777777" w:rsidR="00954F98" w:rsidRDefault="00954F98" w:rsidP="00954F98">
      <w:pPr>
        <w:spacing w:line="360" w:lineRule="auto"/>
        <w:jc w:val="both"/>
      </w:pPr>
    </w:p>
    <w:p w14:paraId="7FDB8B61" w14:textId="277D134B" w:rsidR="00954F98" w:rsidRPr="00EB4CF7" w:rsidRDefault="00954F98" w:rsidP="00774012">
      <w:pPr>
        <w:pStyle w:val="Style1tableau"/>
      </w:pPr>
      <w:bookmarkStart w:id="79" w:name="_Toc1064304"/>
      <w:r>
        <w:t>Tableau 2</w:t>
      </w:r>
      <w:r w:rsidR="00D37F06">
        <w:t>1</w:t>
      </w:r>
      <w:r>
        <w:t xml:space="preserve"> ; </w:t>
      </w:r>
      <w:r w:rsidRPr="00EB4CF7">
        <w:t>Estimation de modèle économétrique logistique déterminant le choix du secteur d'exercice (public ou privé) du personnel de santé</w:t>
      </w:r>
      <w:bookmarkEnd w:id="79"/>
    </w:p>
    <w:p w14:paraId="247EFF9A" w14:textId="77777777" w:rsidR="00954F98" w:rsidRPr="00EB4CF7" w:rsidRDefault="00954F98" w:rsidP="00954F98">
      <w:pPr>
        <w:shd w:val="clear" w:color="auto" w:fill="A8D08D" w:themeFill="accent6" w:themeFillTint="99"/>
        <w:spacing w:line="360" w:lineRule="auto"/>
        <w:jc w:val="both"/>
        <w:rPr>
          <w:rFonts w:ascii="Bodoni MT" w:hAnsi="Bodoni MT"/>
        </w:rPr>
      </w:pPr>
    </w:p>
    <w:tbl>
      <w:tblPr>
        <w:tblW w:w="5000" w:type="pct"/>
        <w:tblLook w:val="04A0" w:firstRow="1" w:lastRow="0" w:firstColumn="1" w:lastColumn="0" w:noHBand="0" w:noVBand="1"/>
      </w:tblPr>
      <w:tblGrid>
        <w:gridCol w:w="2208"/>
        <w:gridCol w:w="2549"/>
        <w:gridCol w:w="2229"/>
        <w:gridCol w:w="7"/>
        <w:gridCol w:w="2077"/>
      </w:tblGrid>
      <w:tr w:rsidR="00954F98" w:rsidRPr="00EB4CF7" w14:paraId="0678A1FA" w14:textId="77777777" w:rsidTr="00A760AA">
        <w:trPr>
          <w:trHeight w:val="588"/>
          <w:tblHeader/>
        </w:trPr>
        <w:tc>
          <w:tcPr>
            <w:tcW w:w="1217" w:type="pct"/>
            <w:shd w:val="clear" w:color="auto" w:fill="E7E6E6" w:themeFill="background2"/>
            <w:vAlign w:val="center"/>
            <w:hideMark/>
          </w:tcPr>
          <w:p w14:paraId="3720780F" w14:textId="77777777" w:rsidR="00954F98" w:rsidRPr="00EB4CF7" w:rsidRDefault="00954F98" w:rsidP="00A760AA">
            <w:pPr>
              <w:jc w:val="center"/>
              <w:rPr>
                <w:rFonts w:ascii="Bodoni MT" w:hAnsi="Bodoni MT"/>
                <w:color w:val="000000"/>
              </w:rPr>
            </w:pPr>
            <w:r w:rsidRPr="00EB4CF7">
              <w:rPr>
                <w:rFonts w:ascii="Bodoni MT" w:hAnsi="Bodoni MT"/>
                <w:color w:val="000000"/>
              </w:rPr>
              <w:t>Variables explicatives</w:t>
            </w:r>
          </w:p>
        </w:tc>
        <w:tc>
          <w:tcPr>
            <w:tcW w:w="1405" w:type="pct"/>
            <w:shd w:val="clear" w:color="auto" w:fill="E7E6E6" w:themeFill="background2"/>
            <w:vAlign w:val="center"/>
            <w:hideMark/>
          </w:tcPr>
          <w:p w14:paraId="73AAAB5E" w14:textId="77777777" w:rsidR="00954F98" w:rsidRPr="00EB4CF7" w:rsidRDefault="00954F98" w:rsidP="00A760AA">
            <w:pPr>
              <w:jc w:val="center"/>
              <w:rPr>
                <w:rFonts w:ascii="Bodoni MT" w:hAnsi="Bodoni MT"/>
                <w:color w:val="000000"/>
              </w:rPr>
            </w:pPr>
            <w:r w:rsidRPr="00EB4CF7">
              <w:rPr>
                <w:rFonts w:ascii="Bodoni MT" w:hAnsi="Bodoni MT"/>
                <w:color w:val="000000"/>
              </w:rPr>
              <w:t>Modalités</w:t>
            </w:r>
          </w:p>
        </w:tc>
        <w:tc>
          <w:tcPr>
            <w:tcW w:w="1229" w:type="pct"/>
            <w:shd w:val="clear" w:color="auto" w:fill="E7E6E6" w:themeFill="background2"/>
            <w:vAlign w:val="center"/>
            <w:hideMark/>
          </w:tcPr>
          <w:p w14:paraId="757D1FC5" w14:textId="77777777" w:rsidR="00954F98" w:rsidRPr="00EB4CF7" w:rsidRDefault="00954F98" w:rsidP="00A760AA">
            <w:pPr>
              <w:jc w:val="center"/>
              <w:rPr>
                <w:rFonts w:ascii="Bodoni MT" w:hAnsi="Bodoni MT"/>
                <w:color w:val="000000"/>
              </w:rPr>
            </w:pPr>
            <w:r w:rsidRPr="00EB4CF7">
              <w:rPr>
                <w:rFonts w:ascii="Bodoni MT" w:hAnsi="Bodoni MT"/>
                <w:color w:val="000000"/>
              </w:rPr>
              <w:t>Oddo-Ratio</w:t>
            </w:r>
          </w:p>
        </w:tc>
        <w:tc>
          <w:tcPr>
            <w:tcW w:w="1149" w:type="pct"/>
            <w:gridSpan w:val="2"/>
            <w:shd w:val="clear" w:color="auto" w:fill="E7E6E6" w:themeFill="background2"/>
            <w:vAlign w:val="center"/>
            <w:hideMark/>
          </w:tcPr>
          <w:p w14:paraId="5C38B4B0" w14:textId="77777777" w:rsidR="00954F98" w:rsidRPr="00EB4CF7" w:rsidRDefault="00954F98" w:rsidP="00A760AA">
            <w:pPr>
              <w:jc w:val="center"/>
              <w:rPr>
                <w:rFonts w:ascii="Bodoni MT" w:hAnsi="Bodoni MT"/>
                <w:color w:val="000000"/>
              </w:rPr>
            </w:pPr>
            <w:r w:rsidRPr="00EB4CF7">
              <w:rPr>
                <w:rFonts w:ascii="Bodoni MT" w:hAnsi="Bodoni MT"/>
                <w:color w:val="000000"/>
              </w:rPr>
              <w:t>p-value</w:t>
            </w:r>
          </w:p>
        </w:tc>
      </w:tr>
      <w:tr w:rsidR="00954F98" w:rsidRPr="00EB4CF7" w14:paraId="27D74BD4" w14:textId="77777777" w:rsidTr="00A760AA">
        <w:trPr>
          <w:trHeight w:val="278"/>
        </w:trPr>
        <w:tc>
          <w:tcPr>
            <w:tcW w:w="1217" w:type="pct"/>
            <w:vMerge w:val="restart"/>
            <w:vAlign w:val="center"/>
            <w:hideMark/>
          </w:tcPr>
          <w:p w14:paraId="5CEAA5B9"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Sexe</w:t>
            </w:r>
          </w:p>
        </w:tc>
        <w:tc>
          <w:tcPr>
            <w:tcW w:w="1405" w:type="pct"/>
            <w:shd w:val="clear" w:color="auto" w:fill="DEEAF6" w:themeFill="accent1" w:themeFillTint="33"/>
            <w:noWrap/>
            <w:vAlign w:val="center"/>
            <w:hideMark/>
          </w:tcPr>
          <w:p w14:paraId="30E48300" w14:textId="77777777" w:rsidR="00954F98" w:rsidRPr="00EB4CF7" w:rsidRDefault="00954F98" w:rsidP="00A760AA">
            <w:pPr>
              <w:jc w:val="center"/>
              <w:rPr>
                <w:rFonts w:ascii="Bodoni MT" w:hAnsi="Bodoni MT"/>
                <w:color w:val="000000"/>
              </w:rPr>
            </w:pPr>
            <w:r w:rsidRPr="00EB4CF7">
              <w:rPr>
                <w:rFonts w:ascii="Bodoni MT" w:hAnsi="Bodoni MT"/>
                <w:color w:val="000000"/>
              </w:rPr>
              <w:t>Masculin</w:t>
            </w:r>
          </w:p>
        </w:tc>
        <w:tc>
          <w:tcPr>
            <w:tcW w:w="2378" w:type="pct"/>
            <w:gridSpan w:val="3"/>
            <w:shd w:val="clear" w:color="auto" w:fill="DEEAF6" w:themeFill="accent1" w:themeFillTint="33"/>
            <w:noWrap/>
            <w:vAlign w:val="center"/>
            <w:hideMark/>
          </w:tcPr>
          <w:p w14:paraId="498253D7"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38934178" w14:textId="77777777" w:rsidTr="00A760AA">
        <w:trPr>
          <w:trHeight w:val="268"/>
        </w:trPr>
        <w:tc>
          <w:tcPr>
            <w:tcW w:w="1217" w:type="pct"/>
            <w:vMerge/>
            <w:vAlign w:val="center"/>
            <w:hideMark/>
          </w:tcPr>
          <w:p w14:paraId="0984CD00"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6B92954" w14:textId="77777777" w:rsidR="00954F98" w:rsidRPr="00EB4CF7" w:rsidRDefault="00954F98" w:rsidP="00A760AA">
            <w:pPr>
              <w:jc w:val="center"/>
              <w:rPr>
                <w:rFonts w:ascii="Bodoni MT" w:hAnsi="Bodoni MT"/>
                <w:color w:val="000000"/>
              </w:rPr>
            </w:pPr>
            <w:r w:rsidRPr="00EB4CF7">
              <w:rPr>
                <w:rFonts w:ascii="Bodoni MT" w:hAnsi="Bodoni MT"/>
                <w:color w:val="000000"/>
              </w:rPr>
              <w:t>Féminin</w:t>
            </w:r>
          </w:p>
        </w:tc>
        <w:tc>
          <w:tcPr>
            <w:tcW w:w="1229" w:type="pct"/>
            <w:noWrap/>
            <w:vAlign w:val="center"/>
            <w:hideMark/>
          </w:tcPr>
          <w:p w14:paraId="48735B6C" w14:textId="77777777" w:rsidR="00954F98" w:rsidRPr="00EB4CF7" w:rsidRDefault="00954F98" w:rsidP="00A760AA">
            <w:pPr>
              <w:jc w:val="center"/>
              <w:rPr>
                <w:rFonts w:ascii="Bodoni MT" w:hAnsi="Bodoni MT"/>
                <w:color w:val="000000"/>
              </w:rPr>
            </w:pPr>
            <w:r w:rsidRPr="00EB4CF7">
              <w:rPr>
                <w:rFonts w:ascii="Bodoni MT" w:hAnsi="Bodoni MT"/>
                <w:color w:val="000000"/>
              </w:rPr>
              <w:t>1,201645</w:t>
            </w:r>
          </w:p>
        </w:tc>
        <w:tc>
          <w:tcPr>
            <w:tcW w:w="1149" w:type="pct"/>
            <w:gridSpan w:val="2"/>
            <w:noWrap/>
            <w:vAlign w:val="center"/>
            <w:hideMark/>
          </w:tcPr>
          <w:p w14:paraId="0C872B42" w14:textId="77777777" w:rsidR="00954F98" w:rsidRPr="00EB4CF7" w:rsidRDefault="00954F98" w:rsidP="00A760AA">
            <w:pPr>
              <w:jc w:val="center"/>
              <w:rPr>
                <w:rFonts w:ascii="Bodoni MT" w:hAnsi="Bodoni MT"/>
                <w:color w:val="000000"/>
              </w:rPr>
            </w:pPr>
            <w:r w:rsidRPr="00EB4CF7">
              <w:rPr>
                <w:rFonts w:ascii="Bodoni MT" w:hAnsi="Bodoni MT"/>
                <w:color w:val="000000"/>
              </w:rPr>
              <w:t>0,455</w:t>
            </w:r>
          </w:p>
        </w:tc>
      </w:tr>
      <w:tr w:rsidR="00954F98" w:rsidRPr="00EB4CF7" w14:paraId="42481AA5" w14:textId="77777777" w:rsidTr="00A760AA">
        <w:trPr>
          <w:trHeight w:val="300"/>
        </w:trPr>
        <w:tc>
          <w:tcPr>
            <w:tcW w:w="1217" w:type="pct"/>
            <w:vMerge w:val="restart"/>
            <w:vAlign w:val="center"/>
            <w:hideMark/>
          </w:tcPr>
          <w:p w14:paraId="04435ECE"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Age</w:t>
            </w:r>
          </w:p>
        </w:tc>
        <w:tc>
          <w:tcPr>
            <w:tcW w:w="1405" w:type="pct"/>
            <w:shd w:val="clear" w:color="auto" w:fill="DEEAF6" w:themeFill="accent1" w:themeFillTint="33"/>
            <w:noWrap/>
            <w:vAlign w:val="center"/>
            <w:hideMark/>
          </w:tcPr>
          <w:p w14:paraId="2798BFE2" w14:textId="77777777" w:rsidR="00954F98" w:rsidRPr="00EB4CF7" w:rsidRDefault="00954F98" w:rsidP="00A760AA">
            <w:pPr>
              <w:jc w:val="center"/>
              <w:rPr>
                <w:rFonts w:ascii="Bodoni MT" w:hAnsi="Bodoni MT"/>
                <w:color w:val="000000"/>
              </w:rPr>
            </w:pPr>
            <w:r w:rsidRPr="00EB4CF7">
              <w:rPr>
                <w:rFonts w:ascii="Bodoni MT" w:hAnsi="Bodoni MT"/>
                <w:color w:val="000000"/>
              </w:rPr>
              <w:t>Moins de 25</w:t>
            </w:r>
          </w:p>
        </w:tc>
        <w:tc>
          <w:tcPr>
            <w:tcW w:w="2378" w:type="pct"/>
            <w:gridSpan w:val="3"/>
            <w:shd w:val="clear" w:color="auto" w:fill="DEEAF6" w:themeFill="accent1" w:themeFillTint="33"/>
            <w:noWrap/>
            <w:vAlign w:val="center"/>
            <w:hideMark/>
          </w:tcPr>
          <w:p w14:paraId="2A05F9AD"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4F873533" w14:textId="77777777" w:rsidTr="00A760AA">
        <w:trPr>
          <w:trHeight w:val="300"/>
        </w:trPr>
        <w:tc>
          <w:tcPr>
            <w:tcW w:w="1217" w:type="pct"/>
            <w:vMerge/>
            <w:vAlign w:val="center"/>
            <w:hideMark/>
          </w:tcPr>
          <w:p w14:paraId="6332F9A4"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359FF048" w14:textId="77777777" w:rsidR="00954F98" w:rsidRPr="00EB4CF7" w:rsidRDefault="00954F98" w:rsidP="00A760AA">
            <w:pPr>
              <w:jc w:val="center"/>
              <w:rPr>
                <w:rFonts w:ascii="Bodoni MT" w:hAnsi="Bodoni MT"/>
                <w:color w:val="000000"/>
              </w:rPr>
            </w:pPr>
            <w:r w:rsidRPr="00EB4CF7">
              <w:rPr>
                <w:rFonts w:ascii="Bodoni MT" w:hAnsi="Bodoni MT"/>
                <w:color w:val="000000"/>
              </w:rPr>
              <w:t>25-34</w:t>
            </w:r>
          </w:p>
        </w:tc>
        <w:tc>
          <w:tcPr>
            <w:tcW w:w="1229" w:type="pct"/>
            <w:noWrap/>
            <w:vAlign w:val="center"/>
            <w:hideMark/>
          </w:tcPr>
          <w:p w14:paraId="53D1BC9E" w14:textId="77777777" w:rsidR="00954F98" w:rsidRPr="00EB4CF7" w:rsidRDefault="00954F98" w:rsidP="00A760AA">
            <w:pPr>
              <w:jc w:val="center"/>
              <w:rPr>
                <w:rFonts w:ascii="Bodoni MT" w:hAnsi="Bodoni MT"/>
                <w:color w:val="000000"/>
              </w:rPr>
            </w:pPr>
            <w:r w:rsidRPr="00EB4CF7">
              <w:rPr>
                <w:rFonts w:ascii="Bodoni MT" w:hAnsi="Bodoni MT"/>
                <w:color w:val="000000"/>
              </w:rPr>
              <w:t>0,7606905</w:t>
            </w:r>
          </w:p>
        </w:tc>
        <w:tc>
          <w:tcPr>
            <w:tcW w:w="1149" w:type="pct"/>
            <w:gridSpan w:val="2"/>
            <w:noWrap/>
            <w:vAlign w:val="center"/>
            <w:hideMark/>
          </w:tcPr>
          <w:p w14:paraId="303DD7A9" w14:textId="77777777" w:rsidR="00954F98" w:rsidRPr="00EB4CF7" w:rsidRDefault="00954F98" w:rsidP="00A760AA">
            <w:pPr>
              <w:jc w:val="center"/>
              <w:rPr>
                <w:rFonts w:ascii="Bodoni MT" w:hAnsi="Bodoni MT"/>
                <w:color w:val="000000"/>
              </w:rPr>
            </w:pPr>
            <w:r w:rsidRPr="00EB4CF7">
              <w:rPr>
                <w:rFonts w:ascii="Bodoni MT" w:hAnsi="Bodoni MT"/>
                <w:color w:val="000000"/>
              </w:rPr>
              <w:t>0,767</w:t>
            </w:r>
          </w:p>
        </w:tc>
      </w:tr>
      <w:tr w:rsidR="00954F98" w:rsidRPr="00EB4CF7" w14:paraId="55F78251" w14:textId="77777777" w:rsidTr="00A760AA">
        <w:trPr>
          <w:trHeight w:val="300"/>
        </w:trPr>
        <w:tc>
          <w:tcPr>
            <w:tcW w:w="1217" w:type="pct"/>
            <w:vMerge/>
            <w:vAlign w:val="center"/>
            <w:hideMark/>
          </w:tcPr>
          <w:p w14:paraId="1110D852"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E477FC1" w14:textId="77777777" w:rsidR="00954F98" w:rsidRPr="00EB4CF7" w:rsidRDefault="00954F98" w:rsidP="00A760AA">
            <w:pPr>
              <w:jc w:val="center"/>
              <w:rPr>
                <w:rFonts w:ascii="Bodoni MT" w:hAnsi="Bodoni MT"/>
                <w:color w:val="000000"/>
              </w:rPr>
            </w:pPr>
            <w:r w:rsidRPr="00EB4CF7">
              <w:rPr>
                <w:rFonts w:ascii="Bodoni MT" w:hAnsi="Bodoni MT"/>
                <w:color w:val="000000"/>
              </w:rPr>
              <w:t>35-44</w:t>
            </w:r>
          </w:p>
        </w:tc>
        <w:tc>
          <w:tcPr>
            <w:tcW w:w="1229" w:type="pct"/>
            <w:noWrap/>
            <w:vAlign w:val="center"/>
            <w:hideMark/>
          </w:tcPr>
          <w:p w14:paraId="27FCF145" w14:textId="77777777" w:rsidR="00954F98" w:rsidRPr="00EB4CF7" w:rsidRDefault="00954F98" w:rsidP="00A760AA">
            <w:pPr>
              <w:jc w:val="center"/>
              <w:rPr>
                <w:rFonts w:ascii="Bodoni MT" w:hAnsi="Bodoni MT"/>
                <w:color w:val="000000"/>
              </w:rPr>
            </w:pPr>
            <w:r w:rsidRPr="00EB4CF7">
              <w:rPr>
                <w:rFonts w:ascii="Bodoni MT" w:hAnsi="Bodoni MT"/>
                <w:color w:val="000000"/>
              </w:rPr>
              <w:t>2,531533</w:t>
            </w:r>
          </w:p>
        </w:tc>
        <w:tc>
          <w:tcPr>
            <w:tcW w:w="1149" w:type="pct"/>
            <w:gridSpan w:val="2"/>
            <w:noWrap/>
            <w:vAlign w:val="center"/>
            <w:hideMark/>
          </w:tcPr>
          <w:p w14:paraId="2DC0BBF5" w14:textId="77777777" w:rsidR="00954F98" w:rsidRPr="00EB4CF7" w:rsidRDefault="00954F98" w:rsidP="00A760AA">
            <w:pPr>
              <w:jc w:val="center"/>
              <w:rPr>
                <w:rFonts w:ascii="Bodoni MT" w:hAnsi="Bodoni MT"/>
                <w:color w:val="000000"/>
                <w:vertAlign w:val="superscript"/>
              </w:rPr>
            </w:pPr>
            <w:r w:rsidRPr="00EB4CF7">
              <w:rPr>
                <w:rFonts w:ascii="Bodoni MT" w:hAnsi="Bodoni MT"/>
                <w:color w:val="000000"/>
              </w:rPr>
              <w:t>0,306</w:t>
            </w:r>
          </w:p>
        </w:tc>
      </w:tr>
      <w:tr w:rsidR="00954F98" w:rsidRPr="00EB4CF7" w14:paraId="475E8FE3" w14:textId="77777777" w:rsidTr="00A760AA">
        <w:trPr>
          <w:trHeight w:val="300"/>
        </w:trPr>
        <w:tc>
          <w:tcPr>
            <w:tcW w:w="1217" w:type="pct"/>
            <w:vMerge/>
            <w:vAlign w:val="center"/>
            <w:hideMark/>
          </w:tcPr>
          <w:p w14:paraId="134F2EE0"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5FC60BDC" w14:textId="77777777" w:rsidR="00954F98" w:rsidRPr="00EB4CF7" w:rsidRDefault="00954F98" w:rsidP="00A760AA">
            <w:pPr>
              <w:jc w:val="center"/>
              <w:rPr>
                <w:rFonts w:ascii="Bodoni MT" w:hAnsi="Bodoni MT"/>
                <w:color w:val="000000"/>
              </w:rPr>
            </w:pPr>
            <w:r w:rsidRPr="00EB4CF7">
              <w:rPr>
                <w:rFonts w:ascii="Bodoni MT" w:hAnsi="Bodoni MT"/>
                <w:color w:val="000000"/>
              </w:rPr>
              <w:t>45-54</w:t>
            </w:r>
          </w:p>
        </w:tc>
        <w:tc>
          <w:tcPr>
            <w:tcW w:w="1229" w:type="pct"/>
            <w:noWrap/>
            <w:vAlign w:val="center"/>
            <w:hideMark/>
          </w:tcPr>
          <w:p w14:paraId="4BC1D183" w14:textId="77777777" w:rsidR="00954F98" w:rsidRPr="00EB4CF7" w:rsidRDefault="00954F98" w:rsidP="00A760AA">
            <w:pPr>
              <w:jc w:val="center"/>
              <w:rPr>
                <w:rFonts w:ascii="Bodoni MT" w:hAnsi="Bodoni MT"/>
                <w:color w:val="000000"/>
              </w:rPr>
            </w:pPr>
            <w:r w:rsidRPr="00EB4CF7">
              <w:rPr>
                <w:rFonts w:ascii="Bodoni MT" w:hAnsi="Bodoni MT"/>
                <w:color w:val="000000"/>
              </w:rPr>
              <w:t>1,386568</w:t>
            </w:r>
          </w:p>
        </w:tc>
        <w:tc>
          <w:tcPr>
            <w:tcW w:w="1149" w:type="pct"/>
            <w:gridSpan w:val="2"/>
            <w:noWrap/>
            <w:vAlign w:val="center"/>
            <w:hideMark/>
          </w:tcPr>
          <w:p w14:paraId="658F5937" w14:textId="77777777" w:rsidR="00954F98" w:rsidRPr="00EB4CF7" w:rsidRDefault="00954F98" w:rsidP="00A760AA">
            <w:pPr>
              <w:jc w:val="center"/>
              <w:rPr>
                <w:rFonts w:ascii="Bodoni MT" w:hAnsi="Bodoni MT"/>
                <w:color w:val="000000"/>
              </w:rPr>
            </w:pPr>
            <w:r w:rsidRPr="00EB4CF7">
              <w:rPr>
                <w:rFonts w:ascii="Bodoni MT" w:hAnsi="Bodoni MT"/>
                <w:color w:val="000000"/>
              </w:rPr>
              <w:t>0,722</w:t>
            </w:r>
          </w:p>
        </w:tc>
      </w:tr>
      <w:tr w:rsidR="00954F98" w:rsidRPr="00EB4CF7" w14:paraId="6B5F3BA1" w14:textId="77777777" w:rsidTr="00A760AA">
        <w:trPr>
          <w:trHeight w:val="300"/>
        </w:trPr>
        <w:tc>
          <w:tcPr>
            <w:tcW w:w="1217" w:type="pct"/>
            <w:vMerge/>
            <w:vAlign w:val="center"/>
            <w:hideMark/>
          </w:tcPr>
          <w:p w14:paraId="11C2C971"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78B69C95" w14:textId="77777777" w:rsidR="00954F98" w:rsidRPr="00EB4CF7" w:rsidRDefault="00954F98" w:rsidP="00A760AA">
            <w:pPr>
              <w:jc w:val="center"/>
              <w:rPr>
                <w:rFonts w:ascii="Bodoni MT" w:hAnsi="Bodoni MT"/>
                <w:color w:val="000000"/>
              </w:rPr>
            </w:pPr>
            <w:r w:rsidRPr="00EB4CF7">
              <w:rPr>
                <w:rFonts w:ascii="Bodoni MT" w:hAnsi="Bodoni MT"/>
                <w:color w:val="000000"/>
              </w:rPr>
              <w:t>55 et plus</w:t>
            </w:r>
          </w:p>
        </w:tc>
        <w:tc>
          <w:tcPr>
            <w:tcW w:w="1229" w:type="pct"/>
            <w:noWrap/>
            <w:vAlign w:val="center"/>
            <w:hideMark/>
          </w:tcPr>
          <w:p w14:paraId="10A20A99" w14:textId="77777777" w:rsidR="00954F98" w:rsidRPr="00EB4CF7" w:rsidRDefault="00954F98" w:rsidP="00A760AA">
            <w:pPr>
              <w:jc w:val="center"/>
              <w:rPr>
                <w:rFonts w:ascii="Bodoni MT" w:hAnsi="Bodoni MT"/>
                <w:color w:val="000000"/>
              </w:rPr>
            </w:pPr>
            <w:r w:rsidRPr="00EB4CF7">
              <w:rPr>
                <w:rFonts w:ascii="Bodoni MT" w:hAnsi="Bodoni MT"/>
                <w:color w:val="000000"/>
              </w:rPr>
              <w:t>0,5442111</w:t>
            </w:r>
          </w:p>
        </w:tc>
        <w:tc>
          <w:tcPr>
            <w:tcW w:w="1149" w:type="pct"/>
            <w:gridSpan w:val="2"/>
            <w:noWrap/>
            <w:vAlign w:val="center"/>
            <w:hideMark/>
          </w:tcPr>
          <w:p w14:paraId="337D5CD6" w14:textId="77777777" w:rsidR="00954F98" w:rsidRPr="00EB4CF7" w:rsidRDefault="00954F98" w:rsidP="00A760AA">
            <w:pPr>
              <w:jc w:val="center"/>
              <w:rPr>
                <w:rFonts w:ascii="Bodoni MT" w:hAnsi="Bodoni MT"/>
                <w:color w:val="000000"/>
              </w:rPr>
            </w:pPr>
            <w:r w:rsidRPr="00EB4CF7">
              <w:rPr>
                <w:rFonts w:ascii="Bodoni MT" w:hAnsi="Bodoni MT"/>
                <w:color w:val="000000"/>
              </w:rPr>
              <w:t>0,528</w:t>
            </w:r>
          </w:p>
        </w:tc>
      </w:tr>
      <w:tr w:rsidR="00954F98" w:rsidRPr="00EB4CF7" w14:paraId="20745F9A" w14:textId="77777777" w:rsidTr="00A760AA">
        <w:trPr>
          <w:trHeight w:val="300"/>
        </w:trPr>
        <w:tc>
          <w:tcPr>
            <w:tcW w:w="1217" w:type="pct"/>
            <w:vMerge w:val="restart"/>
            <w:vAlign w:val="center"/>
            <w:hideMark/>
          </w:tcPr>
          <w:p w14:paraId="3F7F910A"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Situation matrimoniale</w:t>
            </w:r>
          </w:p>
        </w:tc>
        <w:tc>
          <w:tcPr>
            <w:tcW w:w="1405" w:type="pct"/>
            <w:shd w:val="clear" w:color="auto" w:fill="DEEAF6" w:themeFill="accent1" w:themeFillTint="33"/>
            <w:noWrap/>
            <w:vAlign w:val="center"/>
            <w:hideMark/>
          </w:tcPr>
          <w:p w14:paraId="1BEC08B9" w14:textId="77777777" w:rsidR="00954F98" w:rsidRPr="00EB4CF7" w:rsidRDefault="00954F98" w:rsidP="00A760AA">
            <w:pPr>
              <w:jc w:val="center"/>
              <w:rPr>
                <w:rFonts w:ascii="Bodoni MT" w:hAnsi="Bodoni MT"/>
                <w:color w:val="000000"/>
              </w:rPr>
            </w:pPr>
            <w:r w:rsidRPr="00EB4CF7">
              <w:rPr>
                <w:rFonts w:ascii="Bodoni MT" w:hAnsi="Bodoni MT"/>
                <w:color w:val="000000"/>
              </w:rPr>
              <w:t>Célibataire</w:t>
            </w:r>
          </w:p>
        </w:tc>
        <w:tc>
          <w:tcPr>
            <w:tcW w:w="2378" w:type="pct"/>
            <w:gridSpan w:val="3"/>
            <w:shd w:val="clear" w:color="auto" w:fill="DEEAF6" w:themeFill="accent1" w:themeFillTint="33"/>
            <w:noWrap/>
            <w:vAlign w:val="center"/>
            <w:hideMark/>
          </w:tcPr>
          <w:p w14:paraId="49175DC0"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63A25006" w14:textId="77777777" w:rsidTr="00A760AA">
        <w:trPr>
          <w:trHeight w:val="300"/>
        </w:trPr>
        <w:tc>
          <w:tcPr>
            <w:tcW w:w="1217" w:type="pct"/>
            <w:vMerge/>
            <w:vAlign w:val="center"/>
            <w:hideMark/>
          </w:tcPr>
          <w:p w14:paraId="2B844A0C"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0D19838E" w14:textId="77777777" w:rsidR="00954F98" w:rsidRPr="00EB4CF7" w:rsidRDefault="00954F98" w:rsidP="00A760AA">
            <w:pPr>
              <w:jc w:val="center"/>
              <w:rPr>
                <w:rFonts w:ascii="Bodoni MT" w:hAnsi="Bodoni MT"/>
                <w:color w:val="000000"/>
              </w:rPr>
            </w:pPr>
            <w:r w:rsidRPr="00EB4CF7">
              <w:rPr>
                <w:rFonts w:ascii="Bodoni MT" w:hAnsi="Bodoni MT"/>
                <w:color w:val="000000"/>
              </w:rPr>
              <w:t>Marié (e)</w:t>
            </w:r>
          </w:p>
        </w:tc>
        <w:tc>
          <w:tcPr>
            <w:tcW w:w="1229" w:type="pct"/>
            <w:noWrap/>
            <w:vAlign w:val="center"/>
            <w:hideMark/>
          </w:tcPr>
          <w:p w14:paraId="26D8A638" w14:textId="77777777" w:rsidR="00954F98" w:rsidRPr="00EB4CF7" w:rsidRDefault="00954F98" w:rsidP="00A760AA">
            <w:pPr>
              <w:jc w:val="center"/>
              <w:rPr>
                <w:rFonts w:ascii="Bodoni MT" w:hAnsi="Bodoni MT"/>
                <w:color w:val="000000"/>
              </w:rPr>
            </w:pPr>
            <w:r w:rsidRPr="00EB4CF7">
              <w:rPr>
                <w:rFonts w:ascii="Bodoni MT" w:hAnsi="Bodoni MT"/>
                <w:color w:val="000000"/>
              </w:rPr>
              <w:t>2,079906</w:t>
            </w:r>
          </w:p>
        </w:tc>
        <w:tc>
          <w:tcPr>
            <w:tcW w:w="1149" w:type="pct"/>
            <w:gridSpan w:val="2"/>
            <w:noWrap/>
            <w:vAlign w:val="center"/>
            <w:hideMark/>
          </w:tcPr>
          <w:p w14:paraId="606D7EB2" w14:textId="77777777" w:rsidR="00954F98" w:rsidRPr="00EB4CF7" w:rsidRDefault="00954F98" w:rsidP="00A760AA">
            <w:pPr>
              <w:jc w:val="center"/>
              <w:rPr>
                <w:rFonts w:ascii="Bodoni MT" w:hAnsi="Bodoni MT"/>
                <w:color w:val="000000"/>
              </w:rPr>
            </w:pPr>
            <w:r w:rsidRPr="00EB4CF7">
              <w:rPr>
                <w:rFonts w:ascii="Bodoni MT" w:hAnsi="Bodoni MT"/>
                <w:color w:val="000000"/>
              </w:rPr>
              <w:t>0,125</w:t>
            </w:r>
          </w:p>
        </w:tc>
      </w:tr>
      <w:tr w:rsidR="00954F98" w:rsidRPr="00EB4CF7" w14:paraId="563FCD08" w14:textId="77777777" w:rsidTr="00A760AA">
        <w:trPr>
          <w:trHeight w:val="300"/>
        </w:trPr>
        <w:tc>
          <w:tcPr>
            <w:tcW w:w="1217" w:type="pct"/>
            <w:vMerge/>
            <w:vAlign w:val="center"/>
            <w:hideMark/>
          </w:tcPr>
          <w:p w14:paraId="64E4DC74"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3AEA4C05" w14:textId="77777777" w:rsidR="00954F98" w:rsidRPr="00EB4CF7" w:rsidRDefault="00954F98" w:rsidP="00A760AA">
            <w:pPr>
              <w:jc w:val="center"/>
              <w:rPr>
                <w:rFonts w:ascii="Bodoni MT" w:hAnsi="Bodoni MT"/>
                <w:color w:val="000000"/>
              </w:rPr>
            </w:pPr>
            <w:r w:rsidRPr="00EB4CF7">
              <w:rPr>
                <w:rFonts w:ascii="Bodoni MT" w:hAnsi="Bodoni MT"/>
                <w:color w:val="000000"/>
              </w:rPr>
              <w:t>Veuf (ve)</w:t>
            </w:r>
          </w:p>
        </w:tc>
        <w:tc>
          <w:tcPr>
            <w:tcW w:w="1229" w:type="pct"/>
            <w:noWrap/>
            <w:vAlign w:val="center"/>
            <w:hideMark/>
          </w:tcPr>
          <w:p w14:paraId="49733BA6" w14:textId="77777777" w:rsidR="00954F98" w:rsidRPr="00EB4CF7" w:rsidRDefault="00954F98" w:rsidP="00A760AA">
            <w:pPr>
              <w:jc w:val="center"/>
              <w:rPr>
                <w:rFonts w:ascii="Bodoni MT" w:hAnsi="Bodoni MT"/>
                <w:color w:val="000000"/>
              </w:rPr>
            </w:pPr>
            <w:r w:rsidRPr="00EB4CF7">
              <w:rPr>
                <w:rFonts w:ascii="Bodoni MT" w:hAnsi="Bodoni MT"/>
                <w:color w:val="000000"/>
              </w:rPr>
              <w:t>2,689309</w:t>
            </w:r>
          </w:p>
        </w:tc>
        <w:tc>
          <w:tcPr>
            <w:tcW w:w="1149" w:type="pct"/>
            <w:gridSpan w:val="2"/>
            <w:noWrap/>
            <w:vAlign w:val="center"/>
            <w:hideMark/>
          </w:tcPr>
          <w:p w14:paraId="64C4355B" w14:textId="77777777" w:rsidR="00954F98" w:rsidRPr="00EB4CF7" w:rsidRDefault="00954F98" w:rsidP="00A760AA">
            <w:pPr>
              <w:jc w:val="center"/>
              <w:rPr>
                <w:rFonts w:ascii="Bodoni MT" w:hAnsi="Bodoni MT"/>
                <w:color w:val="000000"/>
              </w:rPr>
            </w:pPr>
            <w:r w:rsidRPr="00EB4CF7">
              <w:rPr>
                <w:rFonts w:ascii="Bodoni MT" w:hAnsi="Bodoni MT"/>
                <w:color w:val="000000"/>
              </w:rPr>
              <w:t>0,317</w:t>
            </w:r>
          </w:p>
        </w:tc>
      </w:tr>
      <w:tr w:rsidR="00954F98" w:rsidRPr="00EB4CF7" w14:paraId="1ED8760A" w14:textId="77777777" w:rsidTr="00A760AA">
        <w:trPr>
          <w:trHeight w:val="300"/>
        </w:trPr>
        <w:tc>
          <w:tcPr>
            <w:tcW w:w="1217" w:type="pct"/>
            <w:vMerge/>
            <w:vAlign w:val="center"/>
            <w:hideMark/>
          </w:tcPr>
          <w:p w14:paraId="68A9981A"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D3D0260" w14:textId="77777777" w:rsidR="00954F98" w:rsidRPr="00EB4CF7" w:rsidRDefault="00954F98" w:rsidP="00A760AA">
            <w:pPr>
              <w:jc w:val="center"/>
              <w:rPr>
                <w:rFonts w:ascii="Bodoni MT" w:hAnsi="Bodoni MT"/>
                <w:color w:val="000000"/>
              </w:rPr>
            </w:pPr>
            <w:r w:rsidRPr="00EB4CF7">
              <w:rPr>
                <w:rFonts w:ascii="Bodoni MT" w:hAnsi="Bodoni MT"/>
                <w:color w:val="000000"/>
              </w:rPr>
              <w:t>Séparé/Divorcé</w:t>
            </w:r>
          </w:p>
        </w:tc>
        <w:tc>
          <w:tcPr>
            <w:tcW w:w="1229" w:type="pct"/>
            <w:noWrap/>
            <w:vAlign w:val="center"/>
            <w:hideMark/>
          </w:tcPr>
          <w:p w14:paraId="3890EA0D" w14:textId="77777777" w:rsidR="00954F98" w:rsidRPr="00EB4CF7" w:rsidRDefault="00954F98" w:rsidP="00A760AA">
            <w:pPr>
              <w:jc w:val="center"/>
              <w:rPr>
                <w:rFonts w:ascii="Bodoni MT" w:hAnsi="Bodoni MT"/>
                <w:color w:val="000000"/>
              </w:rPr>
            </w:pPr>
            <w:r w:rsidRPr="00EB4CF7">
              <w:rPr>
                <w:rFonts w:ascii="Bodoni MT" w:hAnsi="Bodoni MT"/>
                <w:color w:val="000000"/>
              </w:rPr>
              <w:t>0,7724112</w:t>
            </w:r>
          </w:p>
        </w:tc>
        <w:tc>
          <w:tcPr>
            <w:tcW w:w="1149" w:type="pct"/>
            <w:gridSpan w:val="2"/>
            <w:noWrap/>
            <w:vAlign w:val="center"/>
            <w:hideMark/>
          </w:tcPr>
          <w:p w14:paraId="2A6FD203" w14:textId="77777777" w:rsidR="00954F98" w:rsidRPr="00EB4CF7" w:rsidRDefault="00954F98" w:rsidP="00A760AA">
            <w:pPr>
              <w:jc w:val="center"/>
              <w:rPr>
                <w:rFonts w:ascii="Bodoni MT" w:hAnsi="Bodoni MT"/>
                <w:color w:val="000000"/>
              </w:rPr>
            </w:pPr>
            <w:r w:rsidRPr="00EB4CF7">
              <w:rPr>
                <w:rFonts w:ascii="Bodoni MT" w:hAnsi="Bodoni MT"/>
                <w:color w:val="000000"/>
              </w:rPr>
              <w:t>0,774</w:t>
            </w:r>
          </w:p>
        </w:tc>
      </w:tr>
      <w:tr w:rsidR="00954F98" w:rsidRPr="00EB4CF7" w14:paraId="33AA8F32" w14:textId="77777777" w:rsidTr="00A760AA">
        <w:trPr>
          <w:trHeight w:val="300"/>
        </w:trPr>
        <w:tc>
          <w:tcPr>
            <w:tcW w:w="1217" w:type="pct"/>
            <w:vMerge/>
            <w:vAlign w:val="center"/>
            <w:hideMark/>
          </w:tcPr>
          <w:p w14:paraId="713512E7"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1C232DBE" w14:textId="77777777" w:rsidR="00954F98" w:rsidRPr="00EB4CF7" w:rsidRDefault="00954F98" w:rsidP="00A760AA">
            <w:pPr>
              <w:jc w:val="center"/>
              <w:rPr>
                <w:rFonts w:ascii="Bodoni MT" w:hAnsi="Bodoni MT"/>
                <w:color w:val="000000"/>
              </w:rPr>
            </w:pPr>
            <w:r w:rsidRPr="00EB4CF7">
              <w:rPr>
                <w:rFonts w:ascii="Bodoni MT" w:hAnsi="Bodoni MT"/>
                <w:color w:val="000000"/>
              </w:rPr>
              <w:t>Concubinage</w:t>
            </w:r>
          </w:p>
        </w:tc>
        <w:tc>
          <w:tcPr>
            <w:tcW w:w="1229" w:type="pct"/>
            <w:noWrap/>
            <w:vAlign w:val="center"/>
            <w:hideMark/>
          </w:tcPr>
          <w:p w14:paraId="0C9E9563" w14:textId="77777777" w:rsidR="00954F98" w:rsidRPr="00EB4CF7" w:rsidRDefault="00954F98" w:rsidP="00A760AA">
            <w:pPr>
              <w:jc w:val="center"/>
              <w:rPr>
                <w:rFonts w:ascii="Bodoni MT" w:hAnsi="Bodoni MT"/>
                <w:color w:val="000000"/>
              </w:rPr>
            </w:pPr>
            <w:r w:rsidRPr="00EB4CF7">
              <w:rPr>
                <w:rFonts w:ascii="Bodoni MT" w:hAnsi="Bodoni MT"/>
                <w:color w:val="000000"/>
              </w:rPr>
              <w:t>6,037793</w:t>
            </w:r>
          </w:p>
        </w:tc>
        <w:tc>
          <w:tcPr>
            <w:tcW w:w="1149" w:type="pct"/>
            <w:gridSpan w:val="2"/>
            <w:noWrap/>
            <w:vAlign w:val="center"/>
            <w:hideMark/>
          </w:tcPr>
          <w:p w14:paraId="3AD5B5C1" w14:textId="77777777" w:rsidR="00954F98" w:rsidRPr="00EB4CF7" w:rsidRDefault="00954F98" w:rsidP="00A760AA">
            <w:pPr>
              <w:jc w:val="center"/>
              <w:rPr>
                <w:rFonts w:ascii="Bodoni MT" w:hAnsi="Bodoni MT"/>
                <w:color w:val="000000"/>
                <w:vertAlign w:val="superscript"/>
              </w:rPr>
            </w:pPr>
            <w:r w:rsidRPr="00EB4CF7">
              <w:rPr>
                <w:rFonts w:ascii="Bodoni MT" w:hAnsi="Bodoni MT"/>
                <w:color w:val="000000"/>
              </w:rPr>
              <w:t>0,002***</w:t>
            </w:r>
          </w:p>
        </w:tc>
      </w:tr>
      <w:tr w:rsidR="00954F98" w:rsidRPr="00EB4CF7" w14:paraId="371ED49B" w14:textId="77777777" w:rsidTr="00A760AA">
        <w:trPr>
          <w:trHeight w:val="315"/>
        </w:trPr>
        <w:tc>
          <w:tcPr>
            <w:tcW w:w="1217" w:type="pct"/>
            <w:vMerge w:val="restart"/>
            <w:vAlign w:val="center"/>
            <w:hideMark/>
          </w:tcPr>
          <w:p w14:paraId="31444216"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Niveau d'instruction</w:t>
            </w:r>
          </w:p>
        </w:tc>
        <w:tc>
          <w:tcPr>
            <w:tcW w:w="1405" w:type="pct"/>
            <w:shd w:val="clear" w:color="auto" w:fill="auto"/>
            <w:noWrap/>
            <w:vAlign w:val="center"/>
            <w:hideMark/>
          </w:tcPr>
          <w:p w14:paraId="22A8266D" w14:textId="77777777" w:rsidR="00954F98" w:rsidRPr="00EB4CF7" w:rsidRDefault="00954F98" w:rsidP="00A760AA">
            <w:pPr>
              <w:jc w:val="center"/>
              <w:rPr>
                <w:rFonts w:ascii="Bodoni MT" w:hAnsi="Bodoni MT"/>
                <w:color w:val="000000"/>
              </w:rPr>
            </w:pPr>
            <w:r w:rsidRPr="00EB4CF7">
              <w:rPr>
                <w:rFonts w:ascii="Bodoni MT" w:hAnsi="Bodoni MT"/>
                <w:color w:val="000000"/>
              </w:rPr>
              <w:t>Alphabétisé</w:t>
            </w:r>
          </w:p>
        </w:tc>
        <w:tc>
          <w:tcPr>
            <w:tcW w:w="1233" w:type="pct"/>
            <w:gridSpan w:val="2"/>
            <w:shd w:val="clear" w:color="auto" w:fill="auto"/>
            <w:noWrap/>
            <w:vAlign w:val="center"/>
            <w:hideMark/>
          </w:tcPr>
          <w:p w14:paraId="27D6F4AC" w14:textId="77777777" w:rsidR="00954F98" w:rsidRPr="00EB4CF7" w:rsidRDefault="00954F98" w:rsidP="00A760AA">
            <w:pPr>
              <w:jc w:val="center"/>
              <w:rPr>
                <w:rFonts w:ascii="Bodoni MT" w:hAnsi="Bodoni MT"/>
                <w:color w:val="000000"/>
              </w:rPr>
            </w:pPr>
            <w:r w:rsidRPr="00EB4CF7">
              <w:rPr>
                <w:rFonts w:ascii="Bodoni MT" w:hAnsi="Bodoni MT"/>
                <w:color w:val="000000"/>
              </w:rPr>
              <w:t>1</w:t>
            </w:r>
          </w:p>
        </w:tc>
        <w:tc>
          <w:tcPr>
            <w:tcW w:w="1144" w:type="pct"/>
            <w:shd w:val="clear" w:color="auto" w:fill="auto"/>
            <w:vAlign w:val="center"/>
          </w:tcPr>
          <w:p w14:paraId="7C75327D" w14:textId="77777777" w:rsidR="00954F98" w:rsidRPr="00EB4CF7" w:rsidRDefault="00954F98" w:rsidP="00A760AA">
            <w:pPr>
              <w:jc w:val="center"/>
              <w:rPr>
                <w:rFonts w:ascii="Bodoni MT" w:hAnsi="Bodoni MT"/>
                <w:color w:val="000000"/>
              </w:rPr>
            </w:pPr>
            <w:r w:rsidRPr="00EB4CF7">
              <w:rPr>
                <w:rFonts w:ascii="Bodoni MT" w:hAnsi="Bodoni MT"/>
                <w:color w:val="000000"/>
              </w:rPr>
              <w:t>(empty)</w:t>
            </w:r>
          </w:p>
        </w:tc>
      </w:tr>
      <w:tr w:rsidR="00954F98" w:rsidRPr="00EB4CF7" w14:paraId="509E7F97" w14:textId="77777777" w:rsidTr="00A760AA">
        <w:trPr>
          <w:trHeight w:val="300"/>
        </w:trPr>
        <w:tc>
          <w:tcPr>
            <w:tcW w:w="1217" w:type="pct"/>
            <w:vMerge/>
            <w:vAlign w:val="center"/>
            <w:hideMark/>
          </w:tcPr>
          <w:p w14:paraId="34CF0711"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054ED8F7" w14:textId="77777777" w:rsidR="00954F98" w:rsidRPr="00EB4CF7" w:rsidRDefault="00954F98" w:rsidP="00A760AA">
            <w:pPr>
              <w:jc w:val="center"/>
              <w:rPr>
                <w:rFonts w:ascii="Bodoni MT" w:hAnsi="Bodoni MT"/>
                <w:color w:val="000000"/>
              </w:rPr>
            </w:pPr>
            <w:r w:rsidRPr="00EB4CF7">
              <w:rPr>
                <w:rFonts w:ascii="Bodoni MT" w:hAnsi="Bodoni MT"/>
                <w:color w:val="000000"/>
              </w:rPr>
              <w:t>Aucun</w:t>
            </w:r>
          </w:p>
        </w:tc>
        <w:tc>
          <w:tcPr>
            <w:tcW w:w="1229" w:type="pct"/>
            <w:noWrap/>
            <w:vAlign w:val="center"/>
            <w:hideMark/>
          </w:tcPr>
          <w:p w14:paraId="3CE641A4" w14:textId="77777777" w:rsidR="00954F98" w:rsidRPr="00EB4CF7" w:rsidRDefault="00954F98" w:rsidP="00A760AA">
            <w:pPr>
              <w:jc w:val="center"/>
              <w:rPr>
                <w:rFonts w:ascii="Bodoni MT" w:hAnsi="Bodoni MT"/>
                <w:color w:val="000000"/>
              </w:rPr>
            </w:pPr>
            <w:r w:rsidRPr="00EB4CF7">
              <w:rPr>
                <w:rFonts w:ascii="Bodoni MT" w:hAnsi="Bodoni MT"/>
                <w:color w:val="000000"/>
              </w:rPr>
              <w:t>1</w:t>
            </w:r>
          </w:p>
        </w:tc>
        <w:tc>
          <w:tcPr>
            <w:tcW w:w="1149" w:type="pct"/>
            <w:gridSpan w:val="2"/>
            <w:noWrap/>
            <w:vAlign w:val="center"/>
            <w:hideMark/>
          </w:tcPr>
          <w:p w14:paraId="6870F61C" w14:textId="77777777" w:rsidR="00954F98" w:rsidRPr="00EB4CF7" w:rsidRDefault="00954F98" w:rsidP="00A760AA">
            <w:pPr>
              <w:jc w:val="center"/>
              <w:rPr>
                <w:rFonts w:ascii="Bodoni MT" w:hAnsi="Bodoni MT"/>
                <w:color w:val="000000"/>
              </w:rPr>
            </w:pPr>
            <w:r w:rsidRPr="00EB4CF7">
              <w:rPr>
                <w:rFonts w:ascii="Bodoni MT" w:hAnsi="Bodoni MT"/>
                <w:color w:val="000000"/>
              </w:rPr>
              <w:t>(empty)</w:t>
            </w:r>
          </w:p>
        </w:tc>
      </w:tr>
      <w:tr w:rsidR="00954F98" w:rsidRPr="00EB4CF7" w14:paraId="0839FCBB" w14:textId="77777777" w:rsidTr="00A760AA">
        <w:trPr>
          <w:trHeight w:val="300"/>
        </w:trPr>
        <w:tc>
          <w:tcPr>
            <w:tcW w:w="1217" w:type="pct"/>
            <w:vMerge/>
            <w:vAlign w:val="center"/>
            <w:hideMark/>
          </w:tcPr>
          <w:p w14:paraId="6B91A183"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CEE20BD" w14:textId="77777777" w:rsidR="00954F98" w:rsidRPr="00EB4CF7" w:rsidRDefault="00954F98" w:rsidP="00A760AA">
            <w:pPr>
              <w:jc w:val="center"/>
              <w:rPr>
                <w:rFonts w:ascii="Bodoni MT" w:hAnsi="Bodoni MT"/>
                <w:color w:val="000000"/>
              </w:rPr>
            </w:pPr>
            <w:r w:rsidRPr="00EB4CF7">
              <w:rPr>
                <w:rFonts w:ascii="Bodoni MT" w:hAnsi="Bodoni MT"/>
                <w:color w:val="000000"/>
              </w:rPr>
              <w:t>Primaire</w:t>
            </w:r>
          </w:p>
        </w:tc>
        <w:tc>
          <w:tcPr>
            <w:tcW w:w="1229" w:type="pct"/>
            <w:noWrap/>
            <w:vAlign w:val="center"/>
            <w:hideMark/>
          </w:tcPr>
          <w:p w14:paraId="666AE021" w14:textId="77777777" w:rsidR="00954F98" w:rsidRPr="00EB4CF7" w:rsidRDefault="00954F98" w:rsidP="00A760AA">
            <w:pPr>
              <w:jc w:val="center"/>
              <w:rPr>
                <w:rFonts w:ascii="Bodoni MT" w:hAnsi="Bodoni MT"/>
                <w:color w:val="000000"/>
              </w:rPr>
            </w:pPr>
            <w:r w:rsidRPr="00EB4CF7">
              <w:rPr>
                <w:rFonts w:ascii="Bodoni MT" w:hAnsi="Bodoni MT"/>
                <w:color w:val="000000"/>
              </w:rPr>
              <w:t>3,260514</w:t>
            </w:r>
          </w:p>
        </w:tc>
        <w:tc>
          <w:tcPr>
            <w:tcW w:w="1149" w:type="pct"/>
            <w:gridSpan w:val="2"/>
            <w:noWrap/>
            <w:vAlign w:val="center"/>
            <w:hideMark/>
          </w:tcPr>
          <w:p w14:paraId="2D253A4A" w14:textId="77777777" w:rsidR="00954F98" w:rsidRPr="00EB4CF7" w:rsidRDefault="00954F98" w:rsidP="00A760AA">
            <w:pPr>
              <w:jc w:val="center"/>
              <w:rPr>
                <w:rFonts w:ascii="Bodoni MT" w:hAnsi="Bodoni MT"/>
                <w:color w:val="000000"/>
              </w:rPr>
            </w:pPr>
            <w:r w:rsidRPr="00EB4CF7">
              <w:rPr>
                <w:rFonts w:ascii="Bodoni MT" w:hAnsi="Bodoni MT"/>
                <w:color w:val="000000"/>
              </w:rPr>
              <w:t>0,030**</w:t>
            </w:r>
          </w:p>
        </w:tc>
      </w:tr>
      <w:tr w:rsidR="00954F98" w:rsidRPr="00EB4CF7" w14:paraId="47D96DC2" w14:textId="77777777" w:rsidTr="00A760AA">
        <w:trPr>
          <w:trHeight w:val="300"/>
        </w:trPr>
        <w:tc>
          <w:tcPr>
            <w:tcW w:w="1217" w:type="pct"/>
            <w:vMerge/>
            <w:vAlign w:val="center"/>
            <w:hideMark/>
          </w:tcPr>
          <w:p w14:paraId="33A14F3A"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E692DE0" w14:textId="77777777" w:rsidR="00954F98" w:rsidRPr="00EB4CF7" w:rsidRDefault="00954F98" w:rsidP="00A760AA">
            <w:pPr>
              <w:jc w:val="center"/>
              <w:rPr>
                <w:rFonts w:ascii="Bodoni MT" w:hAnsi="Bodoni MT"/>
                <w:color w:val="000000"/>
              </w:rPr>
            </w:pPr>
            <w:r w:rsidRPr="00EB4CF7">
              <w:rPr>
                <w:rFonts w:ascii="Bodoni MT" w:hAnsi="Bodoni MT"/>
                <w:color w:val="000000"/>
              </w:rPr>
              <w:t>Secondaire</w:t>
            </w:r>
          </w:p>
        </w:tc>
        <w:tc>
          <w:tcPr>
            <w:tcW w:w="1229" w:type="pct"/>
            <w:noWrap/>
            <w:vAlign w:val="center"/>
            <w:hideMark/>
          </w:tcPr>
          <w:p w14:paraId="3411C0FE" w14:textId="77777777" w:rsidR="00954F98" w:rsidRPr="00EB4CF7" w:rsidRDefault="00954F98" w:rsidP="00A760AA">
            <w:pPr>
              <w:jc w:val="center"/>
              <w:rPr>
                <w:rFonts w:ascii="Bodoni MT" w:hAnsi="Bodoni MT"/>
                <w:color w:val="000000"/>
              </w:rPr>
            </w:pPr>
            <w:r w:rsidRPr="00EB4CF7">
              <w:rPr>
                <w:rFonts w:ascii="Bodoni MT" w:hAnsi="Bodoni MT"/>
                <w:color w:val="000000"/>
              </w:rPr>
              <w:t>0,8495023</w:t>
            </w:r>
          </w:p>
        </w:tc>
        <w:tc>
          <w:tcPr>
            <w:tcW w:w="1149" w:type="pct"/>
            <w:gridSpan w:val="2"/>
            <w:noWrap/>
            <w:vAlign w:val="center"/>
            <w:hideMark/>
          </w:tcPr>
          <w:p w14:paraId="2825A937" w14:textId="77777777" w:rsidR="00954F98" w:rsidRPr="00EB4CF7" w:rsidRDefault="00954F98" w:rsidP="00A760AA">
            <w:pPr>
              <w:jc w:val="center"/>
              <w:rPr>
                <w:rFonts w:ascii="Bodoni MT" w:hAnsi="Bodoni MT"/>
                <w:color w:val="000000"/>
              </w:rPr>
            </w:pPr>
            <w:r w:rsidRPr="00EB4CF7">
              <w:rPr>
                <w:rFonts w:ascii="Bodoni MT" w:hAnsi="Bodoni MT"/>
                <w:color w:val="000000"/>
              </w:rPr>
              <w:t>0,585</w:t>
            </w:r>
          </w:p>
        </w:tc>
      </w:tr>
      <w:tr w:rsidR="00954F98" w:rsidRPr="00EB4CF7" w14:paraId="69D31318" w14:textId="77777777" w:rsidTr="00A760AA">
        <w:trPr>
          <w:trHeight w:val="300"/>
        </w:trPr>
        <w:tc>
          <w:tcPr>
            <w:tcW w:w="1217" w:type="pct"/>
            <w:vMerge/>
            <w:vAlign w:val="center"/>
            <w:hideMark/>
          </w:tcPr>
          <w:p w14:paraId="7B548FF4"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762373BB" w14:textId="77777777" w:rsidR="00954F98" w:rsidRPr="00EB4CF7" w:rsidRDefault="00954F98" w:rsidP="00A760AA">
            <w:pPr>
              <w:jc w:val="center"/>
              <w:rPr>
                <w:rFonts w:ascii="Bodoni MT" w:hAnsi="Bodoni MT"/>
                <w:color w:val="000000"/>
              </w:rPr>
            </w:pPr>
            <w:r w:rsidRPr="00EB4CF7">
              <w:rPr>
                <w:rFonts w:ascii="Bodoni MT" w:hAnsi="Bodoni MT"/>
                <w:color w:val="000000"/>
              </w:rPr>
              <w:t>Supérieur</w:t>
            </w:r>
          </w:p>
        </w:tc>
        <w:tc>
          <w:tcPr>
            <w:tcW w:w="1229" w:type="pct"/>
            <w:noWrap/>
            <w:vAlign w:val="center"/>
            <w:hideMark/>
          </w:tcPr>
          <w:p w14:paraId="491BC2F2" w14:textId="77777777" w:rsidR="00954F98" w:rsidRPr="00EB4CF7" w:rsidRDefault="00954F98" w:rsidP="00A760AA">
            <w:pPr>
              <w:jc w:val="center"/>
              <w:rPr>
                <w:rFonts w:ascii="Bodoni MT" w:hAnsi="Bodoni MT"/>
                <w:color w:val="000000"/>
              </w:rPr>
            </w:pPr>
            <w:r w:rsidRPr="00EB4CF7">
              <w:rPr>
                <w:rFonts w:ascii="Bodoni MT" w:hAnsi="Bodoni MT"/>
                <w:color w:val="000000"/>
              </w:rPr>
              <w:t>1</w:t>
            </w:r>
          </w:p>
        </w:tc>
        <w:tc>
          <w:tcPr>
            <w:tcW w:w="1149" w:type="pct"/>
            <w:gridSpan w:val="2"/>
            <w:noWrap/>
            <w:vAlign w:val="center"/>
            <w:hideMark/>
          </w:tcPr>
          <w:p w14:paraId="49129B0D" w14:textId="77777777" w:rsidR="00954F98" w:rsidRPr="00EB4CF7" w:rsidRDefault="00954F98" w:rsidP="00A760AA">
            <w:pPr>
              <w:jc w:val="center"/>
              <w:rPr>
                <w:rFonts w:ascii="Bodoni MT" w:hAnsi="Bodoni MT"/>
                <w:color w:val="000000"/>
              </w:rPr>
            </w:pPr>
            <w:r w:rsidRPr="00EB4CF7">
              <w:rPr>
                <w:rFonts w:ascii="Bodoni MT" w:hAnsi="Bodoni MT"/>
                <w:color w:val="000000"/>
              </w:rPr>
              <w:t>(omitted)</w:t>
            </w:r>
          </w:p>
        </w:tc>
      </w:tr>
      <w:tr w:rsidR="00954F98" w:rsidRPr="00EB4CF7" w14:paraId="42C5AEA4" w14:textId="77777777" w:rsidTr="00A760AA">
        <w:trPr>
          <w:trHeight w:val="360"/>
        </w:trPr>
        <w:tc>
          <w:tcPr>
            <w:tcW w:w="1217" w:type="pct"/>
            <w:vMerge w:val="restart"/>
            <w:vAlign w:val="center"/>
            <w:hideMark/>
          </w:tcPr>
          <w:p w14:paraId="61906399"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Milieu de Résidence de l'agent de santé</w:t>
            </w:r>
          </w:p>
        </w:tc>
        <w:tc>
          <w:tcPr>
            <w:tcW w:w="1405" w:type="pct"/>
            <w:shd w:val="clear" w:color="auto" w:fill="DEEAF6" w:themeFill="accent1" w:themeFillTint="33"/>
            <w:noWrap/>
            <w:vAlign w:val="center"/>
            <w:hideMark/>
          </w:tcPr>
          <w:p w14:paraId="7B49C34A" w14:textId="77777777" w:rsidR="00954F98" w:rsidRPr="00EB4CF7" w:rsidRDefault="00954F98" w:rsidP="00A760AA">
            <w:pPr>
              <w:jc w:val="center"/>
              <w:rPr>
                <w:rFonts w:ascii="Bodoni MT" w:hAnsi="Bodoni MT"/>
                <w:color w:val="000000"/>
              </w:rPr>
            </w:pPr>
            <w:r w:rsidRPr="00EB4CF7">
              <w:rPr>
                <w:rFonts w:ascii="Bodoni MT" w:hAnsi="Bodoni MT"/>
                <w:color w:val="000000"/>
              </w:rPr>
              <w:t>Urbain</w:t>
            </w:r>
          </w:p>
        </w:tc>
        <w:tc>
          <w:tcPr>
            <w:tcW w:w="2378" w:type="pct"/>
            <w:gridSpan w:val="3"/>
            <w:shd w:val="clear" w:color="auto" w:fill="DEEAF6" w:themeFill="accent1" w:themeFillTint="33"/>
            <w:noWrap/>
            <w:vAlign w:val="center"/>
            <w:hideMark/>
          </w:tcPr>
          <w:p w14:paraId="57D5DE80"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12214B2D" w14:textId="77777777" w:rsidTr="00A760AA">
        <w:trPr>
          <w:trHeight w:val="330"/>
        </w:trPr>
        <w:tc>
          <w:tcPr>
            <w:tcW w:w="1217" w:type="pct"/>
            <w:vMerge/>
            <w:vAlign w:val="center"/>
            <w:hideMark/>
          </w:tcPr>
          <w:p w14:paraId="34C990C3"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33C351BF" w14:textId="77777777" w:rsidR="00954F98" w:rsidRPr="00EB4CF7" w:rsidRDefault="00954F98" w:rsidP="00A760AA">
            <w:pPr>
              <w:jc w:val="center"/>
              <w:rPr>
                <w:rFonts w:ascii="Bodoni MT" w:hAnsi="Bodoni MT"/>
                <w:color w:val="000000"/>
              </w:rPr>
            </w:pPr>
            <w:r w:rsidRPr="00EB4CF7">
              <w:rPr>
                <w:rFonts w:ascii="Bodoni MT" w:hAnsi="Bodoni MT"/>
                <w:color w:val="000000"/>
              </w:rPr>
              <w:t>Rural</w:t>
            </w:r>
          </w:p>
        </w:tc>
        <w:tc>
          <w:tcPr>
            <w:tcW w:w="1229" w:type="pct"/>
            <w:noWrap/>
            <w:vAlign w:val="center"/>
            <w:hideMark/>
          </w:tcPr>
          <w:p w14:paraId="6723DC1C" w14:textId="77777777" w:rsidR="00954F98" w:rsidRPr="00EB4CF7" w:rsidRDefault="00954F98" w:rsidP="00A760AA">
            <w:pPr>
              <w:jc w:val="center"/>
              <w:rPr>
                <w:rFonts w:ascii="Bodoni MT" w:hAnsi="Bodoni MT"/>
                <w:color w:val="000000"/>
              </w:rPr>
            </w:pPr>
            <w:r w:rsidRPr="00EB4CF7">
              <w:rPr>
                <w:rFonts w:ascii="Bodoni MT" w:hAnsi="Bodoni MT"/>
                <w:color w:val="000000"/>
              </w:rPr>
              <w:t>0,5530208</w:t>
            </w:r>
          </w:p>
        </w:tc>
        <w:tc>
          <w:tcPr>
            <w:tcW w:w="1149" w:type="pct"/>
            <w:gridSpan w:val="2"/>
            <w:noWrap/>
            <w:vAlign w:val="center"/>
            <w:hideMark/>
          </w:tcPr>
          <w:p w14:paraId="65C00233" w14:textId="77777777" w:rsidR="00954F98" w:rsidRPr="00EB4CF7" w:rsidRDefault="00954F98" w:rsidP="00A760AA">
            <w:pPr>
              <w:jc w:val="center"/>
              <w:rPr>
                <w:rFonts w:ascii="Bodoni MT" w:hAnsi="Bodoni MT"/>
                <w:color w:val="000000"/>
              </w:rPr>
            </w:pPr>
            <w:r w:rsidRPr="00EB4CF7">
              <w:rPr>
                <w:rFonts w:ascii="Bodoni MT" w:hAnsi="Bodoni MT"/>
                <w:color w:val="000000"/>
              </w:rPr>
              <w:t>0,389</w:t>
            </w:r>
          </w:p>
        </w:tc>
      </w:tr>
      <w:tr w:rsidR="00954F98" w:rsidRPr="00EB4CF7" w14:paraId="55944F0F" w14:textId="77777777" w:rsidTr="00A760AA">
        <w:trPr>
          <w:trHeight w:val="345"/>
        </w:trPr>
        <w:tc>
          <w:tcPr>
            <w:tcW w:w="1217" w:type="pct"/>
            <w:vMerge w:val="restart"/>
            <w:vAlign w:val="center"/>
            <w:hideMark/>
          </w:tcPr>
          <w:p w14:paraId="224DBF5D"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Milieu de travail de l'agent de santé</w:t>
            </w:r>
          </w:p>
        </w:tc>
        <w:tc>
          <w:tcPr>
            <w:tcW w:w="1405" w:type="pct"/>
            <w:shd w:val="clear" w:color="auto" w:fill="DEEAF6" w:themeFill="accent1" w:themeFillTint="33"/>
            <w:noWrap/>
            <w:vAlign w:val="center"/>
            <w:hideMark/>
          </w:tcPr>
          <w:p w14:paraId="1BB3073D" w14:textId="77777777" w:rsidR="00954F98" w:rsidRPr="00EB4CF7" w:rsidRDefault="00954F98" w:rsidP="00A760AA">
            <w:pPr>
              <w:jc w:val="center"/>
              <w:rPr>
                <w:rFonts w:ascii="Bodoni MT" w:hAnsi="Bodoni MT"/>
                <w:color w:val="000000"/>
              </w:rPr>
            </w:pPr>
            <w:r w:rsidRPr="00EB4CF7">
              <w:rPr>
                <w:rFonts w:ascii="Bodoni MT" w:hAnsi="Bodoni MT"/>
                <w:color w:val="000000"/>
              </w:rPr>
              <w:t>Urbain</w:t>
            </w:r>
          </w:p>
        </w:tc>
        <w:tc>
          <w:tcPr>
            <w:tcW w:w="2378" w:type="pct"/>
            <w:gridSpan w:val="3"/>
            <w:shd w:val="clear" w:color="auto" w:fill="DEEAF6" w:themeFill="accent1" w:themeFillTint="33"/>
            <w:noWrap/>
            <w:vAlign w:val="center"/>
            <w:hideMark/>
          </w:tcPr>
          <w:p w14:paraId="3E296855"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0ADA260E" w14:textId="77777777" w:rsidTr="00A760AA">
        <w:trPr>
          <w:trHeight w:val="375"/>
        </w:trPr>
        <w:tc>
          <w:tcPr>
            <w:tcW w:w="1217" w:type="pct"/>
            <w:vMerge/>
            <w:vAlign w:val="center"/>
            <w:hideMark/>
          </w:tcPr>
          <w:p w14:paraId="35A9C58C"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D0C5032" w14:textId="77777777" w:rsidR="00954F98" w:rsidRPr="00EB4CF7" w:rsidRDefault="00954F98" w:rsidP="00A760AA">
            <w:pPr>
              <w:jc w:val="center"/>
              <w:rPr>
                <w:rFonts w:ascii="Bodoni MT" w:hAnsi="Bodoni MT"/>
                <w:color w:val="000000"/>
              </w:rPr>
            </w:pPr>
            <w:r w:rsidRPr="00EB4CF7">
              <w:rPr>
                <w:rFonts w:ascii="Bodoni MT" w:hAnsi="Bodoni MT"/>
                <w:color w:val="000000"/>
              </w:rPr>
              <w:t>Rural</w:t>
            </w:r>
          </w:p>
        </w:tc>
        <w:tc>
          <w:tcPr>
            <w:tcW w:w="1229" w:type="pct"/>
            <w:noWrap/>
            <w:vAlign w:val="center"/>
            <w:hideMark/>
          </w:tcPr>
          <w:p w14:paraId="6C6D5AD0" w14:textId="77777777" w:rsidR="00954F98" w:rsidRPr="00EB4CF7" w:rsidRDefault="00954F98" w:rsidP="00A760AA">
            <w:pPr>
              <w:jc w:val="center"/>
              <w:rPr>
                <w:rFonts w:ascii="Bodoni MT" w:hAnsi="Bodoni MT"/>
                <w:color w:val="000000"/>
              </w:rPr>
            </w:pPr>
            <w:r w:rsidRPr="00EB4CF7">
              <w:rPr>
                <w:rFonts w:ascii="Bodoni MT" w:hAnsi="Bodoni MT"/>
                <w:color w:val="000000"/>
              </w:rPr>
              <w:t>7,229487</w:t>
            </w:r>
          </w:p>
        </w:tc>
        <w:tc>
          <w:tcPr>
            <w:tcW w:w="1149" w:type="pct"/>
            <w:gridSpan w:val="2"/>
            <w:noWrap/>
            <w:vAlign w:val="center"/>
            <w:hideMark/>
          </w:tcPr>
          <w:p w14:paraId="3A41D6CC" w14:textId="77777777" w:rsidR="00954F98" w:rsidRPr="00EB4CF7" w:rsidRDefault="00954F98" w:rsidP="00A760AA">
            <w:pPr>
              <w:jc w:val="center"/>
              <w:rPr>
                <w:rFonts w:ascii="Bodoni MT" w:hAnsi="Bodoni MT"/>
                <w:color w:val="000000"/>
              </w:rPr>
            </w:pPr>
            <w:r w:rsidRPr="00EB4CF7">
              <w:rPr>
                <w:rFonts w:ascii="Bodoni MT" w:hAnsi="Bodoni MT"/>
                <w:color w:val="000000"/>
              </w:rPr>
              <w:t>0,004***</w:t>
            </w:r>
          </w:p>
        </w:tc>
      </w:tr>
      <w:tr w:rsidR="00954F98" w:rsidRPr="00EB4CF7" w14:paraId="6A8873C4" w14:textId="77777777" w:rsidTr="00A760AA">
        <w:trPr>
          <w:trHeight w:val="300"/>
        </w:trPr>
        <w:tc>
          <w:tcPr>
            <w:tcW w:w="1217" w:type="pct"/>
            <w:vMerge w:val="restart"/>
            <w:vAlign w:val="center"/>
            <w:hideMark/>
          </w:tcPr>
          <w:p w14:paraId="6DF2A7AC"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Diplôme obtenu</w:t>
            </w:r>
          </w:p>
        </w:tc>
        <w:tc>
          <w:tcPr>
            <w:tcW w:w="1405" w:type="pct"/>
            <w:shd w:val="clear" w:color="auto" w:fill="DEEAF6" w:themeFill="accent1" w:themeFillTint="33"/>
            <w:noWrap/>
            <w:vAlign w:val="center"/>
            <w:hideMark/>
          </w:tcPr>
          <w:p w14:paraId="1117615B" w14:textId="77777777" w:rsidR="00954F98" w:rsidRPr="00EB4CF7" w:rsidRDefault="00954F98" w:rsidP="00A760AA">
            <w:pPr>
              <w:jc w:val="center"/>
              <w:rPr>
                <w:rFonts w:ascii="Bodoni MT" w:hAnsi="Bodoni MT"/>
                <w:color w:val="000000"/>
              </w:rPr>
            </w:pPr>
            <w:r w:rsidRPr="00EB4CF7">
              <w:rPr>
                <w:rFonts w:ascii="Bodoni MT" w:hAnsi="Bodoni MT"/>
                <w:color w:val="000000"/>
              </w:rPr>
              <w:t>Médecine</w:t>
            </w:r>
          </w:p>
        </w:tc>
        <w:tc>
          <w:tcPr>
            <w:tcW w:w="2378" w:type="pct"/>
            <w:gridSpan w:val="3"/>
            <w:shd w:val="clear" w:color="auto" w:fill="DEEAF6" w:themeFill="accent1" w:themeFillTint="33"/>
            <w:noWrap/>
            <w:vAlign w:val="center"/>
            <w:hideMark/>
          </w:tcPr>
          <w:p w14:paraId="48FE9AE1"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14B02FA3" w14:textId="77777777" w:rsidTr="00A760AA">
        <w:trPr>
          <w:trHeight w:val="360"/>
        </w:trPr>
        <w:tc>
          <w:tcPr>
            <w:tcW w:w="1217" w:type="pct"/>
            <w:vMerge/>
            <w:vAlign w:val="center"/>
            <w:hideMark/>
          </w:tcPr>
          <w:p w14:paraId="0FCE11BA"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6F8AD925" w14:textId="77777777" w:rsidR="00954F98" w:rsidRPr="00EB4CF7" w:rsidRDefault="00954F98" w:rsidP="00A760AA">
            <w:pPr>
              <w:jc w:val="center"/>
              <w:rPr>
                <w:rFonts w:ascii="Bodoni MT" w:hAnsi="Bodoni MT"/>
                <w:color w:val="000000"/>
              </w:rPr>
            </w:pPr>
            <w:r w:rsidRPr="00EB4CF7">
              <w:rPr>
                <w:rFonts w:ascii="Bodoni MT" w:hAnsi="Bodoni MT"/>
                <w:color w:val="000000"/>
              </w:rPr>
              <w:t>Sage-femme</w:t>
            </w:r>
          </w:p>
        </w:tc>
        <w:tc>
          <w:tcPr>
            <w:tcW w:w="1229" w:type="pct"/>
            <w:noWrap/>
            <w:vAlign w:val="center"/>
            <w:hideMark/>
          </w:tcPr>
          <w:p w14:paraId="3CB952B5" w14:textId="77777777" w:rsidR="00954F98" w:rsidRPr="00EB4CF7" w:rsidRDefault="00954F98" w:rsidP="00A760AA">
            <w:pPr>
              <w:jc w:val="center"/>
              <w:rPr>
                <w:rFonts w:ascii="Bodoni MT" w:hAnsi="Bodoni MT"/>
                <w:color w:val="000000"/>
              </w:rPr>
            </w:pPr>
            <w:r w:rsidRPr="00EB4CF7">
              <w:rPr>
                <w:rFonts w:ascii="Bodoni MT" w:hAnsi="Bodoni MT"/>
                <w:color w:val="000000"/>
              </w:rPr>
              <w:t>2,094399</w:t>
            </w:r>
          </w:p>
        </w:tc>
        <w:tc>
          <w:tcPr>
            <w:tcW w:w="1149" w:type="pct"/>
            <w:gridSpan w:val="2"/>
            <w:noWrap/>
            <w:vAlign w:val="center"/>
            <w:hideMark/>
          </w:tcPr>
          <w:p w14:paraId="2CA6C3BF" w14:textId="77777777" w:rsidR="00954F98" w:rsidRPr="00EB4CF7" w:rsidRDefault="00954F98" w:rsidP="00A760AA">
            <w:pPr>
              <w:jc w:val="center"/>
              <w:rPr>
                <w:rFonts w:ascii="Bodoni MT" w:hAnsi="Bodoni MT"/>
                <w:color w:val="000000"/>
              </w:rPr>
            </w:pPr>
            <w:r w:rsidRPr="00EB4CF7">
              <w:rPr>
                <w:rFonts w:ascii="Bodoni MT" w:hAnsi="Bodoni MT"/>
                <w:color w:val="000000"/>
              </w:rPr>
              <w:t>0,111</w:t>
            </w:r>
          </w:p>
        </w:tc>
      </w:tr>
      <w:tr w:rsidR="00954F98" w:rsidRPr="00EB4CF7" w14:paraId="3B292266" w14:textId="77777777" w:rsidTr="00A760AA">
        <w:trPr>
          <w:trHeight w:val="330"/>
        </w:trPr>
        <w:tc>
          <w:tcPr>
            <w:tcW w:w="1217" w:type="pct"/>
            <w:vMerge/>
            <w:vAlign w:val="center"/>
            <w:hideMark/>
          </w:tcPr>
          <w:p w14:paraId="46202B00"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5B1E6DF9" w14:textId="77777777" w:rsidR="00954F98" w:rsidRPr="00EB4CF7" w:rsidRDefault="00954F98" w:rsidP="00A760AA">
            <w:pPr>
              <w:jc w:val="center"/>
              <w:rPr>
                <w:rFonts w:ascii="Bodoni MT" w:hAnsi="Bodoni MT"/>
                <w:color w:val="000000"/>
              </w:rPr>
            </w:pPr>
            <w:r w:rsidRPr="00EB4CF7">
              <w:rPr>
                <w:rFonts w:ascii="Bodoni MT" w:hAnsi="Bodoni MT"/>
                <w:color w:val="000000"/>
              </w:rPr>
              <w:t>Infirmier (ère)</w:t>
            </w:r>
          </w:p>
        </w:tc>
        <w:tc>
          <w:tcPr>
            <w:tcW w:w="1229" w:type="pct"/>
            <w:noWrap/>
            <w:vAlign w:val="center"/>
            <w:hideMark/>
          </w:tcPr>
          <w:p w14:paraId="396DD488" w14:textId="77777777" w:rsidR="00954F98" w:rsidRPr="00EB4CF7" w:rsidRDefault="00954F98" w:rsidP="00A760AA">
            <w:pPr>
              <w:jc w:val="center"/>
              <w:rPr>
                <w:rFonts w:ascii="Bodoni MT" w:hAnsi="Bodoni MT"/>
                <w:color w:val="000000"/>
              </w:rPr>
            </w:pPr>
            <w:r w:rsidRPr="00EB4CF7">
              <w:rPr>
                <w:rFonts w:ascii="Bodoni MT" w:hAnsi="Bodoni MT"/>
                <w:color w:val="000000"/>
              </w:rPr>
              <w:t>1,774148</w:t>
            </w:r>
          </w:p>
        </w:tc>
        <w:tc>
          <w:tcPr>
            <w:tcW w:w="1149" w:type="pct"/>
            <w:gridSpan w:val="2"/>
            <w:noWrap/>
            <w:vAlign w:val="center"/>
            <w:hideMark/>
          </w:tcPr>
          <w:p w14:paraId="457F2E89" w14:textId="77777777" w:rsidR="00954F98" w:rsidRPr="00EB4CF7" w:rsidRDefault="00954F98" w:rsidP="00A760AA">
            <w:pPr>
              <w:jc w:val="center"/>
              <w:rPr>
                <w:rFonts w:ascii="Bodoni MT" w:hAnsi="Bodoni MT"/>
                <w:color w:val="000000"/>
              </w:rPr>
            </w:pPr>
            <w:r w:rsidRPr="00EB4CF7">
              <w:rPr>
                <w:rFonts w:ascii="Bodoni MT" w:hAnsi="Bodoni MT"/>
                <w:color w:val="000000"/>
              </w:rPr>
              <w:t>0,172</w:t>
            </w:r>
          </w:p>
        </w:tc>
      </w:tr>
      <w:tr w:rsidR="00954F98" w:rsidRPr="00EB4CF7" w14:paraId="314B02F5" w14:textId="77777777" w:rsidTr="00A760AA">
        <w:trPr>
          <w:trHeight w:val="390"/>
        </w:trPr>
        <w:tc>
          <w:tcPr>
            <w:tcW w:w="1217" w:type="pct"/>
            <w:vMerge/>
            <w:vAlign w:val="center"/>
            <w:hideMark/>
          </w:tcPr>
          <w:p w14:paraId="34197AB9" w14:textId="77777777" w:rsidR="00954F98" w:rsidRPr="00EB4CF7" w:rsidRDefault="00954F98" w:rsidP="00A760AA">
            <w:pPr>
              <w:jc w:val="center"/>
              <w:rPr>
                <w:rFonts w:ascii="Bodoni MT" w:hAnsi="Bodoni MT"/>
                <w:b/>
                <w:i/>
                <w:iCs/>
                <w:color w:val="000000"/>
              </w:rPr>
            </w:pPr>
          </w:p>
        </w:tc>
        <w:tc>
          <w:tcPr>
            <w:tcW w:w="1405" w:type="pct"/>
            <w:vAlign w:val="center"/>
            <w:hideMark/>
          </w:tcPr>
          <w:p w14:paraId="5085D29D" w14:textId="77777777" w:rsidR="00954F98" w:rsidRPr="00EB4CF7" w:rsidRDefault="00954F98" w:rsidP="00A760AA">
            <w:pPr>
              <w:jc w:val="center"/>
              <w:rPr>
                <w:rFonts w:ascii="Bodoni MT" w:hAnsi="Bodoni MT"/>
                <w:color w:val="000000"/>
              </w:rPr>
            </w:pPr>
            <w:r w:rsidRPr="00EB4CF7">
              <w:rPr>
                <w:rFonts w:ascii="Bodoni MT" w:hAnsi="Bodoni MT"/>
                <w:color w:val="000000"/>
              </w:rPr>
              <w:t>Technicien de laboratoire</w:t>
            </w:r>
          </w:p>
        </w:tc>
        <w:tc>
          <w:tcPr>
            <w:tcW w:w="1229" w:type="pct"/>
            <w:noWrap/>
            <w:vAlign w:val="center"/>
            <w:hideMark/>
          </w:tcPr>
          <w:p w14:paraId="38EDAED9" w14:textId="77777777" w:rsidR="00954F98" w:rsidRPr="00EB4CF7" w:rsidRDefault="00954F98" w:rsidP="00A760AA">
            <w:pPr>
              <w:jc w:val="center"/>
              <w:rPr>
                <w:rFonts w:ascii="Bodoni MT" w:hAnsi="Bodoni MT"/>
                <w:color w:val="000000"/>
              </w:rPr>
            </w:pPr>
            <w:r w:rsidRPr="00EB4CF7">
              <w:rPr>
                <w:rFonts w:ascii="Bodoni MT" w:hAnsi="Bodoni MT"/>
                <w:color w:val="000000"/>
              </w:rPr>
              <w:t>1,333059</w:t>
            </w:r>
          </w:p>
        </w:tc>
        <w:tc>
          <w:tcPr>
            <w:tcW w:w="1149" w:type="pct"/>
            <w:gridSpan w:val="2"/>
            <w:noWrap/>
            <w:vAlign w:val="center"/>
            <w:hideMark/>
          </w:tcPr>
          <w:p w14:paraId="11597E32" w14:textId="77777777" w:rsidR="00954F98" w:rsidRPr="00EB4CF7" w:rsidRDefault="00954F98" w:rsidP="00A760AA">
            <w:pPr>
              <w:jc w:val="center"/>
              <w:rPr>
                <w:rFonts w:ascii="Bodoni MT" w:hAnsi="Bodoni MT"/>
                <w:color w:val="000000"/>
              </w:rPr>
            </w:pPr>
            <w:r w:rsidRPr="00EB4CF7">
              <w:rPr>
                <w:rFonts w:ascii="Bodoni MT" w:hAnsi="Bodoni MT"/>
                <w:color w:val="000000"/>
              </w:rPr>
              <w:t>0,511</w:t>
            </w:r>
          </w:p>
        </w:tc>
      </w:tr>
      <w:tr w:rsidR="00954F98" w:rsidRPr="00EB4CF7" w14:paraId="37691EB5" w14:textId="77777777" w:rsidTr="00A760AA">
        <w:trPr>
          <w:trHeight w:val="394"/>
        </w:trPr>
        <w:tc>
          <w:tcPr>
            <w:tcW w:w="1217" w:type="pct"/>
            <w:vMerge/>
            <w:vAlign w:val="center"/>
            <w:hideMark/>
          </w:tcPr>
          <w:p w14:paraId="25BD2CB9"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65698621" w14:textId="77777777" w:rsidR="00954F98" w:rsidRPr="00EB4CF7" w:rsidRDefault="00954F98" w:rsidP="00A760AA">
            <w:pPr>
              <w:jc w:val="center"/>
              <w:rPr>
                <w:rFonts w:ascii="Bodoni MT" w:hAnsi="Bodoni MT"/>
                <w:color w:val="000000"/>
              </w:rPr>
            </w:pPr>
            <w:r w:rsidRPr="00EB4CF7">
              <w:rPr>
                <w:rFonts w:ascii="Bodoni MT" w:hAnsi="Bodoni MT"/>
                <w:color w:val="000000"/>
              </w:rPr>
              <w:t>Aide -Soignant (e)</w:t>
            </w:r>
          </w:p>
        </w:tc>
        <w:tc>
          <w:tcPr>
            <w:tcW w:w="1229" w:type="pct"/>
            <w:noWrap/>
            <w:vAlign w:val="center"/>
            <w:hideMark/>
          </w:tcPr>
          <w:p w14:paraId="1C4B806C" w14:textId="77777777" w:rsidR="00954F98" w:rsidRPr="00EB4CF7" w:rsidRDefault="00954F98" w:rsidP="00A760AA">
            <w:pPr>
              <w:jc w:val="center"/>
              <w:rPr>
                <w:rFonts w:ascii="Bodoni MT" w:hAnsi="Bodoni MT"/>
                <w:color w:val="000000"/>
              </w:rPr>
            </w:pPr>
            <w:r w:rsidRPr="00EB4CF7">
              <w:rPr>
                <w:rFonts w:ascii="Bodoni MT" w:hAnsi="Bodoni MT"/>
                <w:color w:val="000000"/>
              </w:rPr>
              <w:t>1,399415</w:t>
            </w:r>
          </w:p>
        </w:tc>
        <w:tc>
          <w:tcPr>
            <w:tcW w:w="1149" w:type="pct"/>
            <w:gridSpan w:val="2"/>
            <w:noWrap/>
            <w:vAlign w:val="center"/>
            <w:hideMark/>
          </w:tcPr>
          <w:p w14:paraId="178A804F" w14:textId="77777777" w:rsidR="00954F98" w:rsidRPr="00EB4CF7" w:rsidRDefault="00954F98" w:rsidP="00A760AA">
            <w:pPr>
              <w:jc w:val="center"/>
              <w:rPr>
                <w:rFonts w:ascii="Bodoni MT" w:hAnsi="Bodoni MT"/>
                <w:color w:val="000000"/>
              </w:rPr>
            </w:pPr>
            <w:r w:rsidRPr="00EB4CF7">
              <w:rPr>
                <w:rFonts w:ascii="Bodoni MT" w:hAnsi="Bodoni MT"/>
                <w:color w:val="000000"/>
              </w:rPr>
              <w:t>0,482</w:t>
            </w:r>
          </w:p>
        </w:tc>
      </w:tr>
      <w:tr w:rsidR="00954F98" w:rsidRPr="00EB4CF7" w14:paraId="221D0909" w14:textId="77777777" w:rsidTr="00A760AA">
        <w:trPr>
          <w:trHeight w:val="600"/>
        </w:trPr>
        <w:tc>
          <w:tcPr>
            <w:tcW w:w="1217" w:type="pct"/>
            <w:vMerge/>
            <w:vAlign w:val="center"/>
            <w:hideMark/>
          </w:tcPr>
          <w:p w14:paraId="56CBCE95" w14:textId="77777777" w:rsidR="00954F98" w:rsidRPr="00EB4CF7" w:rsidRDefault="00954F98" w:rsidP="00A760AA">
            <w:pPr>
              <w:jc w:val="center"/>
              <w:rPr>
                <w:rFonts w:ascii="Bodoni MT" w:hAnsi="Bodoni MT"/>
                <w:b/>
                <w:i/>
                <w:iCs/>
                <w:color w:val="000000"/>
              </w:rPr>
            </w:pPr>
          </w:p>
        </w:tc>
        <w:tc>
          <w:tcPr>
            <w:tcW w:w="1405" w:type="pct"/>
            <w:vAlign w:val="center"/>
            <w:hideMark/>
          </w:tcPr>
          <w:p w14:paraId="63C1193F" w14:textId="77777777" w:rsidR="00954F98" w:rsidRPr="00EB4CF7" w:rsidRDefault="00954F98" w:rsidP="00A760AA">
            <w:pPr>
              <w:jc w:val="center"/>
              <w:rPr>
                <w:rFonts w:ascii="Bodoni MT" w:hAnsi="Bodoni MT"/>
                <w:color w:val="000000"/>
              </w:rPr>
            </w:pPr>
            <w:r w:rsidRPr="00EB4CF7">
              <w:rPr>
                <w:rFonts w:ascii="Bodoni MT" w:hAnsi="Bodoni MT"/>
                <w:color w:val="000000"/>
              </w:rPr>
              <w:t>Technicien en imagerie médicale</w:t>
            </w:r>
          </w:p>
        </w:tc>
        <w:tc>
          <w:tcPr>
            <w:tcW w:w="1229" w:type="pct"/>
            <w:noWrap/>
            <w:vAlign w:val="center"/>
            <w:hideMark/>
          </w:tcPr>
          <w:p w14:paraId="01F26E0B" w14:textId="77777777" w:rsidR="00954F98" w:rsidRPr="00EB4CF7" w:rsidRDefault="00954F98" w:rsidP="00A760AA">
            <w:pPr>
              <w:jc w:val="center"/>
              <w:rPr>
                <w:rFonts w:ascii="Bodoni MT" w:hAnsi="Bodoni MT"/>
                <w:color w:val="000000"/>
              </w:rPr>
            </w:pPr>
            <w:r w:rsidRPr="00EB4CF7">
              <w:rPr>
                <w:rFonts w:ascii="Bodoni MT" w:hAnsi="Bodoni MT"/>
                <w:color w:val="000000"/>
              </w:rPr>
              <w:t>2,120832</w:t>
            </w:r>
          </w:p>
        </w:tc>
        <w:tc>
          <w:tcPr>
            <w:tcW w:w="1149" w:type="pct"/>
            <w:gridSpan w:val="2"/>
            <w:noWrap/>
            <w:vAlign w:val="center"/>
            <w:hideMark/>
          </w:tcPr>
          <w:p w14:paraId="4C743B8A" w14:textId="77777777" w:rsidR="00954F98" w:rsidRPr="00EB4CF7" w:rsidRDefault="00954F98" w:rsidP="00A760AA">
            <w:pPr>
              <w:jc w:val="center"/>
              <w:rPr>
                <w:rFonts w:ascii="Bodoni MT" w:hAnsi="Bodoni MT"/>
                <w:color w:val="000000"/>
              </w:rPr>
            </w:pPr>
            <w:r w:rsidRPr="00EB4CF7">
              <w:rPr>
                <w:rFonts w:ascii="Bodoni MT" w:hAnsi="Bodoni MT"/>
                <w:color w:val="000000"/>
              </w:rPr>
              <w:t>0,335</w:t>
            </w:r>
          </w:p>
        </w:tc>
      </w:tr>
      <w:tr w:rsidR="00954F98" w:rsidRPr="00EB4CF7" w14:paraId="68F0B842" w14:textId="77777777" w:rsidTr="00A760AA">
        <w:trPr>
          <w:trHeight w:val="300"/>
        </w:trPr>
        <w:tc>
          <w:tcPr>
            <w:tcW w:w="1217" w:type="pct"/>
            <w:vMerge w:val="restart"/>
            <w:vAlign w:val="center"/>
            <w:hideMark/>
          </w:tcPr>
          <w:p w14:paraId="4EF057F7"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Religion</w:t>
            </w:r>
          </w:p>
        </w:tc>
        <w:tc>
          <w:tcPr>
            <w:tcW w:w="1405" w:type="pct"/>
            <w:shd w:val="clear" w:color="auto" w:fill="DEEAF6" w:themeFill="accent1" w:themeFillTint="33"/>
            <w:noWrap/>
            <w:vAlign w:val="center"/>
            <w:hideMark/>
          </w:tcPr>
          <w:p w14:paraId="756B7352" w14:textId="77777777" w:rsidR="00954F98" w:rsidRPr="00EB4CF7" w:rsidRDefault="00954F98" w:rsidP="00A760AA">
            <w:pPr>
              <w:jc w:val="center"/>
              <w:rPr>
                <w:rFonts w:ascii="Bodoni MT" w:hAnsi="Bodoni MT"/>
                <w:color w:val="000000"/>
              </w:rPr>
            </w:pPr>
            <w:r w:rsidRPr="00EB4CF7">
              <w:rPr>
                <w:rFonts w:ascii="Bodoni MT" w:hAnsi="Bodoni MT"/>
                <w:color w:val="000000"/>
              </w:rPr>
              <w:t>Médecine</w:t>
            </w:r>
          </w:p>
        </w:tc>
        <w:tc>
          <w:tcPr>
            <w:tcW w:w="1229" w:type="pct"/>
            <w:shd w:val="clear" w:color="auto" w:fill="DEEAF6" w:themeFill="accent1" w:themeFillTint="33"/>
            <w:noWrap/>
            <w:vAlign w:val="center"/>
            <w:hideMark/>
          </w:tcPr>
          <w:p w14:paraId="363413C4"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c>
          <w:tcPr>
            <w:tcW w:w="1149" w:type="pct"/>
            <w:gridSpan w:val="2"/>
            <w:shd w:val="clear" w:color="auto" w:fill="DEEAF6" w:themeFill="accent1" w:themeFillTint="33"/>
            <w:noWrap/>
            <w:vAlign w:val="center"/>
            <w:hideMark/>
          </w:tcPr>
          <w:p w14:paraId="06E70D2A" w14:textId="77777777" w:rsidR="00954F98" w:rsidRPr="00EB4CF7" w:rsidRDefault="00954F98" w:rsidP="00A760AA">
            <w:pPr>
              <w:jc w:val="center"/>
              <w:rPr>
                <w:rFonts w:ascii="Bodoni MT" w:hAnsi="Bodoni MT"/>
                <w:color w:val="000000"/>
              </w:rPr>
            </w:pPr>
          </w:p>
        </w:tc>
      </w:tr>
      <w:tr w:rsidR="00954F98" w:rsidRPr="00EB4CF7" w14:paraId="63B7F265" w14:textId="77777777" w:rsidTr="00A760AA">
        <w:trPr>
          <w:trHeight w:val="420"/>
        </w:trPr>
        <w:tc>
          <w:tcPr>
            <w:tcW w:w="1217" w:type="pct"/>
            <w:vMerge/>
            <w:vAlign w:val="center"/>
            <w:hideMark/>
          </w:tcPr>
          <w:p w14:paraId="75D9980F"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37AB80B8" w14:textId="77777777" w:rsidR="00954F98" w:rsidRPr="00EB4CF7" w:rsidRDefault="00954F98" w:rsidP="00A760AA">
            <w:pPr>
              <w:jc w:val="center"/>
              <w:rPr>
                <w:rFonts w:ascii="Bodoni MT" w:hAnsi="Bodoni MT"/>
                <w:color w:val="000000"/>
              </w:rPr>
            </w:pPr>
            <w:r w:rsidRPr="00EB4CF7">
              <w:rPr>
                <w:rFonts w:ascii="Bodoni MT" w:hAnsi="Bodoni MT"/>
                <w:color w:val="000000"/>
              </w:rPr>
              <w:t>Christianisme</w:t>
            </w:r>
          </w:p>
        </w:tc>
        <w:tc>
          <w:tcPr>
            <w:tcW w:w="1229" w:type="pct"/>
            <w:noWrap/>
            <w:vAlign w:val="center"/>
            <w:hideMark/>
          </w:tcPr>
          <w:p w14:paraId="4975E3B1" w14:textId="77777777" w:rsidR="00954F98" w:rsidRPr="00EB4CF7" w:rsidRDefault="00954F98" w:rsidP="00A760AA">
            <w:pPr>
              <w:jc w:val="center"/>
              <w:rPr>
                <w:rFonts w:ascii="Bodoni MT" w:hAnsi="Bodoni MT"/>
                <w:color w:val="000000"/>
              </w:rPr>
            </w:pPr>
            <w:r w:rsidRPr="00EB4CF7">
              <w:rPr>
                <w:rFonts w:ascii="Bodoni MT" w:hAnsi="Bodoni MT"/>
                <w:color w:val="000000"/>
              </w:rPr>
              <w:t>0,6569288</w:t>
            </w:r>
          </w:p>
        </w:tc>
        <w:tc>
          <w:tcPr>
            <w:tcW w:w="1149" w:type="pct"/>
            <w:gridSpan w:val="2"/>
            <w:noWrap/>
            <w:vAlign w:val="center"/>
            <w:hideMark/>
          </w:tcPr>
          <w:p w14:paraId="4AACD6C4" w14:textId="77777777" w:rsidR="00954F98" w:rsidRPr="00EB4CF7" w:rsidRDefault="00954F98" w:rsidP="00A760AA">
            <w:pPr>
              <w:jc w:val="center"/>
              <w:rPr>
                <w:rFonts w:ascii="Bodoni MT" w:hAnsi="Bodoni MT"/>
                <w:color w:val="000000"/>
              </w:rPr>
            </w:pPr>
            <w:r w:rsidRPr="00EB4CF7">
              <w:rPr>
                <w:rFonts w:ascii="Bodoni MT" w:hAnsi="Bodoni MT"/>
                <w:color w:val="000000"/>
              </w:rPr>
              <w:t>0,726</w:t>
            </w:r>
          </w:p>
        </w:tc>
      </w:tr>
      <w:tr w:rsidR="00954F98" w:rsidRPr="00EB4CF7" w14:paraId="73CD89FC" w14:textId="77777777" w:rsidTr="00A760AA">
        <w:trPr>
          <w:trHeight w:val="360"/>
        </w:trPr>
        <w:tc>
          <w:tcPr>
            <w:tcW w:w="1217" w:type="pct"/>
            <w:vMerge/>
            <w:vAlign w:val="center"/>
            <w:hideMark/>
          </w:tcPr>
          <w:p w14:paraId="22DAFAB0"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5CFFE4A" w14:textId="77777777" w:rsidR="00954F98" w:rsidRPr="00EB4CF7" w:rsidRDefault="00954F98" w:rsidP="00A760AA">
            <w:pPr>
              <w:jc w:val="center"/>
              <w:rPr>
                <w:rFonts w:ascii="Bodoni MT" w:hAnsi="Bodoni MT"/>
                <w:color w:val="000000"/>
              </w:rPr>
            </w:pPr>
            <w:r w:rsidRPr="00EB4CF7">
              <w:rPr>
                <w:rFonts w:ascii="Bodoni MT" w:hAnsi="Bodoni MT"/>
                <w:color w:val="000000"/>
              </w:rPr>
              <w:t>Islam</w:t>
            </w:r>
          </w:p>
        </w:tc>
        <w:tc>
          <w:tcPr>
            <w:tcW w:w="1229" w:type="pct"/>
            <w:noWrap/>
            <w:vAlign w:val="center"/>
            <w:hideMark/>
          </w:tcPr>
          <w:p w14:paraId="575B3A3E" w14:textId="77777777" w:rsidR="00954F98" w:rsidRPr="00EB4CF7" w:rsidRDefault="00954F98" w:rsidP="00A760AA">
            <w:pPr>
              <w:jc w:val="center"/>
              <w:rPr>
                <w:rFonts w:ascii="Bodoni MT" w:hAnsi="Bodoni MT"/>
                <w:color w:val="000000"/>
              </w:rPr>
            </w:pPr>
            <w:r w:rsidRPr="00EB4CF7">
              <w:rPr>
                <w:rFonts w:ascii="Bodoni MT" w:hAnsi="Bodoni MT"/>
                <w:color w:val="000000"/>
              </w:rPr>
              <w:t>0,6845224</w:t>
            </w:r>
          </w:p>
        </w:tc>
        <w:tc>
          <w:tcPr>
            <w:tcW w:w="1149" w:type="pct"/>
            <w:gridSpan w:val="2"/>
            <w:noWrap/>
            <w:vAlign w:val="center"/>
            <w:hideMark/>
          </w:tcPr>
          <w:p w14:paraId="61D642CC" w14:textId="77777777" w:rsidR="00954F98" w:rsidRPr="00EB4CF7" w:rsidRDefault="00954F98" w:rsidP="00A760AA">
            <w:pPr>
              <w:jc w:val="center"/>
              <w:rPr>
                <w:rFonts w:ascii="Bodoni MT" w:hAnsi="Bodoni MT"/>
                <w:color w:val="000000"/>
              </w:rPr>
            </w:pPr>
            <w:r w:rsidRPr="00EB4CF7">
              <w:rPr>
                <w:rFonts w:ascii="Bodoni MT" w:hAnsi="Bodoni MT"/>
                <w:color w:val="000000"/>
              </w:rPr>
              <w:t>0,756</w:t>
            </w:r>
          </w:p>
        </w:tc>
      </w:tr>
      <w:tr w:rsidR="00954F98" w:rsidRPr="00EB4CF7" w14:paraId="72FBD12B" w14:textId="77777777" w:rsidTr="00A760AA">
        <w:trPr>
          <w:trHeight w:val="360"/>
        </w:trPr>
        <w:tc>
          <w:tcPr>
            <w:tcW w:w="1217" w:type="pct"/>
            <w:vMerge/>
            <w:vAlign w:val="center"/>
            <w:hideMark/>
          </w:tcPr>
          <w:p w14:paraId="2F338EBF"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67F7F526" w14:textId="77777777" w:rsidR="00954F98" w:rsidRPr="00EB4CF7" w:rsidRDefault="00954F98" w:rsidP="00A760AA">
            <w:pPr>
              <w:jc w:val="center"/>
              <w:rPr>
                <w:rFonts w:ascii="Bodoni MT" w:hAnsi="Bodoni MT"/>
                <w:color w:val="000000"/>
              </w:rPr>
            </w:pPr>
            <w:r w:rsidRPr="00EB4CF7">
              <w:rPr>
                <w:rFonts w:ascii="Bodoni MT" w:hAnsi="Bodoni MT"/>
                <w:color w:val="000000"/>
              </w:rPr>
              <w:t>Endogène</w:t>
            </w:r>
          </w:p>
        </w:tc>
        <w:tc>
          <w:tcPr>
            <w:tcW w:w="1229" w:type="pct"/>
            <w:noWrap/>
            <w:vAlign w:val="center"/>
            <w:hideMark/>
          </w:tcPr>
          <w:p w14:paraId="2E84A2C0" w14:textId="77777777" w:rsidR="00954F98" w:rsidRPr="00EB4CF7" w:rsidRDefault="00954F98" w:rsidP="00A760AA">
            <w:pPr>
              <w:jc w:val="center"/>
              <w:rPr>
                <w:rFonts w:ascii="Bodoni MT" w:hAnsi="Bodoni MT"/>
                <w:color w:val="000000"/>
              </w:rPr>
            </w:pPr>
            <w:r w:rsidRPr="00EB4CF7">
              <w:rPr>
                <w:rFonts w:ascii="Bodoni MT" w:hAnsi="Bodoni MT"/>
                <w:color w:val="000000"/>
              </w:rPr>
              <w:t>1,882165</w:t>
            </w:r>
          </w:p>
        </w:tc>
        <w:tc>
          <w:tcPr>
            <w:tcW w:w="1149" w:type="pct"/>
            <w:gridSpan w:val="2"/>
            <w:noWrap/>
            <w:vAlign w:val="center"/>
            <w:hideMark/>
          </w:tcPr>
          <w:p w14:paraId="31646177" w14:textId="77777777" w:rsidR="00954F98" w:rsidRPr="00EB4CF7" w:rsidRDefault="00954F98" w:rsidP="00A760AA">
            <w:pPr>
              <w:jc w:val="center"/>
              <w:rPr>
                <w:rFonts w:ascii="Bodoni MT" w:hAnsi="Bodoni MT"/>
                <w:color w:val="000000"/>
              </w:rPr>
            </w:pPr>
            <w:r w:rsidRPr="00EB4CF7">
              <w:rPr>
                <w:rFonts w:ascii="Bodoni MT" w:hAnsi="Bodoni MT"/>
                <w:color w:val="000000"/>
              </w:rPr>
              <w:t>0,694</w:t>
            </w:r>
          </w:p>
        </w:tc>
      </w:tr>
      <w:tr w:rsidR="00954F98" w:rsidRPr="00EB4CF7" w14:paraId="5418F633" w14:textId="77777777" w:rsidTr="00A760AA">
        <w:trPr>
          <w:trHeight w:val="420"/>
        </w:trPr>
        <w:tc>
          <w:tcPr>
            <w:tcW w:w="1217" w:type="pct"/>
            <w:vMerge/>
            <w:vAlign w:val="center"/>
            <w:hideMark/>
          </w:tcPr>
          <w:p w14:paraId="41944EA4"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7199B255" w14:textId="77777777" w:rsidR="00954F98" w:rsidRPr="00EB4CF7" w:rsidRDefault="00954F98" w:rsidP="00A760AA">
            <w:pPr>
              <w:jc w:val="center"/>
              <w:rPr>
                <w:rFonts w:ascii="Bodoni MT" w:hAnsi="Bodoni MT"/>
                <w:color w:val="000000"/>
              </w:rPr>
            </w:pPr>
            <w:r w:rsidRPr="00EB4CF7">
              <w:rPr>
                <w:rFonts w:ascii="Bodoni MT" w:hAnsi="Bodoni MT"/>
                <w:color w:val="000000"/>
              </w:rPr>
              <w:t>Autre religion</w:t>
            </w:r>
          </w:p>
        </w:tc>
        <w:tc>
          <w:tcPr>
            <w:tcW w:w="1229" w:type="pct"/>
            <w:noWrap/>
            <w:vAlign w:val="center"/>
            <w:hideMark/>
          </w:tcPr>
          <w:p w14:paraId="305B4F08" w14:textId="77777777" w:rsidR="00954F98" w:rsidRPr="00EB4CF7" w:rsidRDefault="00954F98" w:rsidP="00A760AA">
            <w:pPr>
              <w:jc w:val="center"/>
              <w:rPr>
                <w:rFonts w:ascii="Bodoni MT" w:hAnsi="Bodoni MT"/>
                <w:color w:val="000000"/>
              </w:rPr>
            </w:pPr>
            <w:r w:rsidRPr="00EB4CF7">
              <w:rPr>
                <w:rFonts w:ascii="Bodoni MT" w:hAnsi="Bodoni MT"/>
                <w:color w:val="000000"/>
              </w:rPr>
              <w:t>0,2297406</w:t>
            </w:r>
          </w:p>
        </w:tc>
        <w:tc>
          <w:tcPr>
            <w:tcW w:w="1149" w:type="pct"/>
            <w:gridSpan w:val="2"/>
            <w:noWrap/>
            <w:vAlign w:val="center"/>
            <w:hideMark/>
          </w:tcPr>
          <w:p w14:paraId="39F3ABF7" w14:textId="77777777" w:rsidR="00954F98" w:rsidRPr="00EB4CF7" w:rsidRDefault="00954F98" w:rsidP="00A760AA">
            <w:pPr>
              <w:jc w:val="center"/>
              <w:rPr>
                <w:rFonts w:ascii="Bodoni MT" w:hAnsi="Bodoni MT"/>
                <w:color w:val="000000"/>
              </w:rPr>
            </w:pPr>
            <w:r w:rsidRPr="00EB4CF7">
              <w:rPr>
                <w:rFonts w:ascii="Bodoni MT" w:hAnsi="Bodoni MT"/>
                <w:color w:val="000000"/>
              </w:rPr>
              <w:t>0,262</w:t>
            </w:r>
          </w:p>
        </w:tc>
      </w:tr>
      <w:tr w:rsidR="00954F98" w:rsidRPr="00EB4CF7" w14:paraId="2E31BD9B" w14:textId="77777777" w:rsidTr="00A760AA">
        <w:trPr>
          <w:trHeight w:val="255"/>
        </w:trPr>
        <w:tc>
          <w:tcPr>
            <w:tcW w:w="1217" w:type="pct"/>
            <w:vMerge w:val="restart"/>
            <w:vAlign w:val="center"/>
            <w:hideMark/>
          </w:tcPr>
          <w:p w14:paraId="5CA9E9B4"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Existence d'enfant(s)</w:t>
            </w:r>
          </w:p>
        </w:tc>
        <w:tc>
          <w:tcPr>
            <w:tcW w:w="1405" w:type="pct"/>
            <w:shd w:val="clear" w:color="auto" w:fill="DEEAF6" w:themeFill="accent1" w:themeFillTint="33"/>
            <w:noWrap/>
            <w:vAlign w:val="center"/>
            <w:hideMark/>
          </w:tcPr>
          <w:p w14:paraId="7D777CCC" w14:textId="77777777" w:rsidR="00954F98" w:rsidRPr="00EB4CF7" w:rsidRDefault="00954F98" w:rsidP="00A760AA">
            <w:pPr>
              <w:jc w:val="center"/>
              <w:rPr>
                <w:rFonts w:ascii="Bodoni MT" w:hAnsi="Bodoni MT"/>
                <w:color w:val="000000"/>
              </w:rPr>
            </w:pPr>
            <w:r w:rsidRPr="00EB4CF7">
              <w:rPr>
                <w:rFonts w:ascii="Bodoni MT" w:hAnsi="Bodoni MT"/>
                <w:color w:val="000000"/>
              </w:rPr>
              <w:t>Non</w:t>
            </w:r>
          </w:p>
        </w:tc>
        <w:tc>
          <w:tcPr>
            <w:tcW w:w="2378" w:type="pct"/>
            <w:gridSpan w:val="3"/>
            <w:shd w:val="clear" w:color="auto" w:fill="DEEAF6" w:themeFill="accent1" w:themeFillTint="33"/>
            <w:noWrap/>
            <w:vAlign w:val="center"/>
            <w:hideMark/>
          </w:tcPr>
          <w:p w14:paraId="6BFB9937"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451A8DD5" w14:textId="77777777" w:rsidTr="00A760AA">
        <w:trPr>
          <w:trHeight w:val="315"/>
        </w:trPr>
        <w:tc>
          <w:tcPr>
            <w:tcW w:w="1217" w:type="pct"/>
            <w:vMerge/>
            <w:vAlign w:val="center"/>
            <w:hideMark/>
          </w:tcPr>
          <w:p w14:paraId="4543A911"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4FB9CF23" w14:textId="77777777" w:rsidR="00954F98" w:rsidRPr="00EB4CF7" w:rsidRDefault="00954F98" w:rsidP="00A760AA">
            <w:pPr>
              <w:jc w:val="center"/>
              <w:rPr>
                <w:rFonts w:ascii="Bodoni MT" w:hAnsi="Bodoni MT"/>
                <w:color w:val="000000"/>
              </w:rPr>
            </w:pPr>
            <w:r w:rsidRPr="00EB4CF7">
              <w:rPr>
                <w:rFonts w:ascii="Bodoni MT" w:hAnsi="Bodoni MT"/>
                <w:color w:val="000000"/>
              </w:rPr>
              <w:t>Oui</w:t>
            </w:r>
          </w:p>
        </w:tc>
        <w:tc>
          <w:tcPr>
            <w:tcW w:w="1229" w:type="pct"/>
            <w:noWrap/>
            <w:vAlign w:val="center"/>
            <w:hideMark/>
          </w:tcPr>
          <w:p w14:paraId="264C4304" w14:textId="77777777" w:rsidR="00954F98" w:rsidRPr="00EB4CF7" w:rsidRDefault="00954F98" w:rsidP="00A760AA">
            <w:pPr>
              <w:jc w:val="center"/>
              <w:rPr>
                <w:rFonts w:ascii="Bodoni MT" w:hAnsi="Bodoni MT"/>
                <w:color w:val="000000"/>
              </w:rPr>
            </w:pPr>
            <w:r w:rsidRPr="00EB4CF7">
              <w:rPr>
                <w:rFonts w:ascii="Bodoni MT" w:hAnsi="Bodoni MT"/>
                <w:color w:val="000000"/>
              </w:rPr>
              <w:t>1</w:t>
            </w:r>
          </w:p>
        </w:tc>
        <w:tc>
          <w:tcPr>
            <w:tcW w:w="1149" w:type="pct"/>
            <w:gridSpan w:val="2"/>
            <w:noWrap/>
            <w:vAlign w:val="center"/>
            <w:hideMark/>
          </w:tcPr>
          <w:p w14:paraId="56B3A700" w14:textId="77777777" w:rsidR="00954F98" w:rsidRPr="00EB4CF7" w:rsidRDefault="00954F98" w:rsidP="00A760AA">
            <w:pPr>
              <w:jc w:val="center"/>
              <w:rPr>
                <w:rFonts w:ascii="Bodoni MT" w:hAnsi="Bodoni MT"/>
                <w:color w:val="000000"/>
              </w:rPr>
            </w:pPr>
            <w:r w:rsidRPr="00EB4CF7">
              <w:rPr>
                <w:rFonts w:ascii="Bodoni MT" w:hAnsi="Bodoni MT"/>
                <w:color w:val="000000"/>
              </w:rPr>
              <w:t>(omitted)</w:t>
            </w:r>
          </w:p>
        </w:tc>
      </w:tr>
      <w:tr w:rsidR="00954F98" w:rsidRPr="00EB4CF7" w14:paraId="00323782" w14:textId="77777777" w:rsidTr="00A760AA">
        <w:trPr>
          <w:trHeight w:val="300"/>
        </w:trPr>
        <w:tc>
          <w:tcPr>
            <w:tcW w:w="1217" w:type="pct"/>
            <w:vMerge w:val="restart"/>
            <w:vAlign w:val="center"/>
            <w:hideMark/>
          </w:tcPr>
          <w:p w14:paraId="26BFEE43"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Vit avec sa famille</w:t>
            </w:r>
          </w:p>
        </w:tc>
        <w:tc>
          <w:tcPr>
            <w:tcW w:w="1405" w:type="pct"/>
            <w:shd w:val="clear" w:color="auto" w:fill="DEEAF6" w:themeFill="accent1" w:themeFillTint="33"/>
            <w:noWrap/>
            <w:vAlign w:val="center"/>
            <w:hideMark/>
          </w:tcPr>
          <w:p w14:paraId="2C243790" w14:textId="77777777" w:rsidR="00954F98" w:rsidRPr="00EB4CF7" w:rsidRDefault="00954F98" w:rsidP="00A760AA">
            <w:pPr>
              <w:jc w:val="center"/>
              <w:rPr>
                <w:rFonts w:ascii="Bodoni MT" w:hAnsi="Bodoni MT"/>
                <w:color w:val="000000"/>
              </w:rPr>
            </w:pPr>
            <w:r w:rsidRPr="00EB4CF7">
              <w:rPr>
                <w:rFonts w:ascii="Bodoni MT" w:hAnsi="Bodoni MT"/>
                <w:color w:val="000000"/>
              </w:rPr>
              <w:t>Oui</w:t>
            </w:r>
          </w:p>
        </w:tc>
        <w:tc>
          <w:tcPr>
            <w:tcW w:w="2378" w:type="pct"/>
            <w:gridSpan w:val="3"/>
            <w:shd w:val="clear" w:color="auto" w:fill="DEEAF6" w:themeFill="accent1" w:themeFillTint="33"/>
            <w:noWrap/>
            <w:vAlign w:val="center"/>
            <w:hideMark/>
          </w:tcPr>
          <w:p w14:paraId="04746423"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6445292D" w14:textId="77777777" w:rsidTr="00A760AA">
        <w:trPr>
          <w:trHeight w:val="330"/>
        </w:trPr>
        <w:tc>
          <w:tcPr>
            <w:tcW w:w="1217" w:type="pct"/>
            <w:vMerge/>
            <w:vAlign w:val="center"/>
            <w:hideMark/>
          </w:tcPr>
          <w:p w14:paraId="218830D3" w14:textId="77777777" w:rsidR="00954F98" w:rsidRPr="00EB4CF7" w:rsidRDefault="00954F98" w:rsidP="00A760AA">
            <w:pPr>
              <w:jc w:val="center"/>
              <w:rPr>
                <w:rFonts w:ascii="Bodoni MT" w:hAnsi="Bodoni MT"/>
                <w:b/>
                <w:i/>
                <w:iCs/>
                <w:color w:val="000000"/>
              </w:rPr>
            </w:pPr>
          </w:p>
        </w:tc>
        <w:tc>
          <w:tcPr>
            <w:tcW w:w="1405" w:type="pct"/>
            <w:noWrap/>
            <w:vAlign w:val="center"/>
            <w:hideMark/>
          </w:tcPr>
          <w:p w14:paraId="00C5C3C8" w14:textId="77777777" w:rsidR="00954F98" w:rsidRPr="00EB4CF7" w:rsidRDefault="00954F98" w:rsidP="00A760AA">
            <w:pPr>
              <w:jc w:val="center"/>
              <w:rPr>
                <w:rFonts w:ascii="Bodoni MT" w:hAnsi="Bodoni MT"/>
                <w:color w:val="000000"/>
              </w:rPr>
            </w:pPr>
            <w:r w:rsidRPr="00EB4CF7">
              <w:rPr>
                <w:rFonts w:ascii="Bodoni MT" w:hAnsi="Bodoni MT"/>
                <w:color w:val="000000"/>
              </w:rPr>
              <w:t>Non</w:t>
            </w:r>
          </w:p>
        </w:tc>
        <w:tc>
          <w:tcPr>
            <w:tcW w:w="1229" w:type="pct"/>
            <w:noWrap/>
            <w:vAlign w:val="center"/>
            <w:hideMark/>
          </w:tcPr>
          <w:p w14:paraId="3DF48934" w14:textId="77777777" w:rsidR="00954F98" w:rsidRPr="00EB4CF7" w:rsidRDefault="00954F98" w:rsidP="00A760AA">
            <w:pPr>
              <w:jc w:val="center"/>
              <w:rPr>
                <w:rFonts w:ascii="Bodoni MT" w:hAnsi="Bodoni MT"/>
                <w:color w:val="000000"/>
              </w:rPr>
            </w:pPr>
            <w:r w:rsidRPr="00EB4CF7">
              <w:rPr>
                <w:rFonts w:ascii="Bodoni MT" w:hAnsi="Bodoni MT"/>
                <w:color w:val="000000"/>
              </w:rPr>
              <w:t>1,777993</w:t>
            </w:r>
          </w:p>
        </w:tc>
        <w:tc>
          <w:tcPr>
            <w:tcW w:w="1149" w:type="pct"/>
            <w:gridSpan w:val="2"/>
            <w:noWrap/>
            <w:vAlign w:val="center"/>
            <w:hideMark/>
          </w:tcPr>
          <w:p w14:paraId="6940568C" w14:textId="77777777" w:rsidR="00954F98" w:rsidRPr="00EB4CF7" w:rsidRDefault="00954F98" w:rsidP="00A760AA">
            <w:pPr>
              <w:jc w:val="center"/>
              <w:rPr>
                <w:rFonts w:ascii="Bodoni MT" w:hAnsi="Bodoni MT"/>
                <w:color w:val="000000"/>
              </w:rPr>
            </w:pPr>
            <w:r w:rsidRPr="00EB4CF7">
              <w:rPr>
                <w:rFonts w:ascii="Bodoni MT" w:hAnsi="Bodoni MT"/>
                <w:color w:val="000000"/>
              </w:rPr>
              <w:t>0,063*</w:t>
            </w:r>
          </w:p>
        </w:tc>
      </w:tr>
      <w:tr w:rsidR="00954F98" w:rsidRPr="00EB4CF7" w14:paraId="039AFA8A" w14:textId="77777777" w:rsidTr="00A760AA">
        <w:trPr>
          <w:trHeight w:val="390"/>
        </w:trPr>
        <w:tc>
          <w:tcPr>
            <w:tcW w:w="1217" w:type="pct"/>
            <w:vMerge w:val="restart"/>
            <w:vAlign w:val="center"/>
            <w:hideMark/>
          </w:tcPr>
          <w:p w14:paraId="4C4987E7" w14:textId="77777777" w:rsidR="00954F98" w:rsidRPr="00EB4CF7" w:rsidRDefault="00954F98" w:rsidP="00A760AA">
            <w:pPr>
              <w:jc w:val="center"/>
              <w:rPr>
                <w:rFonts w:ascii="Bodoni MT" w:hAnsi="Bodoni MT"/>
                <w:b/>
                <w:i/>
                <w:color w:val="000000"/>
              </w:rPr>
            </w:pPr>
            <w:r w:rsidRPr="00EB4CF7">
              <w:rPr>
                <w:rFonts w:ascii="Bodoni MT" w:hAnsi="Bodoni MT"/>
                <w:b/>
                <w:i/>
                <w:color w:val="000000"/>
              </w:rPr>
              <w:t>Durée de résidence de l'agent avec sa famille</w:t>
            </w:r>
          </w:p>
        </w:tc>
        <w:tc>
          <w:tcPr>
            <w:tcW w:w="1405" w:type="pct"/>
            <w:shd w:val="clear" w:color="auto" w:fill="DEEAF6" w:themeFill="accent1" w:themeFillTint="33"/>
            <w:noWrap/>
            <w:vAlign w:val="center"/>
            <w:hideMark/>
          </w:tcPr>
          <w:p w14:paraId="3BEF799E" w14:textId="77777777" w:rsidR="00954F98" w:rsidRPr="00EB4CF7" w:rsidRDefault="00954F98" w:rsidP="00A760AA">
            <w:pPr>
              <w:jc w:val="center"/>
              <w:rPr>
                <w:rFonts w:ascii="Bodoni MT" w:hAnsi="Bodoni MT"/>
                <w:color w:val="000000"/>
              </w:rPr>
            </w:pPr>
            <w:r w:rsidRPr="00EB4CF7">
              <w:rPr>
                <w:rFonts w:ascii="Bodoni MT" w:hAnsi="Bodoni MT"/>
                <w:color w:val="000000"/>
              </w:rPr>
              <w:t>0-11 mois</w:t>
            </w:r>
          </w:p>
        </w:tc>
        <w:tc>
          <w:tcPr>
            <w:tcW w:w="2378" w:type="pct"/>
            <w:gridSpan w:val="3"/>
            <w:shd w:val="clear" w:color="auto" w:fill="DEEAF6" w:themeFill="accent1" w:themeFillTint="33"/>
            <w:noWrap/>
            <w:vAlign w:val="center"/>
            <w:hideMark/>
          </w:tcPr>
          <w:p w14:paraId="6D196DEC" w14:textId="77777777" w:rsidR="00954F98" w:rsidRPr="00EB4CF7" w:rsidRDefault="00954F98" w:rsidP="00A760AA">
            <w:pPr>
              <w:jc w:val="center"/>
              <w:rPr>
                <w:rFonts w:ascii="Bodoni MT" w:hAnsi="Bodoni MT"/>
                <w:color w:val="000000"/>
              </w:rPr>
            </w:pPr>
            <w:r w:rsidRPr="00EB4CF7">
              <w:rPr>
                <w:rFonts w:ascii="Bodoni MT" w:hAnsi="Bodoni MT"/>
                <w:color w:val="000000"/>
              </w:rPr>
              <w:t>Ref</w:t>
            </w:r>
          </w:p>
        </w:tc>
      </w:tr>
      <w:tr w:rsidR="00954F98" w:rsidRPr="00EB4CF7" w14:paraId="3EA507DA" w14:textId="77777777" w:rsidTr="00A760AA">
        <w:trPr>
          <w:trHeight w:val="300"/>
        </w:trPr>
        <w:tc>
          <w:tcPr>
            <w:tcW w:w="1217" w:type="pct"/>
            <w:vMerge/>
            <w:vAlign w:val="center"/>
            <w:hideMark/>
          </w:tcPr>
          <w:p w14:paraId="6B8A20B9" w14:textId="77777777" w:rsidR="00954F98" w:rsidRPr="00EB4CF7" w:rsidRDefault="00954F98" w:rsidP="00A760AA">
            <w:pPr>
              <w:jc w:val="center"/>
              <w:rPr>
                <w:rFonts w:ascii="Bodoni MT" w:hAnsi="Bodoni MT"/>
                <w:color w:val="000000"/>
                <w:sz w:val="20"/>
                <w:szCs w:val="20"/>
              </w:rPr>
            </w:pPr>
          </w:p>
        </w:tc>
        <w:tc>
          <w:tcPr>
            <w:tcW w:w="1405" w:type="pct"/>
            <w:noWrap/>
            <w:vAlign w:val="center"/>
            <w:hideMark/>
          </w:tcPr>
          <w:p w14:paraId="2D1659EF" w14:textId="77777777" w:rsidR="00954F98" w:rsidRPr="00EB4CF7" w:rsidRDefault="00954F98" w:rsidP="00A760AA">
            <w:pPr>
              <w:jc w:val="center"/>
              <w:rPr>
                <w:rFonts w:ascii="Bodoni MT" w:hAnsi="Bodoni MT"/>
                <w:color w:val="000000"/>
              </w:rPr>
            </w:pPr>
            <w:r w:rsidRPr="00EB4CF7">
              <w:rPr>
                <w:rFonts w:ascii="Bodoni MT" w:hAnsi="Bodoni MT"/>
                <w:color w:val="000000"/>
              </w:rPr>
              <w:t>12-23 mois</w:t>
            </w:r>
          </w:p>
        </w:tc>
        <w:tc>
          <w:tcPr>
            <w:tcW w:w="1229" w:type="pct"/>
            <w:noWrap/>
            <w:vAlign w:val="center"/>
            <w:hideMark/>
          </w:tcPr>
          <w:p w14:paraId="4D85020F" w14:textId="77777777" w:rsidR="00954F98" w:rsidRPr="00EB4CF7" w:rsidRDefault="00954F98" w:rsidP="00A760AA">
            <w:pPr>
              <w:jc w:val="center"/>
              <w:rPr>
                <w:rFonts w:ascii="Bodoni MT" w:hAnsi="Bodoni MT"/>
                <w:color w:val="000000"/>
              </w:rPr>
            </w:pPr>
            <w:r w:rsidRPr="00EB4CF7">
              <w:rPr>
                <w:rFonts w:ascii="Bodoni MT" w:hAnsi="Bodoni MT"/>
                <w:color w:val="000000"/>
              </w:rPr>
              <w:t>0,5623374</w:t>
            </w:r>
          </w:p>
        </w:tc>
        <w:tc>
          <w:tcPr>
            <w:tcW w:w="1149" w:type="pct"/>
            <w:gridSpan w:val="2"/>
            <w:noWrap/>
            <w:vAlign w:val="center"/>
            <w:hideMark/>
          </w:tcPr>
          <w:p w14:paraId="02ACEA4C" w14:textId="77777777" w:rsidR="00954F98" w:rsidRPr="00EB4CF7" w:rsidRDefault="00954F98" w:rsidP="00A760AA">
            <w:pPr>
              <w:jc w:val="center"/>
              <w:rPr>
                <w:rFonts w:ascii="Bodoni MT" w:hAnsi="Bodoni MT"/>
                <w:color w:val="000000"/>
              </w:rPr>
            </w:pPr>
            <w:r w:rsidRPr="00EB4CF7">
              <w:rPr>
                <w:rFonts w:ascii="Bodoni MT" w:hAnsi="Bodoni MT"/>
                <w:color w:val="000000"/>
              </w:rPr>
              <w:t>0,362</w:t>
            </w:r>
          </w:p>
        </w:tc>
      </w:tr>
      <w:tr w:rsidR="00954F98" w:rsidRPr="00EB4CF7" w14:paraId="263B4803" w14:textId="77777777" w:rsidTr="00A760AA">
        <w:trPr>
          <w:trHeight w:val="300"/>
        </w:trPr>
        <w:tc>
          <w:tcPr>
            <w:tcW w:w="1217" w:type="pct"/>
            <w:vMerge/>
            <w:vAlign w:val="center"/>
            <w:hideMark/>
          </w:tcPr>
          <w:p w14:paraId="5C2B1069" w14:textId="77777777" w:rsidR="00954F98" w:rsidRPr="00EB4CF7" w:rsidRDefault="00954F98" w:rsidP="00A760AA">
            <w:pPr>
              <w:jc w:val="center"/>
              <w:rPr>
                <w:rFonts w:ascii="Bodoni MT" w:hAnsi="Bodoni MT"/>
                <w:color w:val="000000"/>
                <w:sz w:val="20"/>
                <w:szCs w:val="20"/>
              </w:rPr>
            </w:pPr>
          </w:p>
        </w:tc>
        <w:tc>
          <w:tcPr>
            <w:tcW w:w="1405" w:type="pct"/>
            <w:noWrap/>
            <w:vAlign w:val="center"/>
            <w:hideMark/>
          </w:tcPr>
          <w:p w14:paraId="7B21714B" w14:textId="77777777" w:rsidR="00954F98" w:rsidRPr="00EB4CF7" w:rsidRDefault="00954F98" w:rsidP="00A760AA">
            <w:pPr>
              <w:jc w:val="center"/>
              <w:rPr>
                <w:rFonts w:ascii="Bodoni MT" w:hAnsi="Bodoni MT"/>
                <w:color w:val="000000"/>
              </w:rPr>
            </w:pPr>
            <w:r w:rsidRPr="00EB4CF7">
              <w:rPr>
                <w:rFonts w:ascii="Bodoni MT" w:hAnsi="Bodoni MT"/>
                <w:color w:val="000000"/>
              </w:rPr>
              <w:t>24-35 mois</w:t>
            </w:r>
          </w:p>
        </w:tc>
        <w:tc>
          <w:tcPr>
            <w:tcW w:w="1229" w:type="pct"/>
            <w:noWrap/>
            <w:vAlign w:val="center"/>
            <w:hideMark/>
          </w:tcPr>
          <w:p w14:paraId="4D0452B1" w14:textId="77777777" w:rsidR="00954F98" w:rsidRPr="00EB4CF7" w:rsidRDefault="00954F98" w:rsidP="00A760AA">
            <w:pPr>
              <w:jc w:val="center"/>
              <w:rPr>
                <w:rFonts w:ascii="Bodoni MT" w:hAnsi="Bodoni MT"/>
                <w:color w:val="000000"/>
              </w:rPr>
            </w:pPr>
            <w:r w:rsidRPr="00EB4CF7">
              <w:rPr>
                <w:rFonts w:ascii="Bodoni MT" w:hAnsi="Bodoni MT"/>
                <w:color w:val="000000"/>
              </w:rPr>
              <w:t>0,6070135</w:t>
            </w:r>
          </w:p>
        </w:tc>
        <w:tc>
          <w:tcPr>
            <w:tcW w:w="1149" w:type="pct"/>
            <w:gridSpan w:val="2"/>
            <w:noWrap/>
            <w:vAlign w:val="center"/>
            <w:hideMark/>
          </w:tcPr>
          <w:p w14:paraId="39E5214D" w14:textId="77777777" w:rsidR="00954F98" w:rsidRPr="00EB4CF7" w:rsidRDefault="00954F98" w:rsidP="00A760AA">
            <w:pPr>
              <w:jc w:val="center"/>
              <w:rPr>
                <w:rFonts w:ascii="Bodoni MT" w:hAnsi="Bodoni MT"/>
                <w:color w:val="000000"/>
              </w:rPr>
            </w:pPr>
            <w:r w:rsidRPr="00EB4CF7">
              <w:rPr>
                <w:rFonts w:ascii="Bodoni MT" w:hAnsi="Bodoni MT"/>
                <w:color w:val="000000"/>
              </w:rPr>
              <w:t>0,393</w:t>
            </w:r>
          </w:p>
        </w:tc>
      </w:tr>
      <w:tr w:rsidR="00954F98" w:rsidRPr="00EB4CF7" w14:paraId="5E94D389" w14:textId="77777777" w:rsidTr="00A760AA">
        <w:trPr>
          <w:trHeight w:val="300"/>
        </w:trPr>
        <w:tc>
          <w:tcPr>
            <w:tcW w:w="1217" w:type="pct"/>
            <w:vMerge/>
            <w:vAlign w:val="center"/>
            <w:hideMark/>
          </w:tcPr>
          <w:p w14:paraId="4B46680A" w14:textId="77777777" w:rsidR="00954F98" w:rsidRPr="00EB4CF7" w:rsidRDefault="00954F98" w:rsidP="00A760AA">
            <w:pPr>
              <w:jc w:val="center"/>
              <w:rPr>
                <w:rFonts w:ascii="Bodoni MT" w:hAnsi="Bodoni MT"/>
                <w:color w:val="000000"/>
                <w:sz w:val="20"/>
                <w:szCs w:val="20"/>
              </w:rPr>
            </w:pPr>
          </w:p>
        </w:tc>
        <w:tc>
          <w:tcPr>
            <w:tcW w:w="1405" w:type="pct"/>
            <w:noWrap/>
            <w:vAlign w:val="center"/>
            <w:hideMark/>
          </w:tcPr>
          <w:p w14:paraId="67123660" w14:textId="77777777" w:rsidR="00954F98" w:rsidRPr="00EB4CF7" w:rsidRDefault="00954F98" w:rsidP="00A760AA">
            <w:pPr>
              <w:jc w:val="center"/>
              <w:rPr>
                <w:rFonts w:ascii="Bodoni MT" w:hAnsi="Bodoni MT"/>
                <w:color w:val="000000"/>
              </w:rPr>
            </w:pPr>
            <w:r w:rsidRPr="00EB4CF7">
              <w:rPr>
                <w:rFonts w:ascii="Bodoni MT" w:hAnsi="Bodoni MT"/>
                <w:color w:val="000000"/>
              </w:rPr>
              <w:t>36-47 mois</w:t>
            </w:r>
          </w:p>
        </w:tc>
        <w:tc>
          <w:tcPr>
            <w:tcW w:w="1229" w:type="pct"/>
            <w:noWrap/>
            <w:vAlign w:val="center"/>
            <w:hideMark/>
          </w:tcPr>
          <w:p w14:paraId="40BCEC8C" w14:textId="77777777" w:rsidR="00954F98" w:rsidRPr="00EB4CF7" w:rsidRDefault="00954F98" w:rsidP="00A760AA">
            <w:pPr>
              <w:jc w:val="center"/>
              <w:rPr>
                <w:rFonts w:ascii="Bodoni MT" w:hAnsi="Bodoni MT"/>
                <w:color w:val="000000"/>
              </w:rPr>
            </w:pPr>
            <w:r w:rsidRPr="00EB4CF7">
              <w:rPr>
                <w:rFonts w:ascii="Bodoni MT" w:hAnsi="Bodoni MT"/>
                <w:color w:val="000000"/>
              </w:rPr>
              <w:t>0,6957723</w:t>
            </w:r>
          </w:p>
        </w:tc>
        <w:tc>
          <w:tcPr>
            <w:tcW w:w="1149" w:type="pct"/>
            <w:gridSpan w:val="2"/>
            <w:noWrap/>
            <w:vAlign w:val="center"/>
            <w:hideMark/>
          </w:tcPr>
          <w:p w14:paraId="2ACB9160" w14:textId="77777777" w:rsidR="00954F98" w:rsidRPr="00EB4CF7" w:rsidRDefault="00954F98" w:rsidP="00A760AA">
            <w:pPr>
              <w:jc w:val="center"/>
              <w:rPr>
                <w:rFonts w:ascii="Bodoni MT" w:hAnsi="Bodoni MT"/>
                <w:color w:val="000000"/>
              </w:rPr>
            </w:pPr>
            <w:r w:rsidRPr="00EB4CF7">
              <w:rPr>
                <w:rFonts w:ascii="Bodoni MT" w:hAnsi="Bodoni MT"/>
                <w:color w:val="000000"/>
              </w:rPr>
              <w:t>0,541</w:t>
            </w:r>
          </w:p>
        </w:tc>
      </w:tr>
      <w:tr w:rsidR="00954F98" w:rsidRPr="00EB4CF7" w14:paraId="63FF5B30" w14:textId="77777777" w:rsidTr="00A760AA">
        <w:trPr>
          <w:trHeight w:val="300"/>
        </w:trPr>
        <w:tc>
          <w:tcPr>
            <w:tcW w:w="1217" w:type="pct"/>
            <w:vMerge/>
            <w:vAlign w:val="center"/>
            <w:hideMark/>
          </w:tcPr>
          <w:p w14:paraId="0E840970" w14:textId="77777777" w:rsidR="00954F98" w:rsidRPr="00EB4CF7" w:rsidRDefault="00954F98" w:rsidP="00A760AA">
            <w:pPr>
              <w:jc w:val="center"/>
              <w:rPr>
                <w:rFonts w:ascii="Bodoni MT" w:hAnsi="Bodoni MT"/>
                <w:color w:val="000000"/>
                <w:sz w:val="20"/>
                <w:szCs w:val="20"/>
              </w:rPr>
            </w:pPr>
          </w:p>
        </w:tc>
        <w:tc>
          <w:tcPr>
            <w:tcW w:w="1405" w:type="pct"/>
            <w:noWrap/>
            <w:vAlign w:val="center"/>
            <w:hideMark/>
          </w:tcPr>
          <w:p w14:paraId="7A6AB8EB" w14:textId="77777777" w:rsidR="00954F98" w:rsidRPr="00EB4CF7" w:rsidRDefault="00954F98" w:rsidP="00A760AA">
            <w:pPr>
              <w:jc w:val="center"/>
              <w:rPr>
                <w:rFonts w:ascii="Bodoni MT" w:hAnsi="Bodoni MT"/>
                <w:color w:val="000000"/>
              </w:rPr>
            </w:pPr>
            <w:r w:rsidRPr="00EB4CF7">
              <w:rPr>
                <w:rFonts w:ascii="Bodoni MT" w:hAnsi="Bodoni MT"/>
                <w:color w:val="000000"/>
              </w:rPr>
              <w:t>48-59 mois</w:t>
            </w:r>
          </w:p>
        </w:tc>
        <w:tc>
          <w:tcPr>
            <w:tcW w:w="1229" w:type="pct"/>
            <w:noWrap/>
            <w:vAlign w:val="center"/>
            <w:hideMark/>
          </w:tcPr>
          <w:p w14:paraId="6B450827" w14:textId="77777777" w:rsidR="00954F98" w:rsidRPr="00EB4CF7" w:rsidRDefault="00954F98" w:rsidP="00A760AA">
            <w:pPr>
              <w:jc w:val="center"/>
              <w:rPr>
                <w:rFonts w:ascii="Bodoni MT" w:hAnsi="Bodoni MT"/>
                <w:color w:val="000000"/>
              </w:rPr>
            </w:pPr>
            <w:r w:rsidRPr="00EB4CF7">
              <w:rPr>
                <w:rFonts w:ascii="Bodoni MT" w:hAnsi="Bodoni MT"/>
                <w:color w:val="000000"/>
              </w:rPr>
              <w:t>0,9773265</w:t>
            </w:r>
          </w:p>
        </w:tc>
        <w:tc>
          <w:tcPr>
            <w:tcW w:w="1149" w:type="pct"/>
            <w:gridSpan w:val="2"/>
            <w:noWrap/>
            <w:vAlign w:val="center"/>
            <w:hideMark/>
          </w:tcPr>
          <w:p w14:paraId="5256B8E0" w14:textId="77777777" w:rsidR="00954F98" w:rsidRPr="00EB4CF7" w:rsidRDefault="00954F98" w:rsidP="00A760AA">
            <w:pPr>
              <w:jc w:val="center"/>
              <w:rPr>
                <w:rFonts w:ascii="Bodoni MT" w:hAnsi="Bodoni MT"/>
                <w:color w:val="000000"/>
              </w:rPr>
            </w:pPr>
            <w:r w:rsidRPr="00EB4CF7">
              <w:rPr>
                <w:rFonts w:ascii="Bodoni MT" w:hAnsi="Bodoni MT"/>
                <w:color w:val="000000"/>
              </w:rPr>
              <w:t>0,972</w:t>
            </w:r>
          </w:p>
        </w:tc>
      </w:tr>
      <w:tr w:rsidR="00954F98" w:rsidRPr="00EB4CF7" w14:paraId="0C3F34FD" w14:textId="77777777" w:rsidTr="00A760AA">
        <w:trPr>
          <w:trHeight w:val="300"/>
        </w:trPr>
        <w:tc>
          <w:tcPr>
            <w:tcW w:w="1217" w:type="pct"/>
            <w:vMerge/>
            <w:vAlign w:val="center"/>
            <w:hideMark/>
          </w:tcPr>
          <w:p w14:paraId="565A3D44" w14:textId="77777777" w:rsidR="00954F98" w:rsidRPr="00EB4CF7" w:rsidRDefault="00954F98" w:rsidP="00A760AA">
            <w:pPr>
              <w:jc w:val="center"/>
              <w:rPr>
                <w:rFonts w:ascii="Bodoni MT" w:hAnsi="Bodoni MT"/>
                <w:color w:val="000000"/>
                <w:sz w:val="20"/>
                <w:szCs w:val="20"/>
              </w:rPr>
            </w:pPr>
          </w:p>
        </w:tc>
        <w:tc>
          <w:tcPr>
            <w:tcW w:w="1405" w:type="pct"/>
            <w:noWrap/>
            <w:vAlign w:val="center"/>
            <w:hideMark/>
          </w:tcPr>
          <w:p w14:paraId="5EED4B11" w14:textId="77777777" w:rsidR="00954F98" w:rsidRPr="00EB4CF7" w:rsidRDefault="00954F98" w:rsidP="00A760AA">
            <w:pPr>
              <w:jc w:val="center"/>
              <w:rPr>
                <w:rFonts w:ascii="Bodoni MT" w:hAnsi="Bodoni MT"/>
                <w:color w:val="000000"/>
              </w:rPr>
            </w:pPr>
            <w:r w:rsidRPr="00EB4CF7">
              <w:rPr>
                <w:rFonts w:ascii="Bodoni MT" w:hAnsi="Bodoni MT"/>
                <w:color w:val="000000"/>
              </w:rPr>
              <w:t>60 mois et plus</w:t>
            </w:r>
          </w:p>
        </w:tc>
        <w:tc>
          <w:tcPr>
            <w:tcW w:w="1229" w:type="pct"/>
            <w:noWrap/>
            <w:vAlign w:val="center"/>
            <w:hideMark/>
          </w:tcPr>
          <w:p w14:paraId="5065C48F" w14:textId="77777777" w:rsidR="00954F98" w:rsidRPr="00EB4CF7" w:rsidRDefault="00954F98" w:rsidP="00A760AA">
            <w:pPr>
              <w:jc w:val="center"/>
              <w:rPr>
                <w:rFonts w:ascii="Bodoni MT" w:hAnsi="Bodoni MT"/>
                <w:color w:val="000000"/>
              </w:rPr>
            </w:pPr>
            <w:r w:rsidRPr="00EB4CF7">
              <w:rPr>
                <w:rFonts w:ascii="Bodoni MT" w:hAnsi="Bodoni MT"/>
                <w:color w:val="000000"/>
              </w:rPr>
              <w:t>0,3375091</w:t>
            </w:r>
          </w:p>
        </w:tc>
        <w:tc>
          <w:tcPr>
            <w:tcW w:w="1149" w:type="pct"/>
            <w:gridSpan w:val="2"/>
            <w:noWrap/>
            <w:vAlign w:val="center"/>
            <w:hideMark/>
          </w:tcPr>
          <w:p w14:paraId="6B3285AD" w14:textId="77777777" w:rsidR="00954F98" w:rsidRPr="00EB4CF7" w:rsidRDefault="00954F98" w:rsidP="00A760AA">
            <w:pPr>
              <w:jc w:val="center"/>
              <w:rPr>
                <w:rFonts w:ascii="Bodoni MT" w:hAnsi="Bodoni MT"/>
                <w:color w:val="000000"/>
              </w:rPr>
            </w:pPr>
            <w:r w:rsidRPr="00EB4CF7">
              <w:rPr>
                <w:rFonts w:ascii="Bodoni MT" w:hAnsi="Bodoni MT"/>
                <w:color w:val="000000"/>
              </w:rPr>
              <w:t>0,028**</w:t>
            </w:r>
          </w:p>
        </w:tc>
      </w:tr>
      <w:tr w:rsidR="00954F98" w:rsidRPr="00EB4CF7" w14:paraId="76A5C6CE" w14:textId="77777777" w:rsidTr="00A760AA">
        <w:trPr>
          <w:trHeight w:val="300"/>
        </w:trPr>
        <w:tc>
          <w:tcPr>
            <w:tcW w:w="2622" w:type="pct"/>
            <w:gridSpan w:val="2"/>
            <w:noWrap/>
            <w:vAlign w:val="center"/>
            <w:hideMark/>
          </w:tcPr>
          <w:p w14:paraId="6FE07A31" w14:textId="77777777" w:rsidR="00954F98" w:rsidRPr="00EB4CF7" w:rsidRDefault="00954F98" w:rsidP="00A760AA">
            <w:pPr>
              <w:jc w:val="center"/>
              <w:rPr>
                <w:rFonts w:ascii="Bodoni MT" w:hAnsi="Bodoni MT"/>
                <w:color w:val="000000"/>
              </w:rPr>
            </w:pPr>
            <w:r w:rsidRPr="00EB4CF7">
              <w:rPr>
                <w:rFonts w:ascii="Bodoni MT" w:hAnsi="Bodoni MT"/>
                <w:color w:val="000000"/>
              </w:rPr>
              <w:t>_constante</w:t>
            </w:r>
          </w:p>
        </w:tc>
        <w:tc>
          <w:tcPr>
            <w:tcW w:w="1229" w:type="pct"/>
            <w:noWrap/>
            <w:vAlign w:val="center"/>
            <w:hideMark/>
          </w:tcPr>
          <w:p w14:paraId="11BC910E" w14:textId="77777777" w:rsidR="00954F98" w:rsidRPr="00EB4CF7" w:rsidRDefault="00954F98" w:rsidP="00A760AA">
            <w:pPr>
              <w:jc w:val="center"/>
              <w:rPr>
                <w:rFonts w:ascii="Bodoni MT" w:hAnsi="Bodoni MT"/>
                <w:color w:val="000000"/>
              </w:rPr>
            </w:pPr>
            <w:r w:rsidRPr="00EB4CF7">
              <w:rPr>
                <w:rFonts w:ascii="Bodoni MT" w:hAnsi="Bodoni MT"/>
                <w:color w:val="000000"/>
              </w:rPr>
              <w:t>1,47069</w:t>
            </w:r>
          </w:p>
        </w:tc>
        <w:tc>
          <w:tcPr>
            <w:tcW w:w="1149" w:type="pct"/>
            <w:gridSpan w:val="2"/>
            <w:noWrap/>
            <w:vAlign w:val="center"/>
            <w:hideMark/>
          </w:tcPr>
          <w:p w14:paraId="0A158541" w14:textId="77777777" w:rsidR="00954F98" w:rsidRPr="00EB4CF7" w:rsidRDefault="00954F98" w:rsidP="00A760AA">
            <w:pPr>
              <w:jc w:val="center"/>
              <w:rPr>
                <w:rFonts w:ascii="Bodoni MT" w:hAnsi="Bodoni MT"/>
                <w:color w:val="000000"/>
              </w:rPr>
            </w:pPr>
            <w:r w:rsidRPr="00EB4CF7">
              <w:rPr>
                <w:rFonts w:ascii="Bodoni MT" w:hAnsi="Bodoni MT"/>
                <w:color w:val="000000"/>
              </w:rPr>
              <w:t>0,815</w:t>
            </w:r>
          </w:p>
        </w:tc>
      </w:tr>
      <w:tr w:rsidR="00954F98" w:rsidRPr="00EB4CF7" w14:paraId="43C1FB1F" w14:textId="77777777" w:rsidTr="00A760AA">
        <w:trPr>
          <w:trHeight w:val="495"/>
        </w:trPr>
        <w:tc>
          <w:tcPr>
            <w:tcW w:w="5000" w:type="pct"/>
            <w:gridSpan w:val="5"/>
            <w:noWrap/>
            <w:vAlign w:val="center"/>
            <w:hideMark/>
          </w:tcPr>
          <w:p w14:paraId="50C8D5E1"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Log Likehood ratio  =</w:t>
            </w:r>
            <w:r w:rsidRPr="00EB4CF7">
              <w:rPr>
                <w:b/>
              </w:rPr>
              <w:t xml:space="preserve"> </w:t>
            </w:r>
            <w:r w:rsidRPr="00EB4CF7">
              <w:rPr>
                <w:rFonts w:ascii="Bodoni MT" w:hAnsi="Bodoni MT"/>
                <w:b/>
                <w:i/>
                <w:iCs/>
                <w:color w:val="000000"/>
              </w:rPr>
              <w:t>165,78</w:t>
            </w:r>
          </w:p>
        </w:tc>
      </w:tr>
      <w:tr w:rsidR="00954F98" w:rsidRPr="00EB4CF7" w14:paraId="34FA6E9D" w14:textId="77777777" w:rsidTr="00A760AA">
        <w:trPr>
          <w:trHeight w:val="431"/>
        </w:trPr>
        <w:tc>
          <w:tcPr>
            <w:tcW w:w="5000" w:type="pct"/>
            <w:gridSpan w:val="5"/>
            <w:noWrap/>
            <w:vAlign w:val="center"/>
            <w:hideMark/>
          </w:tcPr>
          <w:p w14:paraId="03CB9AB3" w14:textId="77777777" w:rsidR="00954F98" w:rsidRPr="00EB4CF7" w:rsidRDefault="00954F98" w:rsidP="00A760AA">
            <w:pPr>
              <w:jc w:val="center"/>
              <w:rPr>
                <w:rFonts w:ascii="Bodoni MT" w:hAnsi="Bodoni MT"/>
                <w:b/>
                <w:i/>
                <w:iCs/>
                <w:color w:val="000000"/>
              </w:rPr>
            </w:pPr>
            <w:r w:rsidRPr="00EB4CF7">
              <w:rPr>
                <w:rFonts w:ascii="Bodoni MT" w:hAnsi="Bodoni MT"/>
                <w:b/>
                <w:i/>
                <w:iCs/>
                <w:color w:val="000000"/>
              </w:rPr>
              <w:t>Prob&gt;chi2 = 0,0000</w:t>
            </w:r>
          </w:p>
        </w:tc>
      </w:tr>
    </w:tbl>
    <w:p w14:paraId="06724F9C" w14:textId="77777777" w:rsidR="00954F98" w:rsidRPr="00EB4CF7" w:rsidRDefault="00954F98" w:rsidP="00954F98">
      <w:pPr>
        <w:spacing w:line="360" w:lineRule="auto"/>
        <w:rPr>
          <w:rFonts w:ascii="Garamond" w:hAnsi="Garamond"/>
        </w:rPr>
      </w:pPr>
      <w:r w:rsidRPr="00EB4CF7">
        <w:rPr>
          <w:rFonts w:ascii="Garamond" w:hAnsi="Garamond"/>
          <w:b/>
          <w:u w:val="single"/>
        </w:rPr>
        <w:t>Note </w:t>
      </w:r>
      <w:r w:rsidRPr="00EB4CF7">
        <w:rPr>
          <w:rFonts w:ascii="Garamond" w:hAnsi="Garamond"/>
          <w:b/>
        </w:rPr>
        <w:t>:</w:t>
      </w:r>
      <w:r w:rsidRPr="00EB4CF7">
        <w:rPr>
          <w:rFonts w:ascii="Garamond" w:hAnsi="Garamond"/>
        </w:rPr>
        <w:t xml:space="preserve"> * significatif à 10%   ** à 5%   *** à 1%</w:t>
      </w:r>
    </w:p>
    <w:p w14:paraId="6A64CD97" w14:textId="77777777" w:rsidR="00954F98" w:rsidRPr="00EB4CF7" w:rsidRDefault="00954F98" w:rsidP="00954F98">
      <w:pPr>
        <w:spacing w:line="360" w:lineRule="auto"/>
        <w:jc w:val="both"/>
      </w:pPr>
      <w:r w:rsidRPr="00EB4CF7">
        <w:t xml:space="preserve">Source : d’après estimations </w:t>
      </w:r>
    </w:p>
    <w:p w14:paraId="24FD8A4F" w14:textId="77EEB51C" w:rsidR="00954F98" w:rsidRDefault="00954F98" w:rsidP="00954F98">
      <w:pPr>
        <w:spacing w:line="360" w:lineRule="auto"/>
        <w:jc w:val="both"/>
      </w:pPr>
      <w:r w:rsidRPr="00EB4CF7">
        <w:t xml:space="preserve">Ces résultats font état globalement de ce que des variables de situation familiale, de milieu d’exercice de la profession, de religion et de situation familiale apparaissent comme des facteurs explicatifs du choix du secteur d’exercice de la profession. </w:t>
      </w:r>
    </w:p>
    <w:p w14:paraId="1BA6DB06" w14:textId="77777777" w:rsidR="00D37F06" w:rsidRPr="00EB4CF7" w:rsidRDefault="00D37F06" w:rsidP="00954F98">
      <w:pPr>
        <w:spacing w:line="360" w:lineRule="auto"/>
        <w:jc w:val="both"/>
      </w:pPr>
    </w:p>
    <w:p w14:paraId="092FE83E" w14:textId="77777777" w:rsidR="00954F98" w:rsidRPr="00EB4CF7" w:rsidRDefault="00954F98" w:rsidP="00954F98">
      <w:pPr>
        <w:pStyle w:val="Heading3"/>
        <w:ind w:left="0" w:firstLine="0"/>
      </w:pPr>
      <w:bookmarkStart w:id="80" w:name="_Toc1054351"/>
      <w:r w:rsidRPr="00EB4CF7">
        <w:lastRenderedPageBreak/>
        <w:t>Analyse de la  Politique de fidélisation  du personnel de santé au Bénin</w:t>
      </w:r>
      <w:bookmarkEnd w:id="80"/>
    </w:p>
    <w:p w14:paraId="0DED54EA" w14:textId="77777777" w:rsidR="00954F98" w:rsidRPr="00EB4CF7" w:rsidRDefault="00954F98" w:rsidP="00954F98">
      <w:pPr>
        <w:spacing w:line="360" w:lineRule="auto"/>
        <w:jc w:val="both"/>
      </w:pPr>
    </w:p>
    <w:p w14:paraId="64DF45EF" w14:textId="77777777" w:rsidR="00954F98" w:rsidRPr="00EB4CF7" w:rsidRDefault="00954F98" w:rsidP="00954F98">
      <w:pPr>
        <w:spacing w:line="360" w:lineRule="auto"/>
        <w:jc w:val="both"/>
      </w:pPr>
      <w:r w:rsidRPr="00EB4CF7">
        <w:t>Les interviews dans le cadre de cette étude ont montré que les déterminants de la motivation des personnels de santé à rester au poste ne sont pas figés. Certains agents préfèrent rester en périphérie dans les localités enclavées où ils peuvent être responsables que de rester sous ordre dans les grandes villes. D’autres misent sur les conditions de vie et de travail pour y rester. Les gestionnaires de la santé impliqués dans cette étude ont donc confirmé dans leur ensemble que les moyens de fidélisation des personnel de santé au poste passent aussi bien par la garantie des conditions acceptables de vie et de travail (y compris les motivations financières) que par la mise en place d’une système d’avancement dans lequel chacun, en vertu de sa performance, puisse occuper des postes de responsabilité graduels. Ils sont tous unanimes sur la nécessité de généraliser la contractualisation des emplois et le recrutement sur poste au niveau des zones sanitaires et formations sanitaire. La finalité de toutes ces mesures est de réduire les départs volontaires des personnels de santé pour une optimisation de la performance du système en matière d’accessibilité des soins et services.</w:t>
      </w:r>
    </w:p>
    <w:p w14:paraId="648AD31D" w14:textId="77777777" w:rsidR="00954F98" w:rsidRPr="00EB4CF7" w:rsidRDefault="00954F98" w:rsidP="00954F98">
      <w:pPr>
        <w:rPr>
          <w:lang w:eastAsia="en-US"/>
        </w:rPr>
      </w:pPr>
    </w:p>
    <w:p w14:paraId="3CD1F1F4" w14:textId="77777777" w:rsidR="00954F98" w:rsidRPr="00EB4CF7" w:rsidRDefault="00954F98" w:rsidP="00954F98">
      <w:pPr>
        <w:pStyle w:val="Heading3"/>
        <w:ind w:left="0" w:firstLine="0"/>
      </w:pPr>
      <w:bookmarkStart w:id="81" w:name="_Toc1054352"/>
      <w:r w:rsidRPr="00EB4CF7">
        <w:t>L’efficacité des politiques de fidélisation</w:t>
      </w:r>
      <w:bookmarkEnd w:id="81"/>
    </w:p>
    <w:p w14:paraId="5D3BDF20" w14:textId="77777777" w:rsidR="00954F98" w:rsidRDefault="00954F98" w:rsidP="00954F98">
      <w:pPr>
        <w:pStyle w:val="ListParagraph"/>
        <w:spacing w:line="360" w:lineRule="auto"/>
        <w:ind w:left="0"/>
        <w:jc w:val="both"/>
      </w:pPr>
      <w:r w:rsidRPr="00E462F8">
        <w:t xml:space="preserve">Aujourd’hui, selon l’enquête, rien ne se fait concrètement pour garantir une fidélisation constante du personnel de santé. Les motivations sont disparates. Certains préfèrent travailler dans les zones déshéritées pourvu qu’ils occupent un poste de responsabilité, ce qui ne serait pas rapidement possible en ville. D’autres préfèrent rester en ville pour bénéficier des conditions de vie plus décentes et faire d’autres affaires (comme le travail parallèle dans d’autres cliniques privées). </w:t>
      </w:r>
    </w:p>
    <w:p w14:paraId="5CEBC563" w14:textId="77777777" w:rsidR="00954F98" w:rsidRDefault="00954F98" w:rsidP="00954F98">
      <w:pPr>
        <w:pStyle w:val="ListParagraph"/>
        <w:ind w:left="0"/>
        <w:rPr>
          <w:rFonts w:cs="Calibri"/>
        </w:rPr>
      </w:pPr>
      <w:r>
        <w:t xml:space="preserve">Pour parvenir à rendre efficace les stratégies de fidélisation, les personnes ressources interviewées en focus group ont fait des propositions </w:t>
      </w:r>
      <w:r>
        <w:rPr>
          <w:rFonts w:cs="Calibri"/>
        </w:rPr>
        <w:t>à ce niveau. La motivation en définitive est relative à chaque individu. Il faut quand-même un minimum commun sur lequel bâtir le mécanisme. Au nombre des mesures proposées par ces derniers on peut citer :</w:t>
      </w:r>
    </w:p>
    <w:p w14:paraId="5C003CFB" w14:textId="77777777" w:rsidR="00954F98" w:rsidRPr="00DE465A" w:rsidRDefault="00954F98" w:rsidP="00954F98">
      <w:pPr>
        <w:pStyle w:val="ListParagraph"/>
        <w:ind w:left="0"/>
        <w:rPr>
          <w:rFonts w:cs="Calibri"/>
        </w:rPr>
      </w:pPr>
    </w:p>
    <w:p w14:paraId="1030571B" w14:textId="77777777" w:rsidR="00954F98" w:rsidRDefault="00954F98" w:rsidP="00954F98">
      <w:pPr>
        <w:pStyle w:val="ListParagraph"/>
        <w:numPr>
          <w:ilvl w:val="0"/>
          <w:numId w:val="35"/>
        </w:numPr>
        <w:spacing w:after="200" w:line="276" w:lineRule="auto"/>
        <w:ind w:left="0" w:firstLine="0"/>
        <w:rPr>
          <w:rFonts w:cs="Calibri"/>
        </w:rPr>
      </w:pPr>
      <w:r>
        <w:rPr>
          <w:rFonts w:cs="Calibri"/>
        </w:rPr>
        <w:t xml:space="preserve">La </w:t>
      </w:r>
      <w:r w:rsidRPr="00973682">
        <w:rPr>
          <w:rFonts w:cs="Calibri"/>
        </w:rPr>
        <w:t>contractualis</w:t>
      </w:r>
      <w:r>
        <w:rPr>
          <w:rFonts w:cs="Calibri"/>
        </w:rPr>
        <w:t>ation</w:t>
      </w:r>
      <w:r w:rsidRPr="00973682">
        <w:rPr>
          <w:rFonts w:cs="Calibri"/>
        </w:rPr>
        <w:t xml:space="preserve"> avec les agents qui sont affectés à un poste afin qu'ils y restent. </w:t>
      </w:r>
    </w:p>
    <w:p w14:paraId="298A6C32" w14:textId="77777777" w:rsidR="00954F98" w:rsidRPr="00973682" w:rsidRDefault="00954F98" w:rsidP="00954F98">
      <w:pPr>
        <w:pStyle w:val="ListParagraph"/>
        <w:numPr>
          <w:ilvl w:val="0"/>
          <w:numId w:val="35"/>
        </w:numPr>
        <w:spacing w:after="200" w:line="276" w:lineRule="auto"/>
        <w:ind w:left="0" w:firstLine="0"/>
        <w:rPr>
          <w:rFonts w:cs="Calibri"/>
        </w:rPr>
      </w:pPr>
      <w:r>
        <w:rPr>
          <w:rFonts w:cs="Calibri"/>
        </w:rPr>
        <w:t xml:space="preserve">Nécessité de renforcer l’application des textes fixant un délai minimum à passer dans une formation sanitaires avant de requérir une nouvelle affectation </w:t>
      </w:r>
    </w:p>
    <w:p w14:paraId="3E657548" w14:textId="77777777" w:rsidR="00954F98" w:rsidRDefault="00954F98" w:rsidP="00954F98">
      <w:pPr>
        <w:pStyle w:val="ListParagraph"/>
        <w:numPr>
          <w:ilvl w:val="0"/>
          <w:numId w:val="35"/>
        </w:numPr>
        <w:spacing w:after="200" w:line="276" w:lineRule="auto"/>
        <w:ind w:left="0" w:firstLine="0"/>
        <w:rPr>
          <w:rFonts w:cs="Calibri"/>
        </w:rPr>
      </w:pPr>
      <w:r>
        <w:rPr>
          <w:rFonts w:cs="Calibri"/>
        </w:rPr>
        <w:t>La mise en place d’</w:t>
      </w:r>
      <w:r w:rsidRPr="00973682">
        <w:rPr>
          <w:rFonts w:cs="Calibri"/>
        </w:rPr>
        <w:t>un mécanisme national permettant d'identifier les zones déshéritée</w:t>
      </w:r>
      <w:r>
        <w:rPr>
          <w:rFonts w:cs="Calibri"/>
        </w:rPr>
        <w:t>s</w:t>
      </w:r>
      <w:r w:rsidRPr="00973682">
        <w:rPr>
          <w:rFonts w:cs="Calibri"/>
        </w:rPr>
        <w:t xml:space="preserve"> et </w:t>
      </w:r>
      <w:r>
        <w:rPr>
          <w:rFonts w:cs="Calibri"/>
        </w:rPr>
        <w:t xml:space="preserve">de </w:t>
      </w:r>
      <w:r w:rsidRPr="00973682">
        <w:rPr>
          <w:rFonts w:cs="Calibri"/>
        </w:rPr>
        <w:t>trouver les moyens pour motiver davantage les agents qui acceptent d'aller dans ces zones</w:t>
      </w:r>
    </w:p>
    <w:p w14:paraId="5551310F" w14:textId="77777777" w:rsidR="00954F98" w:rsidRDefault="00954F98" w:rsidP="00954F98">
      <w:pPr>
        <w:numPr>
          <w:ilvl w:val="0"/>
          <w:numId w:val="35"/>
        </w:numPr>
        <w:spacing w:after="200" w:line="276" w:lineRule="auto"/>
        <w:ind w:left="0" w:firstLine="0"/>
      </w:pPr>
      <w:r>
        <w:t xml:space="preserve">La mise en </w:t>
      </w:r>
      <w:r w:rsidRPr="00DE5253">
        <w:t>place d</w:t>
      </w:r>
      <w:r>
        <w:t>e mécanisme de reconnaissance au</w:t>
      </w:r>
      <w:r w:rsidRPr="00DE5253">
        <w:t xml:space="preserve"> mérite</w:t>
      </w:r>
    </w:p>
    <w:p w14:paraId="26D3E77D" w14:textId="77777777" w:rsidR="00954F98" w:rsidRPr="00E462F8" w:rsidRDefault="00954F98" w:rsidP="00954F98">
      <w:pPr>
        <w:pStyle w:val="ListParagraph"/>
        <w:spacing w:line="360" w:lineRule="auto"/>
        <w:ind w:left="0"/>
        <w:jc w:val="both"/>
      </w:pPr>
      <w:r w:rsidRPr="00716B4C">
        <w:t>Au</w:t>
      </w:r>
      <w:r>
        <w:t xml:space="preserve"> </w:t>
      </w:r>
      <w:r w:rsidRPr="00716B4C">
        <w:t xml:space="preserve">niveau des départements et des zones sanitaires, prévoir des logements à tout le personnel </w:t>
      </w:r>
      <w:r>
        <w:t xml:space="preserve">tout en améliorant l’existant </w:t>
      </w:r>
    </w:p>
    <w:p w14:paraId="2A64747D" w14:textId="77777777" w:rsidR="00954F98" w:rsidRPr="00E462F8" w:rsidRDefault="00954F98" w:rsidP="00954F98">
      <w:pPr>
        <w:pStyle w:val="ListParagraph"/>
        <w:ind w:left="0"/>
        <w:rPr>
          <w:rFonts w:cs="Calibri"/>
        </w:rPr>
      </w:pPr>
    </w:p>
    <w:p w14:paraId="6AD59D39" w14:textId="77777777" w:rsidR="00954F98" w:rsidRPr="00EB4CF7" w:rsidRDefault="00954F98" w:rsidP="00954F98">
      <w:pPr>
        <w:pStyle w:val="Heading2"/>
        <w:ind w:left="0" w:firstLine="0"/>
      </w:pPr>
      <w:bookmarkStart w:id="82" w:name="_Toc1054353"/>
      <w:r w:rsidRPr="00EB4CF7">
        <w:t>La performance des ressources humaines en santé au Bénin</w:t>
      </w:r>
      <w:bookmarkEnd w:id="82"/>
    </w:p>
    <w:p w14:paraId="1FFD8E4B" w14:textId="77777777" w:rsidR="00954F98" w:rsidRPr="00EB4CF7" w:rsidRDefault="00954F98" w:rsidP="00954F98">
      <w:pPr>
        <w:jc w:val="both"/>
      </w:pPr>
    </w:p>
    <w:p w14:paraId="5D488D04" w14:textId="77777777" w:rsidR="00954F98" w:rsidRPr="00EB4CF7" w:rsidRDefault="00954F98" w:rsidP="00954F98">
      <w:pPr>
        <w:spacing w:line="360" w:lineRule="auto"/>
        <w:jc w:val="both"/>
        <w:rPr>
          <w:b/>
        </w:rPr>
      </w:pPr>
      <w:r w:rsidRPr="00EB4CF7">
        <w:t xml:space="preserve">La performance des ressources humaines en santé est une dynamique complexe en interaction causale avec d’autres variables en lien avec la performance globale du système de santé. En effet, la performance des agents dépend de la performance de la production, du plateau technique et de ses conditions de vie et de travail. De même, l’amélioration des indicateurs de morbidité et de mortalité est la conséquence directe ou indirecte de la performance des agents de santé. En effet la mesure de la performance tient compte de plusieurs variables tels que : la disponibilité qui apprécie le ratio en personnel, l’absentéisme du personnel, le temps d’attente ; la compétence du personnel qui peut être appréciée au plan individuel par la pratique en matière de prescription, et au plan institutionnel par les taux de réadmissions, les naissances  vivantes, les infections nosocomiales ; la réactivité appréciée à partir de la satisfaction des patients et la productivité mesurée par des éléments tels que le nombre de lits occupés, les  consultations externes, le nombre d’actes effectués par agent ou par établissement (OMS, 2006). Dans l’approche de l’amélioration continue de la qualité et de l’assurance qualité, la gestion de la performance passe par un processus trilogique à savoir : </w:t>
      </w:r>
      <w:r w:rsidRPr="00EB4CF7">
        <w:rPr>
          <w:b/>
        </w:rPr>
        <w:t xml:space="preserve">Définir-Mesurer-Améliorer. </w:t>
      </w:r>
    </w:p>
    <w:p w14:paraId="4356AE04" w14:textId="77777777" w:rsidR="00954F98" w:rsidRPr="00EB4CF7" w:rsidRDefault="00954F98" w:rsidP="00954F98">
      <w:pPr>
        <w:spacing w:line="360" w:lineRule="auto"/>
        <w:jc w:val="both"/>
        <w:rPr>
          <w:rFonts w:ascii="Bodoni MT" w:hAnsi="Bodoni MT"/>
          <w:b/>
        </w:rPr>
      </w:pPr>
      <w:r w:rsidRPr="00EB4CF7">
        <w:t xml:space="preserve">Ainsi dans le cadre de cette étude, certains critères normatifs (indicateurs) ont été </w:t>
      </w:r>
      <w:r w:rsidRPr="00EB4CF7">
        <w:rPr>
          <w:b/>
        </w:rPr>
        <w:t>définis</w:t>
      </w:r>
      <w:r w:rsidRPr="00EB4CF7">
        <w:t xml:space="preserve"> pour évaluer la performance des RHS. Ces critères se rapportent aux dimensions disponibilité, compétence et productivité. La seconde étape du processus de l’amélioration de la qualité des RHS à laquelle s’adonne l’étude consiste donc à </w:t>
      </w:r>
      <w:r w:rsidRPr="00EB4CF7">
        <w:rPr>
          <w:b/>
        </w:rPr>
        <w:t>mesurer</w:t>
      </w:r>
      <w:r w:rsidRPr="00EB4CF7">
        <w:t xml:space="preserve"> ces variables afin d’apprécier le degré de performance atteint par le pays en matière de RHS. Les résultats de l’étude permettront au pays d’</w:t>
      </w:r>
      <w:r w:rsidRPr="00EB4CF7">
        <w:rPr>
          <w:b/>
        </w:rPr>
        <w:t xml:space="preserve">améliorer </w:t>
      </w:r>
      <w:r w:rsidRPr="00EB4CF7">
        <w:t>les gaps de performance constatés.</w:t>
      </w:r>
    </w:p>
    <w:p w14:paraId="1D5DB640" w14:textId="77777777" w:rsidR="00954F98" w:rsidRDefault="00954F98" w:rsidP="00954F98">
      <w:pPr>
        <w:spacing w:after="160" w:line="360" w:lineRule="auto"/>
      </w:pPr>
    </w:p>
    <w:p w14:paraId="2F2565BB" w14:textId="26A8A5E9" w:rsidR="00954F98" w:rsidRDefault="00954F98" w:rsidP="00954F98">
      <w:pPr>
        <w:pStyle w:val="Heading1"/>
        <w:numPr>
          <w:ilvl w:val="0"/>
          <w:numId w:val="1"/>
        </w:numPr>
        <w:ind w:left="0" w:firstLine="0"/>
      </w:pPr>
      <w:bookmarkStart w:id="83" w:name="_Toc536573777"/>
      <w:bookmarkStart w:id="84" w:name="_Toc1054354"/>
      <w:r w:rsidRPr="004E676D">
        <w:t>Conclusion</w:t>
      </w:r>
      <w:r>
        <w:t xml:space="preserve">, </w:t>
      </w:r>
      <w:r w:rsidRPr="004E676D">
        <w:t xml:space="preserve"> recommandations et difficultés</w:t>
      </w:r>
      <w:bookmarkEnd w:id="83"/>
      <w:bookmarkEnd w:id="84"/>
    </w:p>
    <w:p w14:paraId="2EF1ADD8" w14:textId="77777777" w:rsidR="00D37F06" w:rsidRPr="00D37F06" w:rsidRDefault="00D37F06" w:rsidP="00D37F06"/>
    <w:p w14:paraId="48BC7E6A" w14:textId="77777777" w:rsidR="00954F98" w:rsidRDefault="00954F98" w:rsidP="00954F98">
      <w:pPr>
        <w:spacing w:after="160" w:line="360" w:lineRule="auto"/>
        <w:jc w:val="both"/>
      </w:pPr>
      <w:r>
        <w:t xml:space="preserve">A l’étape actuelle de collecte des données, les analyses faites dans le cadre de l’étude du marché du travail des ressources humaines en santé permet de comprendre que d’une part, la production des ressources humaines en santé connait un ensemble de contraintes liées notamment à la faiblesse relative des réussites des élèves aux baccalauréat scientifiques, à la faiblesse des capacités d’accueil dans les IFS, au coût élevé de formation, à un taux de déperdition très élevé dans les formations, et à  </w:t>
      </w:r>
      <w:r w:rsidRPr="0084679D">
        <w:t>une forte concentration des professionnels de santé en zone urbaine,</w:t>
      </w:r>
      <w:r>
        <w:t xml:space="preserve"> et d’autre part le recrutement et le déploiement des RHS souffrent d’une </w:t>
      </w:r>
      <w:r w:rsidRPr="0084679D">
        <w:t xml:space="preserve"> tendance baissière du </w:t>
      </w:r>
      <w:r w:rsidRPr="0084679D">
        <w:lastRenderedPageBreak/>
        <w:t>nombre d</w:t>
      </w:r>
      <w:r>
        <w:t xml:space="preserve">e postes ouverts à recrutement, une attractivité faible du secteur sanitaire privé et une </w:t>
      </w:r>
      <w:r w:rsidRPr="0084679D">
        <w:t>répartition très inégalitaire des RHS dans les formations sanitaires</w:t>
      </w:r>
      <w:r>
        <w:t xml:space="preserve">. </w:t>
      </w:r>
    </w:p>
    <w:p w14:paraId="024A8D4A" w14:textId="77777777" w:rsidR="00954F98" w:rsidRDefault="00954F98" w:rsidP="00954F98">
      <w:pPr>
        <w:spacing w:line="360" w:lineRule="auto"/>
        <w:jc w:val="both"/>
      </w:pPr>
      <w:r w:rsidRPr="0084679D">
        <w:t>Au regard de ces faits observés, un ensemble de recommandations ont été faites. Il s’agit d’abord</w:t>
      </w:r>
      <w:r>
        <w:t> :</w:t>
      </w:r>
    </w:p>
    <w:p w14:paraId="011B0F20" w14:textId="77777777" w:rsidR="00954F98" w:rsidRDefault="00954F98" w:rsidP="00954F98">
      <w:pPr>
        <w:pStyle w:val="ListParagraph"/>
        <w:numPr>
          <w:ilvl w:val="0"/>
          <w:numId w:val="47"/>
        </w:numPr>
        <w:spacing w:line="360" w:lineRule="auto"/>
        <w:ind w:left="0" w:firstLine="0"/>
        <w:jc w:val="both"/>
      </w:pPr>
      <w:r w:rsidRPr="0084679D">
        <w:t xml:space="preserve"> </w:t>
      </w:r>
      <w:r>
        <w:t>E</w:t>
      </w:r>
      <w:r w:rsidRPr="0084679D">
        <w:t xml:space="preserve">n ce qui </w:t>
      </w:r>
      <w:r>
        <w:t>concerne la production des RHS ;</w:t>
      </w:r>
    </w:p>
    <w:p w14:paraId="061FFDCC" w14:textId="77777777" w:rsidR="00954F98" w:rsidRDefault="00954F98" w:rsidP="00954F98">
      <w:pPr>
        <w:pStyle w:val="ListParagraph"/>
        <w:numPr>
          <w:ilvl w:val="0"/>
          <w:numId w:val="17"/>
        </w:numPr>
        <w:spacing w:line="360" w:lineRule="auto"/>
        <w:ind w:left="0" w:firstLine="0"/>
        <w:jc w:val="both"/>
      </w:pPr>
      <w:r w:rsidRPr="0084679D">
        <w:t>de rendre plus attractives les séries scientifiqu</w:t>
      </w:r>
      <w:r>
        <w:t>es de l’enseignement secondaire ;</w:t>
      </w:r>
    </w:p>
    <w:p w14:paraId="145823F1" w14:textId="77777777" w:rsidR="00954F98" w:rsidRDefault="00954F98" w:rsidP="00954F98">
      <w:pPr>
        <w:pStyle w:val="ListParagraph"/>
        <w:numPr>
          <w:ilvl w:val="0"/>
          <w:numId w:val="17"/>
        </w:numPr>
        <w:spacing w:line="360" w:lineRule="auto"/>
        <w:ind w:left="0" w:firstLine="0"/>
        <w:jc w:val="both"/>
      </w:pPr>
      <w:r w:rsidRPr="0084679D">
        <w:t xml:space="preserve"> de travailler à équilibrer les capacités d’accueil à l’entrée et à la sortie des formations et de renforcer le financement public de la formation. </w:t>
      </w:r>
    </w:p>
    <w:p w14:paraId="14679B0B" w14:textId="77777777" w:rsidR="00954F98" w:rsidRDefault="00954F98" w:rsidP="00954F98">
      <w:pPr>
        <w:pStyle w:val="ListParagraph"/>
        <w:numPr>
          <w:ilvl w:val="0"/>
          <w:numId w:val="47"/>
        </w:numPr>
        <w:spacing w:line="360" w:lineRule="auto"/>
        <w:ind w:left="0" w:firstLine="0"/>
        <w:jc w:val="both"/>
      </w:pPr>
      <w:r>
        <w:t>E</w:t>
      </w:r>
      <w:r w:rsidRPr="0084679D">
        <w:t>n ce qui est du recrutement, il urge</w:t>
      </w:r>
      <w:r>
        <w:t> :</w:t>
      </w:r>
    </w:p>
    <w:p w14:paraId="65B3AD65" w14:textId="77777777" w:rsidR="00954F98" w:rsidRDefault="00954F98" w:rsidP="00954F98">
      <w:pPr>
        <w:pStyle w:val="ListParagraph"/>
        <w:numPr>
          <w:ilvl w:val="0"/>
          <w:numId w:val="17"/>
        </w:numPr>
        <w:spacing w:line="360" w:lineRule="auto"/>
        <w:ind w:left="0" w:firstLine="0"/>
        <w:jc w:val="both"/>
      </w:pPr>
      <w:r w:rsidRPr="0084679D">
        <w:t xml:space="preserve"> d’augmenter les ouvertures de postes, de réglementer davantage le secteur sanitaire privé pour le rendre plus attractif. Enfin, par rapport au déploiement des RHS, </w:t>
      </w:r>
    </w:p>
    <w:p w14:paraId="390FFB20" w14:textId="77777777" w:rsidR="00954F98" w:rsidRDefault="00954F98" w:rsidP="00954F98">
      <w:pPr>
        <w:pStyle w:val="ListParagraph"/>
        <w:numPr>
          <w:ilvl w:val="0"/>
          <w:numId w:val="17"/>
        </w:numPr>
        <w:spacing w:line="360" w:lineRule="auto"/>
        <w:ind w:left="0" w:firstLine="0"/>
        <w:jc w:val="both"/>
      </w:pPr>
      <w:r>
        <w:t xml:space="preserve">De </w:t>
      </w:r>
      <w:r w:rsidRPr="0084679D">
        <w:t>travailler à réduire les inégalités spatiales en matière de répartition des personnels de santé, de prendre des mesures incitatives de rétention des personnels de santé dans les milieux ruraux et mal couverts,</w:t>
      </w:r>
    </w:p>
    <w:p w14:paraId="3521DB35" w14:textId="77777777" w:rsidR="00954F98" w:rsidRPr="0084679D" w:rsidRDefault="00954F98" w:rsidP="00954F98">
      <w:pPr>
        <w:pStyle w:val="ListParagraph"/>
        <w:numPr>
          <w:ilvl w:val="0"/>
          <w:numId w:val="17"/>
        </w:numPr>
        <w:spacing w:line="360" w:lineRule="auto"/>
        <w:ind w:left="0" w:firstLine="0"/>
        <w:jc w:val="both"/>
      </w:pPr>
      <w:r w:rsidRPr="0084679D">
        <w:t xml:space="preserve"> et de réglementer davantage la dual pratice.</w:t>
      </w:r>
    </w:p>
    <w:p w14:paraId="6EE35F43" w14:textId="77777777" w:rsidR="00954F98" w:rsidRDefault="00954F98" w:rsidP="00954F98">
      <w:pPr>
        <w:spacing w:line="360" w:lineRule="auto"/>
        <w:jc w:val="both"/>
      </w:pPr>
    </w:p>
    <w:p w14:paraId="23CA7378" w14:textId="77777777" w:rsidR="00954F98" w:rsidRPr="0084679D" w:rsidRDefault="00954F98" w:rsidP="00954F98">
      <w:pPr>
        <w:spacing w:line="360" w:lineRule="auto"/>
        <w:jc w:val="both"/>
      </w:pPr>
      <w:r w:rsidRPr="0084679D">
        <w:t>L’étude ne s’est pas déroulé sans difficultés ; en effet, la non disponibilité des données et l’absence de système d’informations spécifiques sur les RHS, l’absence de culture d’archivage et l’indisponibilité des interlocuteurs par endroit n’ont pas permis de mobiliser le maximum d’informations par rapport à certains aspects de l’étude.</w:t>
      </w:r>
      <w:r>
        <w:t xml:space="preserve"> A cet effet, il est important que des dispositions soient prises notamment par les services statistiques du Ministère de la Santé afin d’assurer la disponibilité des données et asseoir un véritable système d’informations dans le secteur, pour une meilleure efficacité des études dans le secteur sanitaire.</w:t>
      </w:r>
    </w:p>
    <w:p w14:paraId="28BC8C40" w14:textId="77777777" w:rsidR="00954F98" w:rsidRPr="00EB4CF7" w:rsidRDefault="00954F98" w:rsidP="00954F98">
      <w:pPr>
        <w:spacing w:after="160" w:line="360" w:lineRule="auto"/>
      </w:pPr>
      <w:r w:rsidRPr="00EB4CF7">
        <w:br w:type="page"/>
      </w:r>
    </w:p>
    <w:p w14:paraId="645D3BEE" w14:textId="77777777" w:rsidR="00954F98" w:rsidRPr="00EB4CF7" w:rsidRDefault="00954F98" w:rsidP="00954F98">
      <w:pPr>
        <w:tabs>
          <w:tab w:val="left" w:pos="1066"/>
        </w:tabs>
        <w:spacing w:line="360" w:lineRule="auto"/>
        <w:sectPr w:rsidR="00954F98" w:rsidRPr="00EB4CF7" w:rsidSect="00607E5A">
          <w:pgSz w:w="11906" w:h="16838" w:code="9"/>
          <w:pgMar w:top="1134" w:right="1418" w:bottom="1418" w:left="1418" w:header="709" w:footer="709" w:gutter="0"/>
          <w:cols w:space="720"/>
          <w:docGrid w:linePitch="326"/>
        </w:sectPr>
      </w:pPr>
    </w:p>
    <w:p w14:paraId="0303D7FB" w14:textId="09E8E9DA" w:rsidR="00954F98" w:rsidRPr="00EB4CF7" w:rsidRDefault="00954F98" w:rsidP="00954F98">
      <w:pPr>
        <w:pStyle w:val="Heading1"/>
        <w:tabs>
          <w:tab w:val="left" w:pos="1066"/>
        </w:tabs>
        <w:spacing w:line="360" w:lineRule="auto"/>
        <w:rPr>
          <w:rFonts w:eastAsiaTheme="minorHAnsi"/>
          <w:lang w:eastAsia="en-US"/>
        </w:rPr>
      </w:pPr>
      <w:bookmarkStart w:id="85" w:name="_Toc506712953"/>
      <w:bookmarkStart w:id="86" w:name="_Toc1054355"/>
      <w:r w:rsidRPr="00EB4CF7">
        <w:rPr>
          <w:rFonts w:eastAsiaTheme="minorHAnsi"/>
          <w:lang w:eastAsia="en-US"/>
        </w:rPr>
        <w:lastRenderedPageBreak/>
        <w:t>Références bibliographiques</w:t>
      </w:r>
      <w:bookmarkEnd w:id="85"/>
      <w:bookmarkEnd w:id="86"/>
      <w:r w:rsidRPr="00EB4CF7">
        <w:rPr>
          <w:rFonts w:eastAsiaTheme="minorHAnsi"/>
          <w:lang w:eastAsia="en-US"/>
        </w:rPr>
        <w:br/>
      </w:r>
    </w:p>
    <w:p w14:paraId="45815DB9" w14:textId="77777777" w:rsidR="00954F98" w:rsidRPr="00EB4CF7" w:rsidRDefault="00954F98" w:rsidP="00954F98">
      <w:pPr>
        <w:tabs>
          <w:tab w:val="left" w:pos="1066"/>
        </w:tabs>
        <w:spacing w:line="360" w:lineRule="auto"/>
        <w:jc w:val="both"/>
        <w:rPr>
          <w:rFonts w:eastAsiaTheme="minorHAnsi"/>
          <w:lang w:eastAsia="en-US"/>
        </w:rPr>
      </w:pPr>
    </w:p>
    <w:p w14:paraId="0EF55C20" w14:textId="77777777" w:rsidR="00954F98" w:rsidRPr="00EB4CF7" w:rsidRDefault="00954F98" w:rsidP="00954F98">
      <w:pPr>
        <w:tabs>
          <w:tab w:val="left" w:pos="1066"/>
        </w:tabs>
        <w:spacing w:line="360" w:lineRule="auto"/>
        <w:jc w:val="both"/>
        <w:rPr>
          <w:rFonts w:eastAsiaTheme="minorHAnsi"/>
          <w:lang w:val="en-US" w:eastAsia="en-US"/>
        </w:rPr>
      </w:pPr>
      <w:r w:rsidRPr="00EB4CF7">
        <w:rPr>
          <w:rFonts w:eastAsiaTheme="minorHAnsi"/>
          <w:lang w:eastAsia="en-US"/>
        </w:rPr>
        <w:t xml:space="preserve">Adams O &amp; Hicks V (2001).  </w:t>
      </w:r>
      <w:r w:rsidRPr="00EB4CF7">
        <w:rPr>
          <w:rFonts w:eastAsiaTheme="minorHAnsi"/>
          <w:lang w:val="en-US" w:eastAsia="en-US"/>
        </w:rPr>
        <w:t>‘Pay and non-pay incentives, performance and motivation’, prepared for the Global Health Workforce Strategy Group, WHO, Geneva.</w:t>
      </w:r>
    </w:p>
    <w:p w14:paraId="75DC00E7" w14:textId="77777777" w:rsidR="00954F98" w:rsidRPr="00EB4CF7" w:rsidRDefault="00954F98" w:rsidP="00954F98">
      <w:pPr>
        <w:tabs>
          <w:tab w:val="left" w:pos="1066"/>
        </w:tabs>
        <w:spacing w:line="360" w:lineRule="auto"/>
        <w:jc w:val="both"/>
        <w:rPr>
          <w:lang w:val="en-US"/>
        </w:rPr>
      </w:pPr>
      <w:r w:rsidRPr="00EB4CF7">
        <w:rPr>
          <w:lang w:val="en-US"/>
        </w:rPr>
        <w:t>Antonazzo, E. et al. (2003), « The Labour Market for Nursing: A Review of the Labour Supply Literature », Health Economics, vol. 12, pp. 465-478.)</w:t>
      </w:r>
    </w:p>
    <w:p w14:paraId="141B907D" w14:textId="77777777" w:rsidR="00954F98" w:rsidRPr="00EB4CF7" w:rsidRDefault="00954F98" w:rsidP="00954F98">
      <w:pPr>
        <w:tabs>
          <w:tab w:val="left" w:pos="1066"/>
        </w:tabs>
        <w:spacing w:line="360" w:lineRule="auto"/>
        <w:jc w:val="both"/>
        <w:rPr>
          <w:lang w:val="en-US"/>
        </w:rPr>
      </w:pPr>
      <w:r w:rsidRPr="00EB4CF7">
        <w:rPr>
          <w:lang w:val="en-US"/>
        </w:rPr>
        <w:t>Antonazzo, E. et al. (2003), « The Labour Market for Nursing: A Review of the Labour Supply Literature », Health Economics, vol. 12, pp. 465-478.)</w:t>
      </w:r>
    </w:p>
    <w:p w14:paraId="0082B48D" w14:textId="77777777" w:rsidR="00954F98" w:rsidRPr="00EB4CF7" w:rsidRDefault="00954F98" w:rsidP="00954F98">
      <w:pPr>
        <w:tabs>
          <w:tab w:val="left" w:pos="1066"/>
        </w:tabs>
        <w:spacing w:line="360" w:lineRule="auto"/>
        <w:jc w:val="both"/>
        <w:rPr>
          <w:bCs/>
        </w:rPr>
      </w:pPr>
      <w:r w:rsidRPr="00EB4CF7">
        <w:t>Arrêté Interministériel n°032 -2017 portant attributions, composition, organisation et fonctionnement du Comité de Gestion des Centres de Santé</w:t>
      </w:r>
    </w:p>
    <w:p w14:paraId="31552DFC" w14:textId="77777777" w:rsidR="00954F98" w:rsidRPr="00EB4CF7" w:rsidRDefault="00954F98" w:rsidP="00954F98">
      <w:pPr>
        <w:tabs>
          <w:tab w:val="left" w:pos="1066"/>
        </w:tabs>
        <w:spacing w:line="360" w:lineRule="auto"/>
        <w:jc w:val="both"/>
        <w:rPr>
          <w:bCs/>
        </w:rPr>
      </w:pPr>
      <w:r w:rsidRPr="00EB4CF7">
        <w:t>Arrêté Interministériel n°033 -2017 Portant attributions, composition, organisation et fonctionnement de l’Equipe d’Encadrement de la Zone Sanitaire</w:t>
      </w:r>
    </w:p>
    <w:p w14:paraId="2BD1EF32" w14:textId="77777777" w:rsidR="00954F98" w:rsidRPr="00EB4CF7" w:rsidRDefault="00954F98" w:rsidP="00954F98">
      <w:pPr>
        <w:tabs>
          <w:tab w:val="left" w:pos="1066"/>
        </w:tabs>
        <w:spacing w:line="360" w:lineRule="auto"/>
        <w:jc w:val="both"/>
        <w:rPr>
          <w:bCs/>
        </w:rPr>
      </w:pPr>
      <w:r w:rsidRPr="00EB4CF7">
        <w:t>Arrêté Interministériel n°034 -2017 Portant attributions, composition, organisation et fonctionnement du Comité de Santé de la Zone Sanitaire</w:t>
      </w:r>
    </w:p>
    <w:p w14:paraId="2FD21D8E" w14:textId="77777777" w:rsidR="00954F98" w:rsidRPr="00EB4CF7" w:rsidRDefault="00954F98" w:rsidP="00954F98">
      <w:pPr>
        <w:tabs>
          <w:tab w:val="left" w:pos="1066"/>
        </w:tabs>
        <w:spacing w:line="360" w:lineRule="auto"/>
        <w:jc w:val="both"/>
        <w:rPr>
          <w:rFonts w:eastAsiaTheme="minorHAnsi"/>
          <w:lang w:eastAsia="en-US"/>
        </w:rPr>
      </w:pPr>
      <w:r w:rsidRPr="00EB4CF7">
        <w:rPr>
          <w:rFonts w:eastAsiaTheme="minorHAnsi"/>
          <w:lang w:eastAsia="en-US"/>
        </w:rPr>
        <w:t>Bourgeuil, Y, Mousquès, J, et Tajahmadi, A(2006).Comment améliorer la répartition géographique des professionnels de santé ? IRDES, Paris.</w:t>
      </w:r>
    </w:p>
    <w:p w14:paraId="2AC49E40" w14:textId="77777777" w:rsidR="00954F98" w:rsidRPr="00EB4CF7" w:rsidRDefault="00954F98" w:rsidP="00954F98">
      <w:pPr>
        <w:tabs>
          <w:tab w:val="left" w:pos="1066"/>
        </w:tabs>
        <w:spacing w:line="360" w:lineRule="auto"/>
        <w:jc w:val="both"/>
        <w:rPr>
          <w:bCs/>
          <w:lang w:val="en-US"/>
        </w:rPr>
      </w:pPr>
      <w:r w:rsidRPr="00EB4CF7">
        <w:rPr>
          <w:bCs/>
        </w:rPr>
        <w:t xml:space="preserve">Brossolette, C. [1992], Fondements de la division du travail dans les modèles économiques du ménage, Paris, Éditions Arguments Frenk J. Dimensions of health system reform. </w:t>
      </w:r>
      <w:r w:rsidRPr="00EB4CF7">
        <w:rPr>
          <w:bCs/>
          <w:lang w:val="en-US"/>
        </w:rPr>
        <w:t>Health Policy 1994 Jan 31; 27(1):19-34</w:t>
      </w:r>
    </w:p>
    <w:p w14:paraId="53F7CE49" w14:textId="77777777" w:rsidR="00954F98" w:rsidRDefault="00954F98" w:rsidP="00954F98">
      <w:pPr>
        <w:tabs>
          <w:tab w:val="left" w:pos="1066"/>
        </w:tabs>
        <w:spacing w:line="360" w:lineRule="auto"/>
        <w:jc w:val="both"/>
        <w:rPr>
          <w:rFonts w:eastAsiaTheme="minorHAnsi"/>
          <w:lang w:val="en-US" w:eastAsia="en-US"/>
        </w:rPr>
      </w:pPr>
      <w:r w:rsidRPr="00EB4CF7">
        <w:rPr>
          <w:rFonts w:eastAsiaTheme="minorHAnsi"/>
          <w:lang w:val="en-US" w:eastAsia="en-US"/>
        </w:rPr>
        <w:t>Caldwell P &amp; Kingma M (2007).  ‘Incentives and the recruitment/retention of nurses’, a paper presented at National experiences in assessing and reducing shortcomings and negative trends affecting human resources of the health system: an international symposium on health workforce, Lisbon, Portugal 10-12 October, ICN - International Centre for Human Resources in Nursing.</w:t>
      </w:r>
    </w:p>
    <w:p w14:paraId="64B19E39" w14:textId="77777777" w:rsidR="00954F98" w:rsidRPr="00EB4CF7" w:rsidRDefault="00954F98" w:rsidP="00954F98">
      <w:pPr>
        <w:tabs>
          <w:tab w:val="left" w:pos="1066"/>
        </w:tabs>
        <w:spacing w:line="360" w:lineRule="auto"/>
        <w:jc w:val="both"/>
        <w:rPr>
          <w:rFonts w:eastAsiaTheme="minorHAnsi"/>
          <w:lang w:val="en-US" w:eastAsia="en-US"/>
        </w:rPr>
      </w:pPr>
      <w:r w:rsidRPr="00547B22">
        <w:rPr>
          <w:color w:val="222222"/>
          <w:lang w:val="en-US"/>
        </w:rPr>
        <w:t>Chamarbagwala, R. (2008), « Regional return to education, child labour and schooling in India », Journal of Development Studies, 44, 233-257.</w:t>
      </w:r>
    </w:p>
    <w:p w14:paraId="0D0FCED2" w14:textId="77777777" w:rsidR="00954F98" w:rsidRPr="00EB4CF7" w:rsidRDefault="00954F98" w:rsidP="00954F98">
      <w:pPr>
        <w:tabs>
          <w:tab w:val="left" w:pos="1066"/>
        </w:tabs>
        <w:spacing w:line="360" w:lineRule="auto"/>
        <w:jc w:val="both"/>
        <w:rPr>
          <w:lang w:val="en-US"/>
        </w:rPr>
      </w:pPr>
      <w:r w:rsidRPr="00EB4CF7">
        <w:rPr>
          <w:lang w:val="en-US"/>
        </w:rPr>
        <w:t xml:space="preserve">Chiha, Y.A. et C.R. Link (2003), « The Shortage of Registered Nurses and Some New Estimates of the Effects of Wages on Registered Nurses Labour Supply: A Look at the Past and a Preview of the 21st Century », Health Policy, vol. 64, pp. 349-375 </w:t>
      </w:r>
    </w:p>
    <w:p w14:paraId="327E0729" w14:textId="77777777" w:rsidR="00954F98" w:rsidRPr="00EB4CF7" w:rsidRDefault="00954F98" w:rsidP="00954F98">
      <w:pPr>
        <w:tabs>
          <w:tab w:val="left" w:pos="1066"/>
        </w:tabs>
        <w:spacing w:line="360" w:lineRule="auto"/>
        <w:jc w:val="both"/>
      </w:pPr>
      <w:r w:rsidRPr="00EB4CF7">
        <w:t>CTB Bénin, (2014) Expérience des recrutements sur poste dans le secteur santé au Bénin Enjeux, résultats et perspectives</w:t>
      </w:r>
    </w:p>
    <w:p w14:paraId="27E58491" w14:textId="77777777" w:rsidR="00954F98" w:rsidRPr="00EB4CF7" w:rsidRDefault="00954F98" w:rsidP="00954F98">
      <w:pPr>
        <w:tabs>
          <w:tab w:val="left" w:pos="1066"/>
        </w:tabs>
        <w:spacing w:line="360" w:lineRule="auto"/>
        <w:jc w:val="both"/>
        <w:rPr>
          <w:rFonts w:eastAsiaTheme="minorHAnsi"/>
          <w:lang w:val="en-US" w:eastAsia="en-US"/>
        </w:rPr>
      </w:pPr>
      <w:r w:rsidRPr="00EB4CF7">
        <w:rPr>
          <w:rFonts w:eastAsiaTheme="minorHAnsi"/>
          <w:lang w:val="en-US" w:eastAsia="en-US"/>
        </w:rPr>
        <w:lastRenderedPageBreak/>
        <w:t>Dambisya Y (2007).  ‘A review of non-financial incentives for health worker retention in east and southern Africa,’ Equinet discussion paper no.  44, Regional Network for Equity in Health in east and southern Africa, accessed 15 April 2008</w:t>
      </w:r>
    </w:p>
    <w:p w14:paraId="2B1B6BE5" w14:textId="77777777" w:rsidR="00954F98" w:rsidRPr="00EB4CF7" w:rsidRDefault="00954F98" w:rsidP="00954F98">
      <w:pPr>
        <w:shd w:val="clear" w:color="auto" w:fill="FFFFFF"/>
        <w:tabs>
          <w:tab w:val="left" w:pos="1066"/>
        </w:tabs>
        <w:spacing w:line="360" w:lineRule="auto"/>
        <w:jc w:val="both"/>
        <w:rPr>
          <w:color w:val="000000"/>
        </w:rPr>
      </w:pPr>
      <w:r w:rsidRPr="00EB4CF7">
        <w:rPr>
          <w:color w:val="000000"/>
        </w:rPr>
        <w:t>De Ketele, J.-M. (1996). L’évaluation des acquis scolaires : quoi? pourquoi? pour quoi? Revue tunisienne des sciences de l’éducation, 23, 17-36.</w:t>
      </w:r>
    </w:p>
    <w:p w14:paraId="5606F307" w14:textId="77777777" w:rsidR="00954F98" w:rsidRPr="00EB4CF7" w:rsidRDefault="00954F98" w:rsidP="00954F98">
      <w:pPr>
        <w:tabs>
          <w:tab w:val="left" w:pos="1066"/>
        </w:tabs>
        <w:spacing w:line="360" w:lineRule="auto"/>
        <w:jc w:val="both"/>
      </w:pPr>
      <w:r w:rsidRPr="00EB4CF7">
        <w:t xml:space="preserve">Décret N°426 du 20 juillet 2016 </w:t>
      </w:r>
    </w:p>
    <w:p w14:paraId="63A62E47" w14:textId="77777777" w:rsidR="00954F98" w:rsidRPr="00EB4CF7" w:rsidRDefault="00954F98" w:rsidP="00954F98">
      <w:pPr>
        <w:tabs>
          <w:tab w:val="left" w:pos="1066"/>
        </w:tabs>
        <w:spacing w:line="360" w:lineRule="auto"/>
        <w:jc w:val="both"/>
        <w:rPr>
          <w:bCs/>
        </w:rPr>
      </w:pPr>
      <w:r w:rsidRPr="00EB4CF7">
        <w:t>Deliège, D. et al. (2005), « Ressources Humaines pour la santé : offre, demande et besoins actuels et à venir », UCL, Ecole de Santé Publique.</w:t>
      </w:r>
    </w:p>
    <w:p w14:paraId="794A58B8" w14:textId="77777777" w:rsidR="00954F98" w:rsidRPr="00EB4CF7" w:rsidRDefault="00954F98" w:rsidP="00954F98">
      <w:pPr>
        <w:tabs>
          <w:tab w:val="left" w:pos="1066"/>
        </w:tabs>
        <w:spacing w:line="360" w:lineRule="auto"/>
        <w:jc w:val="both"/>
        <w:rPr>
          <w:rFonts w:eastAsiaTheme="minorHAnsi"/>
          <w:lang w:eastAsia="en-US"/>
        </w:rPr>
      </w:pPr>
      <w:r w:rsidRPr="00EB4CF7">
        <w:rPr>
          <w:rFonts w:eastAsiaTheme="minorHAnsi"/>
          <w:lang w:eastAsia="en-US"/>
        </w:rPr>
        <w:t>Doumbouya, M. L. (2008), Accessibilité des services de santé en Afrique de l'Ouest: le cas de la Guinée</w:t>
      </w:r>
    </w:p>
    <w:p w14:paraId="343A7F82" w14:textId="77777777" w:rsidR="00954F98" w:rsidRPr="00EB4CF7" w:rsidRDefault="00954F98" w:rsidP="00954F98">
      <w:pPr>
        <w:tabs>
          <w:tab w:val="left" w:pos="1066"/>
        </w:tabs>
        <w:spacing w:line="360" w:lineRule="auto"/>
        <w:jc w:val="both"/>
        <w:rPr>
          <w:rFonts w:eastAsiaTheme="minorHAnsi"/>
          <w:lang w:eastAsia="en-US"/>
        </w:rPr>
      </w:pPr>
      <w:r w:rsidRPr="00EB4CF7">
        <w:rPr>
          <w:rFonts w:eastAsiaTheme="minorHAnsi"/>
          <w:lang w:eastAsia="en-US"/>
        </w:rPr>
        <w:t>FNUAP (2014), Conférence Internationale sur la Population et le Développement</w:t>
      </w:r>
    </w:p>
    <w:p w14:paraId="433A7106" w14:textId="77777777" w:rsidR="00954F98" w:rsidRPr="00EB4CF7" w:rsidRDefault="00954F98" w:rsidP="00954F98">
      <w:pPr>
        <w:tabs>
          <w:tab w:val="left" w:pos="1066"/>
        </w:tabs>
        <w:spacing w:line="360" w:lineRule="auto"/>
        <w:jc w:val="both"/>
        <w:rPr>
          <w:rFonts w:eastAsiaTheme="minorHAnsi"/>
          <w:lang w:eastAsia="en-US"/>
        </w:rPr>
      </w:pPr>
      <w:r w:rsidRPr="00EB4CF7">
        <w:rPr>
          <w:rFonts w:eastAsiaTheme="minorHAnsi"/>
          <w:lang w:eastAsia="en-US"/>
        </w:rPr>
        <w:t>Gallais, C. (2010), les ressources humaines en santé dans les pays en développement, Revue bibliographique</w:t>
      </w:r>
    </w:p>
    <w:p w14:paraId="340EC201" w14:textId="77777777" w:rsidR="00954F98" w:rsidRPr="00EB4CF7" w:rsidRDefault="00954F98" w:rsidP="00954F98">
      <w:pPr>
        <w:tabs>
          <w:tab w:val="left" w:pos="1066"/>
        </w:tabs>
        <w:spacing w:line="360" w:lineRule="auto"/>
        <w:jc w:val="both"/>
        <w:rPr>
          <w:rFonts w:eastAsiaTheme="minorHAnsi"/>
          <w:lang w:eastAsia="en-US"/>
        </w:rPr>
      </w:pPr>
      <w:r w:rsidRPr="00EB4CF7">
        <w:rPr>
          <w:rFonts w:eastAsiaTheme="minorHAnsi"/>
          <w:lang w:eastAsia="en-US"/>
        </w:rPr>
        <w:t>Gérard, F. M. (2001), Mesure et Évaluation en Éducation, 2001, Vol. 24, Nos 2-3, 53-77</w:t>
      </w:r>
    </w:p>
    <w:p w14:paraId="35357D80" w14:textId="77777777" w:rsidR="00954F98" w:rsidRPr="00EB4CF7" w:rsidRDefault="00954F98" w:rsidP="00954F98">
      <w:pPr>
        <w:tabs>
          <w:tab w:val="left" w:pos="1066"/>
        </w:tabs>
        <w:spacing w:before="168" w:line="360" w:lineRule="auto"/>
        <w:jc w:val="both"/>
        <w:textAlignment w:val="top"/>
        <w:rPr>
          <w:lang w:val="en-US"/>
        </w:rPr>
      </w:pPr>
      <w:r w:rsidRPr="00EB4CF7">
        <w:rPr>
          <w:lang w:val="en-US"/>
        </w:rPr>
        <w:t xml:space="preserve">Hasselhorn, H.M., B.H. Muller et G.P. Tackenber (2005), NEXT Scientific Report, University of Wuppertal, Wuppertal. </w:t>
      </w:r>
    </w:p>
    <w:p w14:paraId="601C68DF" w14:textId="77777777" w:rsidR="00954F98" w:rsidRPr="00EB4CF7" w:rsidRDefault="00954F98" w:rsidP="00954F98">
      <w:pPr>
        <w:shd w:val="clear" w:color="auto" w:fill="FFFFFF"/>
        <w:tabs>
          <w:tab w:val="left" w:pos="1066"/>
        </w:tabs>
        <w:spacing w:line="360" w:lineRule="auto"/>
        <w:jc w:val="both"/>
        <w:rPr>
          <w:lang w:val="en-US"/>
        </w:rPr>
      </w:pPr>
      <w:r w:rsidRPr="00EB4CF7">
        <w:rPr>
          <w:lang w:val="en-US"/>
        </w:rPr>
        <w:t>McPake, Barbara, Scott Anthony, and Ijeoma Edoka. 2014. Analyzing Markets for Health Workers: Insights from Labor and Health Economics. Washington, DC: World Bank.  doi: 10.1596/978–1–4648–0224–9</w:t>
      </w:r>
    </w:p>
    <w:p w14:paraId="3CF016E4" w14:textId="77777777" w:rsidR="00954F98" w:rsidRPr="00EB4CF7" w:rsidRDefault="00954F98" w:rsidP="00954F98">
      <w:pPr>
        <w:pStyle w:val="HTMLPreformatted"/>
        <w:spacing w:line="360" w:lineRule="auto"/>
        <w:jc w:val="both"/>
        <w:rPr>
          <w:rFonts w:ascii="Times New Roman" w:hAnsi="Times New Roman" w:cs="Times New Roman"/>
          <w:sz w:val="24"/>
          <w:szCs w:val="24"/>
        </w:rPr>
      </w:pPr>
      <w:r w:rsidRPr="00EB4CF7">
        <w:rPr>
          <w:rFonts w:ascii="Times New Roman" w:hAnsi="Times New Roman" w:cs="Times New Roman"/>
          <w:sz w:val="24"/>
          <w:szCs w:val="24"/>
          <w:lang w:val="en-US"/>
        </w:rPr>
        <w:t xml:space="preserve">Magar, V., Gerecke, M., Dhillon, I., Campbell, J. Women’s contributions to sustainable development through work in health: using a gender lens to advance a transformative 2030 agenda. In: Buchan J, Dhillon I, Campbell J, dir., Health employment and economic growth: an evidence base. </w:t>
      </w:r>
      <w:r w:rsidRPr="00EB4CF7">
        <w:rPr>
          <w:rFonts w:ascii="Times New Roman" w:hAnsi="Times New Roman" w:cs="Times New Roman"/>
          <w:sz w:val="24"/>
          <w:szCs w:val="24"/>
        </w:rPr>
        <w:t>Genève : Organisation mondiale de la Santé ; 2016</w:t>
      </w:r>
    </w:p>
    <w:p w14:paraId="61AB0789" w14:textId="77777777" w:rsidR="00954F98" w:rsidRPr="00EB4CF7" w:rsidRDefault="00954F98" w:rsidP="00954F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sidRPr="00EB4CF7">
        <w:rPr>
          <w:color w:val="000000"/>
        </w:rPr>
        <w:t>Mingotaud, F., &amp; Minet, F. (1994). Rentabiliser la formation. Paris : Éditions d’Organisation</w:t>
      </w:r>
    </w:p>
    <w:p w14:paraId="794D0362"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heme="minorHAnsi"/>
          <w:lang w:eastAsia="en-US"/>
        </w:rPr>
      </w:pPr>
      <w:r w:rsidRPr="00EB4CF7">
        <w:rPr>
          <w:rFonts w:eastAsiaTheme="minorHAnsi"/>
          <w:lang w:eastAsia="en-US"/>
        </w:rPr>
        <w:t>OCDE (2004), « vers des systèmes de santé plus performants.</w:t>
      </w:r>
    </w:p>
    <w:p w14:paraId="1A87C708"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EB4CF7">
        <w:t xml:space="preserve"> OCDE, (2008) ; les personnels de santé dans les pays de l’OCDE : comment répondre  à la crise imminente ? ISBN 978-92-64-05077-8.</w:t>
      </w:r>
    </w:p>
    <w:p w14:paraId="65EB3E45" w14:textId="77777777" w:rsidR="00954F98"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333333"/>
          <w:bdr w:val="none" w:sz="0" w:space="0" w:color="auto" w:frame="1"/>
        </w:rPr>
      </w:pPr>
      <w:r w:rsidRPr="00EB4CF7">
        <w:rPr>
          <w:color w:val="333333"/>
          <w:bdr w:val="none" w:sz="0" w:space="0" w:color="auto" w:frame="1"/>
        </w:rPr>
        <w:t>OMS (2007), Cartographie des capacités de formation avancée en santé publique en Afrique – Projet AfriHealth</w:t>
      </w:r>
    </w:p>
    <w:p w14:paraId="0CC0B808" w14:textId="77777777" w:rsidR="00954F98" w:rsidRPr="00EB4CF7"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333333"/>
          <w:bdr w:val="none" w:sz="0" w:space="0" w:color="auto" w:frame="1"/>
        </w:rPr>
      </w:pPr>
      <w:r w:rsidRPr="000933AE">
        <w:rPr>
          <w:color w:val="333333"/>
          <w:bdr w:val="none" w:sz="0" w:space="0" w:color="auto" w:frame="1"/>
        </w:rPr>
        <w:t>OMS (2010), Rapport sur la santé dans le monde, Genève, 120 p</w:t>
      </w:r>
    </w:p>
    <w:p w14:paraId="5860D203"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EB4CF7">
        <w:t>OMS, Ressources humaines pour la santé : stratégie mondiale à l’horizon 2030 PROJET Décembre 2015.</w:t>
      </w:r>
    </w:p>
    <w:p w14:paraId="1565A565"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EB4CF7">
        <w:t>Politique Nationale de Santé Communautaire</w:t>
      </w:r>
    </w:p>
    <w:p w14:paraId="7786C12B"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EB4CF7">
        <w:lastRenderedPageBreak/>
        <w:t>Rapport de la cartographie des offres de services des institutions de formation des agents de santé du Bénin, juillet 2014</w:t>
      </w:r>
    </w:p>
    <w:p w14:paraId="07AD98A5"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EB4CF7">
        <w:t>Rapport de la cartographie des offres de services des institutions de formation des agents de santé du Bénin, juillet 2014</w:t>
      </w:r>
    </w:p>
    <w:p w14:paraId="29C59589"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EB4CF7">
        <w:t>Rapport sur la santé dans le monde 2006 – Travailler ensemble pour la santé, Genève, OMS, 2006</w:t>
      </w:r>
    </w:p>
    <w:p w14:paraId="1C0666F6" w14:textId="77777777" w:rsidR="00954F98" w:rsidRPr="00EB4CF7" w:rsidRDefault="00954F98" w:rsidP="00954F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rPr>
      </w:pPr>
      <w:r w:rsidRPr="00EB4CF7">
        <w:rPr>
          <w:color w:val="000000"/>
        </w:rPr>
        <w:t xml:space="preserve">Sall, H.N., &amp; De Ketele, J.-M. (1997). Évaluation du rendement des systèmes éducatifs : apports des concepts d’efficacité, d’efficience et d’équité. </w:t>
      </w:r>
      <w:r w:rsidRPr="00EB4CF7">
        <w:rPr>
          <w:color w:val="000000"/>
          <w:lang w:val="en-US"/>
        </w:rPr>
        <w:t>Mesure ET évaluation en éducation, 19(3).</w:t>
      </w:r>
    </w:p>
    <w:p w14:paraId="3CA8BC11" w14:textId="77777777" w:rsidR="00954F98" w:rsidRPr="00EB4CF7" w:rsidRDefault="00954F98" w:rsidP="00954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rPr>
      </w:pPr>
      <w:r w:rsidRPr="00EB4CF7">
        <w:rPr>
          <w:lang w:val="en-US"/>
        </w:rPr>
        <w:t>Shield, M. (2004), « Addressing Nurse Shortages: What Can Policy Makers Learn from the Econometric Evidence on Nurse Labour Supply? », The Economic Journal, vol. 114, pp. F464-F498, novembre.</w:t>
      </w:r>
    </w:p>
    <w:p w14:paraId="3043A3B4" w14:textId="77777777" w:rsidR="00954F98"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333333"/>
        </w:rPr>
      </w:pPr>
      <w:r w:rsidRPr="00EB4CF7">
        <w:rPr>
          <w:lang w:val="en-US"/>
        </w:rPr>
        <w:t>Soucat A., Scheffler R &amp; Gebreyesus T (eds) (2013) The labour  market for health workers in Africa: A new look at the crisis. Washington DC: World Bank</w:t>
      </w:r>
      <w:r w:rsidRPr="00EB4CF7">
        <w:rPr>
          <w:color w:val="333333"/>
          <w:lang w:val="en-US"/>
        </w:rPr>
        <w:t xml:space="preserve">Buchan J, Couper ID, Tangcharoensathien V, Thepannyaet K, Jaskiewiczal W, Perfilieva, Dolea C. Early implementation of WHO recommendations for the retention of health workers in remote and rural areas. </w:t>
      </w:r>
      <w:r w:rsidRPr="00EB4CF7">
        <w:rPr>
          <w:color w:val="333333"/>
        </w:rPr>
        <w:t>Bull World Health Organ. 2013; 91(11):834–40.</w:t>
      </w:r>
    </w:p>
    <w:p w14:paraId="2DEC0DD4" w14:textId="77777777" w:rsidR="00954F98" w:rsidRPr="00547B22"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333333"/>
        </w:rPr>
      </w:pPr>
      <w:r w:rsidRPr="00547B22">
        <w:rPr>
          <w:color w:val="333333"/>
        </w:rPr>
        <w:t>Terry , R.G &amp; Franklin G.S (1985), Les principes du Management, Paris, éd. Tendance Actuelles, 1985, p.25</w:t>
      </w:r>
    </w:p>
    <w:p w14:paraId="53DB44E6" w14:textId="77777777" w:rsidR="00954F98" w:rsidRPr="00EB4CF7" w:rsidRDefault="00954F98" w:rsidP="00954F98">
      <w:pPr>
        <w:spacing w:after="160" w:line="259" w:lineRule="auto"/>
        <w:rPr>
          <w:color w:val="333333"/>
        </w:rPr>
      </w:pPr>
      <w:r w:rsidRPr="00EB4CF7">
        <w:rPr>
          <w:color w:val="333333"/>
        </w:rPr>
        <w:br w:type="page"/>
      </w:r>
    </w:p>
    <w:p w14:paraId="1DEEFEF4" w14:textId="78BBCF79" w:rsidR="00954F98" w:rsidRPr="00EB4CF7" w:rsidRDefault="00954F98" w:rsidP="00954F98">
      <w:pPr>
        <w:spacing w:after="160" w:line="259" w:lineRule="auto"/>
        <w:rPr>
          <w:color w:val="333333"/>
        </w:rPr>
      </w:pPr>
    </w:p>
    <w:p w14:paraId="74B7907B" w14:textId="77777777" w:rsidR="00954F98" w:rsidRPr="00EB4CF7" w:rsidRDefault="00954F98" w:rsidP="00954F98">
      <w:pPr>
        <w:pStyle w:val="Heading1"/>
        <w:sectPr w:rsidR="00954F98" w:rsidRPr="00EB4CF7" w:rsidSect="00607E5A">
          <w:pgSz w:w="11906" w:h="16838" w:code="9"/>
          <w:pgMar w:top="1134" w:right="1418" w:bottom="1418" w:left="1418" w:header="709" w:footer="709" w:gutter="0"/>
          <w:cols w:space="708"/>
          <w:docGrid w:linePitch="360"/>
        </w:sectPr>
      </w:pPr>
      <w:bookmarkStart w:id="87" w:name="_Toc1054356"/>
      <w:r w:rsidRPr="00EB4CF7">
        <w:t>Annexes</w:t>
      </w:r>
      <w:bookmarkEnd w:id="87"/>
    </w:p>
    <w:p w14:paraId="412EC794" w14:textId="77777777" w:rsidR="00954F98" w:rsidRPr="00EB4CF7" w:rsidRDefault="00954F98" w:rsidP="00774012">
      <w:pPr>
        <w:pStyle w:val="Style1tableau"/>
      </w:pPr>
      <w:bookmarkStart w:id="88" w:name="_Toc1064305"/>
      <w:r w:rsidRPr="00EB4CF7">
        <w:lastRenderedPageBreak/>
        <w:t>Annexe 1 : Tableau des difficultés rencontrées par les agents de collecte</w:t>
      </w:r>
      <w:bookmarkEnd w:id="88"/>
    </w:p>
    <w:tbl>
      <w:tblPr>
        <w:tblStyle w:val="TableGrid"/>
        <w:tblW w:w="14312" w:type="dxa"/>
        <w:tblLook w:val="04A0" w:firstRow="1" w:lastRow="0" w:firstColumn="1" w:lastColumn="0" w:noHBand="0" w:noVBand="1"/>
      </w:tblPr>
      <w:tblGrid>
        <w:gridCol w:w="1129"/>
        <w:gridCol w:w="1701"/>
        <w:gridCol w:w="3686"/>
        <w:gridCol w:w="2126"/>
        <w:gridCol w:w="5670"/>
      </w:tblGrid>
      <w:tr w:rsidR="00954F98" w:rsidRPr="00EB4CF7" w14:paraId="2238713D" w14:textId="77777777" w:rsidTr="00A760AA">
        <w:trPr>
          <w:trHeight w:val="960"/>
        </w:trPr>
        <w:tc>
          <w:tcPr>
            <w:tcW w:w="1129" w:type="dxa"/>
            <w:vAlign w:val="center"/>
            <w:hideMark/>
          </w:tcPr>
          <w:p w14:paraId="3AAB4D36" w14:textId="77777777" w:rsidR="00954F98" w:rsidRPr="00EB4CF7" w:rsidRDefault="00954F98" w:rsidP="00A760AA">
            <w:pPr>
              <w:rPr>
                <w:b/>
                <w:bCs/>
                <w:sz w:val="22"/>
                <w:szCs w:val="22"/>
              </w:rPr>
            </w:pPr>
            <w:r w:rsidRPr="00EB4CF7">
              <w:rPr>
                <w:b/>
                <w:bCs/>
                <w:sz w:val="22"/>
                <w:szCs w:val="22"/>
              </w:rPr>
              <w:t>Binômes</w:t>
            </w:r>
          </w:p>
        </w:tc>
        <w:tc>
          <w:tcPr>
            <w:tcW w:w="1701" w:type="dxa"/>
            <w:vAlign w:val="center"/>
            <w:hideMark/>
          </w:tcPr>
          <w:p w14:paraId="58BDDF4A" w14:textId="77777777" w:rsidR="00954F98" w:rsidRPr="00EB4CF7" w:rsidRDefault="00954F98" w:rsidP="00A760AA">
            <w:pPr>
              <w:rPr>
                <w:b/>
                <w:bCs/>
                <w:sz w:val="22"/>
                <w:szCs w:val="22"/>
              </w:rPr>
            </w:pPr>
            <w:r w:rsidRPr="00EB4CF7">
              <w:rPr>
                <w:b/>
                <w:bCs/>
                <w:sz w:val="22"/>
                <w:szCs w:val="22"/>
              </w:rPr>
              <w:t xml:space="preserve">Départements </w:t>
            </w:r>
          </w:p>
        </w:tc>
        <w:tc>
          <w:tcPr>
            <w:tcW w:w="3686" w:type="dxa"/>
            <w:vAlign w:val="center"/>
            <w:hideMark/>
          </w:tcPr>
          <w:p w14:paraId="072C0F73" w14:textId="77777777" w:rsidR="00954F98" w:rsidRPr="00EB4CF7" w:rsidRDefault="00954F98" w:rsidP="00A760AA">
            <w:pPr>
              <w:rPr>
                <w:b/>
                <w:bCs/>
                <w:sz w:val="22"/>
                <w:szCs w:val="22"/>
              </w:rPr>
            </w:pPr>
            <w:r w:rsidRPr="00EB4CF7">
              <w:rPr>
                <w:b/>
                <w:bCs/>
                <w:sz w:val="22"/>
                <w:szCs w:val="22"/>
              </w:rPr>
              <w:t>Zones sanitaires</w:t>
            </w:r>
          </w:p>
        </w:tc>
        <w:tc>
          <w:tcPr>
            <w:tcW w:w="2126" w:type="dxa"/>
            <w:vAlign w:val="center"/>
            <w:hideMark/>
          </w:tcPr>
          <w:p w14:paraId="40596207" w14:textId="77777777" w:rsidR="00954F98" w:rsidRPr="00EB4CF7" w:rsidRDefault="00954F98" w:rsidP="00A760AA">
            <w:pPr>
              <w:jc w:val="center"/>
              <w:rPr>
                <w:b/>
                <w:bCs/>
                <w:sz w:val="22"/>
                <w:szCs w:val="22"/>
              </w:rPr>
            </w:pPr>
            <w:r w:rsidRPr="00EB4CF7">
              <w:rPr>
                <w:b/>
                <w:bCs/>
                <w:sz w:val="22"/>
                <w:szCs w:val="22"/>
              </w:rPr>
              <w:t>Nbre de FS parcourues/Nbre de FS prévues (%)</w:t>
            </w:r>
          </w:p>
        </w:tc>
        <w:tc>
          <w:tcPr>
            <w:tcW w:w="5670" w:type="dxa"/>
            <w:vAlign w:val="center"/>
            <w:hideMark/>
          </w:tcPr>
          <w:p w14:paraId="401289AC" w14:textId="77777777" w:rsidR="00954F98" w:rsidRPr="00EB4CF7" w:rsidRDefault="00954F98" w:rsidP="00A760AA">
            <w:pPr>
              <w:rPr>
                <w:b/>
                <w:bCs/>
                <w:sz w:val="22"/>
                <w:szCs w:val="22"/>
              </w:rPr>
            </w:pPr>
            <w:r w:rsidRPr="00EB4CF7">
              <w:rPr>
                <w:b/>
                <w:bCs/>
                <w:sz w:val="22"/>
                <w:szCs w:val="22"/>
              </w:rPr>
              <w:t>Difficultés de collecte primaire formations sanitaires</w:t>
            </w:r>
          </w:p>
        </w:tc>
      </w:tr>
      <w:tr w:rsidR="00954F98" w:rsidRPr="00EB4CF7" w14:paraId="0FAAB5FD" w14:textId="77777777" w:rsidTr="00A760AA">
        <w:trPr>
          <w:trHeight w:val="300"/>
        </w:trPr>
        <w:tc>
          <w:tcPr>
            <w:tcW w:w="1129" w:type="dxa"/>
            <w:vMerge w:val="restart"/>
            <w:noWrap/>
            <w:hideMark/>
          </w:tcPr>
          <w:p w14:paraId="6A5CFE42" w14:textId="77777777" w:rsidR="00954F98" w:rsidRPr="00EB4CF7" w:rsidRDefault="00954F98" w:rsidP="00A760AA">
            <w:pPr>
              <w:rPr>
                <w:bCs/>
                <w:sz w:val="22"/>
                <w:szCs w:val="22"/>
              </w:rPr>
            </w:pPr>
            <w:r w:rsidRPr="00EB4CF7">
              <w:rPr>
                <w:bCs/>
                <w:sz w:val="22"/>
                <w:szCs w:val="22"/>
              </w:rPr>
              <w:t>Binôme 1</w:t>
            </w:r>
          </w:p>
        </w:tc>
        <w:tc>
          <w:tcPr>
            <w:tcW w:w="1701" w:type="dxa"/>
            <w:noWrap/>
            <w:hideMark/>
          </w:tcPr>
          <w:p w14:paraId="0C9326A9" w14:textId="77777777" w:rsidR="00954F98" w:rsidRPr="00EB4CF7" w:rsidRDefault="00954F98" w:rsidP="00A760AA">
            <w:pPr>
              <w:rPr>
                <w:bCs/>
                <w:sz w:val="22"/>
                <w:szCs w:val="22"/>
              </w:rPr>
            </w:pPr>
            <w:r w:rsidRPr="00EB4CF7">
              <w:rPr>
                <w:bCs/>
                <w:sz w:val="22"/>
                <w:szCs w:val="22"/>
              </w:rPr>
              <w:t>Couffo</w:t>
            </w:r>
          </w:p>
        </w:tc>
        <w:tc>
          <w:tcPr>
            <w:tcW w:w="3686" w:type="dxa"/>
            <w:noWrap/>
            <w:hideMark/>
          </w:tcPr>
          <w:p w14:paraId="043EDE77" w14:textId="77777777" w:rsidR="00954F98" w:rsidRPr="00EB4CF7" w:rsidRDefault="00954F98" w:rsidP="00A760AA">
            <w:pPr>
              <w:rPr>
                <w:bCs/>
                <w:sz w:val="22"/>
                <w:szCs w:val="22"/>
              </w:rPr>
            </w:pPr>
            <w:r w:rsidRPr="00EB4CF7">
              <w:rPr>
                <w:bCs/>
                <w:sz w:val="22"/>
                <w:szCs w:val="22"/>
              </w:rPr>
              <w:t>Aplahoué-Djakotomey-Dogbo</w:t>
            </w:r>
          </w:p>
        </w:tc>
        <w:tc>
          <w:tcPr>
            <w:tcW w:w="2126" w:type="dxa"/>
            <w:vMerge w:val="restart"/>
            <w:hideMark/>
          </w:tcPr>
          <w:p w14:paraId="7AE93020"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5EE844F8" w14:textId="77777777" w:rsidR="00954F98" w:rsidRPr="00EB4CF7" w:rsidRDefault="00954F98" w:rsidP="00A760AA">
            <w:pPr>
              <w:rPr>
                <w:bCs/>
                <w:sz w:val="22"/>
                <w:szCs w:val="22"/>
              </w:rPr>
            </w:pPr>
            <w:r w:rsidRPr="00EB4CF7">
              <w:rPr>
                <w:bCs/>
                <w:sz w:val="22"/>
                <w:szCs w:val="22"/>
              </w:rPr>
              <w:t>- Non disponibilité des données concernant l'outil "Formation sanitaire" ni au niveau des zones sanitaires ni au niveau de la DDS.</w:t>
            </w:r>
          </w:p>
        </w:tc>
      </w:tr>
      <w:tr w:rsidR="00954F98" w:rsidRPr="00EB4CF7" w14:paraId="6C038A70" w14:textId="77777777" w:rsidTr="00A760AA">
        <w:trPr>
          <w:trHeight w:val="300"/>
        </w:trPr>
        <w:tc>
          <w:tcPr>
            <w:tcW w:w="1129" w:type="dxa"/>
            <w:vMerge/>
            <w:hideMark/>
          </w:tcPr>
          <w:p w14:paraId="231460DC" w14:textId="77777777" w:rsidR="00954F98" w:rsidRPr="00EB4CF7" w:rsidRDefault="00954F98" w:rsidP="00A760AA">
            <w:pPr>
              <w:rPr>
                <w:bCs/>
                <w:sz w:val="22"/>
                <w:szCs w:val="22"/>
              </w:rPr>
            </w:pPr>
          </w:p>
        </w:tc>
        <w:tc>
          <w:tcPr>
            <w:tcW w:w="1701" w:type="dxa"/>
            <w:noWrap/>
            <w:hideMark/>
          </w:tcPr>
          <w:p w14:paraId="5FD4A95E" w14:textId="77777777" w:rsidR="00954F98" w:rsidRPr="00EB4CF7" w:rsidRDefault="00954F98" w:rsidP="00A760AA">
            <w:pPr>
              <w:rPr>
                <w:bCs/>
                <w:sz w:val="22"/>
                <w:szCs w:val="22"/>
              </w:rPr>
            </w:pPr>
            <w:r w:rsidRPr="00EB4CF7">
              <w:rPr>
                <w:bCs/>
                <w:sz w:val="22"/>
                <w:szCs w:val="22"/>
              </w:rPr>
              <w:t>Couffo</w:t>
            </w:r>
          </w:p>
        </w:tc>
        <w:tc>
          <w:tcPr>
            <w:tcW w:w="3686" w:type="dxa"/>
            <w:noWrap/>
            <w:hideMark/>
          </w:tcPr>
          <w:p w14:paraId="7C7265FE" w14:textId="77777777" w:rsidR="00954F98" w:rsidRPr="00EB4CF7" w:rsidRDefault="00954F98" w:rsidP="00A760AA">
            <w:pPr>
              <w:rPr>
                <w:bCs/>
                <w:sz w:val="22"/>
                <w:szCs w:val="22"/>
              </w:rPr>
            </w:pPr>
            <w:r w:rsidRPr="00EB4CF7">
              <w:rPr>
                <w:bCs/>
                <w:sz w:val="22"/>
                <w:szCs w:val="22"/>
              </w:rPr>
              <w:t>Klouékamè-Toviklin- Lalo</w:t>
            </w:r>
          </w:p>
        </w:tc>
        <w:tc>
          <w:tcPr>
            <w:tcW w:w="2126" w:type="dxa"/>
            <w:vMerge/>
            <w:hideMark/>
          </w:tcPr>
          <w:p w14:paraId="4BBFC23A" w14:textId="77777777" w:rsidR="00954F98" w:rsidRPr="00EB4CF7" w:rsidRDefault="00954F98" w:rsidP="00A760AA">
            <w:pPr>
              <w:jc w:val="center"/>
              <w:rPr>
                <w:bCs/>
                <w:sz w:val="22"/>
                <w:szCs w:val="22"/>
              </w:rPr>
            </w:pPr>
          </w:p>
        </w:tc>
        <w:tc>
          <w:tcPr>
            <w:tcW w:w="5670" w:type="dxa"/>
            <w:vMerge/>
            <w:hideMark/>
          </w:tcPr>
          <w:p w14:paraId="168AF5C7" w14:textId="77777777" w:rsidR="00954F98" w:rsidRPr="00EB4CF7" w:rsidRDefault="00954F98" w:rsidP="00A760AA">
            <w:pPr>
              <w:rPr>
                <w:bCs/>
                <w:sz w:val="22"/>
                <w:szCs w:val="22"/>
              </w:rPr>
            </w:pPr>
          </w:p>
        </w:tc>
      </w:tr>
      <w:tr w:rsidR="00954F98" w:rsidRPr="00EB4CF7" w14:paraId="2B9DE06C" w14:textId="77777777" w:rsidTr="00A760AA">
        <w:trPr>
          <w:trHeight w:val="300"/>
        </w:trPr>
        <w:tc>
          <w:tcPr>
            <w:tcW w:w="1129" w:type="dxa"/>
            <w:vMerge w:val="restart"/>
            <w:noWrap/>
            <w:hideMark/>
          </w:tcPr>
          <w:p w14:paraId="5EE2DEE6" w14:textId="77777777" w:rsidR="00954F98" w:rsidRPr="00EB4CF7" w:rsidRDefault="00954F98" w:rsidP="00A760AA">
            <w:pPr>
              <w:rPr>
                <w:bCs/>
                <w:sz w:val="22"/>
                <w:szCs w:val="22"/>
              </w:rPr>
            </w:pPr>
            <w:r w:rsidRPr="00EB4CF7">
              <w:rPr>
                <w:bCs/>
                <w:sz w:val="22"/>
                <w:szCs w:val="22"/>
              </w:rPr>
              <w:t>Binôme 2</w:t>
            </w:r>
          </w:p>
        </w:tc>
        <w:tc>
          <w:tcPr>
            <w:tcW w:w="1701" w:type="dxa"/>
            <w:noWrap/>
            <w:hideMark/>
          </w:tcPr>
          <w:p w14:paraId="408E1344" w14:textId="77777777" w:rsidR="00954F98" w:rsidRPr="00EB4CF7" w:rsidRDefault="00954F98" w:rsidP="00A760AA">
            <w:pPr>
              <w:rPr>
                <w:bCs/>
                <w:sz w:val="22"/>
                <w:szCs w:val="22"/>
              </w:rPr>
            </w:pPr>
            <w:r w:rsidRPr="00EB4CF7">
              <w:rPr>
                <w:bCs/>
                <w:sz w:val="22"/>
                <w:szCs w:val="22"/>
              </w:rPr>
              <w:t>Zou</w:t>
            </w:r>
          </w:p>
        </w:tc>
        <w:tc>
          <w:tcPr>
            <w:tcW w:w="3686" w:type="dxa"/>
            <w:noWrap/>
            <w:hideMark/>
          </w:tcPr>
          <w:p w14:paraId="2585FF42" w14:textId="77777777" w:rsidR="00954F98" w:rsidRPr="00EB4CF7" w:rsidRDefault="00954F98" w:rsidP="00A760AA">
            <w:pPr>
              <w:rPr>
                <w:bCs/>
                <w:sz w:val="22"/>
                <w:szCs w:val="22"/>
              </w:rPr>
            </w:pPr>
            <w:r w:rsidRPr="00EB4CF7">
              <w:rPr>
                <w:bCs/>
                <w:sz w:val="22"/>
                <w:szCs w:val="22"/>
              </w:rPr>
              <w:t>Covè-Zagnando-Ouinhi</w:t>
            </w:r>
          </w:p>
        </w:tc>
        <w:tc>
          <w:tcPr>
            <w:tcW w:w="2126" w:type="dxa"/>
            <w:vMerge w:val="restart"/>
            <w:hideMark/>
          </w:tcPr>
          <w:p w14:paraId="209E3B81"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715D8400" w14:textId="77777777" w:rsidR="00954F98" w:rsidRPr="00EB4CF7" w:rsidRDefault="00954F98" w:rsidP="00A760AA">
            <w:pPr>
              <w:rPr>
                <w:bCs/>
                <w:sz w:val="22"/>
                <w:szCs w:val="22"/>
              </w:rPr>
            </w:pPr>
            <w:r w:rsidRPr="00EB4CF7">
              <w:rPr>
                <w:bCs/>
                <w:sz w:val="22"/>
                <w:szCs w:val="22"/>
              </w:rPr>
              <w:t>Pas de difficultés, déjà fini.</w:t>
            </w:r>
          </w:p>
        </w:tc>
      </w:tr>
      <w:tr w:rsidR="00954F98" w:rsidRPr="00EB4CF7" w14:paraId="6EAE3B87" w14:textId="77777777" w:rsidTr="00A760AA">
        <w:trPr>
          <w:trHeight w:val="300"/>
        </w:trPr>
        <w:tc>
          <w:tcPr>
            <w:tcW w:w="1129" w:type="dxa"/>
            <w:vMerge/>
            <w:hideMark/>
          </w:tcPr>
          <w:p w14:paraId="62B762C7" w14:textId="77777777" w:rsidR="00954F98" w:rsidRPr="00EB4CF7" w:rsidRDefault="00954F98" w:rsidP="00A760AA">
            <w:pPr>
              <w:rPr>
                <w:bCs/>
                <w:sz w:val="22"/>
                <w:szCs w:val="22"/>
              </w:rPr>
            </w:pPr>
          </w:p>
        </w:tc>
        <w:tc>
          <w:tcPr>
            <w:tcW w:w="1701" w:type="dxa"/>
            <w:noWrap/>
            <w:hideMark/>
          </w:tcPr>
          <w:p w14:paraId="30555A70" w14:textId="77777777" w:rsidR="00954F98" w:rsidRPr="00EB4CF7" w:rsidRDefault="00954F98" w:rsidP="00A760AA">
            <w:pPr>
              <w:rPr>
                <w:bCs/>
                <w:sz w:val="22"/>
                <w:szCs w:val="22"/>
              </w:rPr>
            </w:pPr>
            <w:r w:rsidRPr="00EB4CF7">
              <w:rPr>
                <w:bCs/>
                <w:sz w:val="22"/>
                <w:szCs w:val="22"/>
              </w:rPr>
              <w:t>Zou</w:t>
            </w:r>
          </w:p>
        </w:tc>
        <w:tc>
          <w:tcPr>
            <w:tcW w:w="3686" w:type="dxa"/>
            <w:noWrap/>
            <w:hideMark/>
          </w:tcPr>
          <w:p w14:paraId="557B54FA" w14:textId="77777777" w:rsidR="00954F98" w:rsidRPr="00EB4CF7" w:rsidRDefault="00954F98" w:rsidP="00A760AA">
            <w:pPr>
              <w:rPr>
                <w:bCs/>
                <w:sz w:val="22"/>
                <w:szCs w:val="22"/>
              </w:rPr>
            </w:pPr>
            <w:r w:rsidRPr="00EB4CF7">
              <w:rPr>
                <w:bCs/>
                <w:sz w:val="22"/>
                <w:szCs w:val="22"/>
              </w:rPr>
              <w:t>Djidja-Abomey-Agbangnizoun</w:t>
            </w:r>
          </w:p>
        </w:tc>
        <w:tc>
          <w:tcPr>
            <w:tcW w:w="2126" w:type="dxa"/>
            <w:vMerge/>
            <w:hideMark/>
          </w:tcPr>
          <w:p w14:paraId="7777CFF0" w14:textId="77777777" w:rsidR="00954F98" w:rsidRPr="00EB4CF7" w:rsidRDefault="00954F98" w:rsidP="00A760AA">
            <w:pPr>
              <w:jc w:val="center"/>
              <w:rPr>
                <w:bCs/>
                <w:sz w:val="22"/>
                <w:szCs w:val="22"/>
              </w:rPr>
            </w:pPr>
          </w:p>
        </w:tc>
        <w:tc>
          <w:tcPr>
            <w:tcW w:w="5670" w:type="dxa"/>
            <w:vMerge/>
            <w:hideMark/>
          </w:tcPr>
          <w:p w14:paraId="4A711137" w14:textId="77777777" w:rsidR="00954F98" w:rsidRPr="00EB4CF7" w:rsidRDefault="00954F98" w:rsidP="00A760AA">
            <w:pPr>
              <w:rPr>
                <w:bCs/>
                <w:sz w:val="22"/>
                <w:szCs w:val="22"/>
              </w:rPr>
            </w:pPr>
          </w:p>
        </w:tc>
      </w:tr>
      <w:tr w:rsidR="00954F98" w:rsidRPr="00EB4CF7" w14:paraId="779DD044" w14:textId="77777777" w:rsidTr="00A760AA">
        <w:trPr>
          <w:trHeight w:val="300"/>
        </w:trPr>
        <w:tc>
          <w:tcPr>
            <w:tcW w:w="1129" w:type="dxa"/>
            <w:vMerge/>
            <w:hideMark/>
          </w:tcPr>
          <w:p w14:paraId="2D2E8E00" w14:textId="77777777" w:rsidR="00954F98" w:rsidRPr="00EB4CF7" w:rsidRDefault="00954F98" w:rsidP="00A760AA">
            <w:pPr>
              <w:rPr>
                <w:bCs/>
                <w:sz w:val="22"/>
                <w:szCs w:val="22"/>
              </w:rPr>
            </w:pPr>
          </w:p>
        </w:tc>
        <w:tc>
          <w:tcPr>
            <w:tcW w:w="1701" w:type="dxa"/>
            <w:noWrap/>
            <w:hideMark/>
          </w:tcPr>
          <w:p w14:paraId="6E0A5576" w14:textId="77777777" w:rsidR="00954F98" w:rsidRPr="00EB4CF7" w:rsidRDefault="00954F98" w:rsidP="00A760AA">
            <w:pPr>
              <w:rPr>
                <w:bCs/>
                <w:sz w:val="22"/>
                <w:szCs w:val="22"/>
              </w:rPr>
            </w:pPr>
            <w:r w:rsidRPr="00EB4CF7">
              <w:rPr>
                <w:bCs/>
                <w:sz w:val="22"/>
                <w:szCs w:val="22"/>
              </w:rPr>
              <w:t>Zou</w:t>
            </w:r>
          </w:p>
        </w:tc>
        <w:tc>
          <w:tcPr>
            <w:tcW w:w="3686" w:type="dxa"/>
            <w:noWrap/>
            <w:hideMark/>
          </w:tcPr>
          <w:p w14:paraId="1D7D8A4D" w14:textId="77777777" w:rsidR="00954F98" w:rsidRPr="00EB4CF7" w:rsidRDefault="00954F98" w:rsidP="00A760AA">
            <w:pPr>
              <w:rPr>
                <w:bCs/>
                <w:sz w:val="22"/>
                <w:szCs w:val="22"/>
              </w:rPr>
            </w:pPr>
            <w:r w:rsidRPr="00EB4CF7">
              <w:rPr>
                <w:bCs/>
                <w:sz w:val="22"/>
                <w:szCs w:val="22"/>
              </w:rPr>
              <w:t>Bohicon-Zogbodomey-Za-kpota</w:t>
            </w:r>
          </w:p>
        </w:tc>
        <w:tc>
          <w:tcPr>
            <w:tcW w:w="2126" w:type="dxa"/>
            <w:vMerge/>
            <w:hideMark/>
          </w:tcPr>
          <w:p w14:paraId="742F7E51" w14:textId="77777777" w:rsidR="00954F98" w:rsidRPr="00EB4CF7" w:rsidRDefault="00954F98" w:rsidP="00A760AA">
            <w:pPr>
              <w:jc w:val="center"/>
              <w:rPr>
                <w:bCs/>
                <w:sz w:val="22"/>
                <w:szCs w:val="22"/>
              </w:rPr>
            </w:pPr>
          </w:p>
        </w:tc>
        <w:tc>
          <w:tcPr>
            <w:tcW w:w="5670" w:type="dxa"/>
            <w:vMerge/>
            <w:hideMark/>
          </w:tcPr>
          <w:p w14:paraId="5D0DDB2A" w14:textId="77777777" w:rsidR="00954F98" w:rsidRPr="00EB4CF7" w:rsidRDefault="00954F98" w:rsidP="00A760AA">
            <w:pPr>
              <w:rPr>
                <w:bCs/>
                <w:sz w:val="22"/>
                <w:szCs w:val="22"/>
              </w:rPr>
            </w:pPr>
          </w:p>
        </w:tc>
      </w:tr>
      <w:tr w:rsidR="00954F98" w:rsidRPr="00EB4CF7" w14:paraId="5405A000" w14:textId="77777777" w:rsidTr="00A760AA">
        <w:trPr>
          <w:trHeight w:val="300"/>
        </w:trPr>
        <w:tc>
          <w:tcPr>
            <w:tcW w:w="1129" w:type="dxa"/>
            <w:vMerge w:val="restart"/>
            <w:noWrap/>
            <w:hideMark/>
          </w:tcPr>
          <w:p w14:paraId="7C4BC420" w14:textId="77777777" w:rsidR="00954F98" w:rsidRPr="00EB4CF7" w:rsidRDefault="00954F98" w:rsidP="00A760AA">
            <w:pPr>
              <w:rPr>
                <w:bCs/>
                <w:sz w:val="22"/>
                <w:szCs w:val="22"/>
              </w:rPr>
            </w:pPr>
            <w:r w:rsidRPr="00EB4CF7">
              <w:rPr>
                <w:bCs/>
                <w:sz w:val="22"/>
                <w:szCs w:val="22"/>
              </w:rPr>
              <w:t>Binôme 3</w:t>
            </w:r>
          </w:p>
        </w:tc>
        <w:tc>
          <w:tcPr>
            <w:tcW w:w="1701" w:type="dxa"/>
            <w:noWrap/>
            <w:hideMark/>
          </w:tcPr>
          <w:p w14:paraId="01AFF08C" w14:textId="77777777" w:rsidR="00954F98" w:rsidRPr="00EB4CF7" w:rsidRDefault="00954F98" w:rsidP="00A760AA">
            <w:pPr>
              <w:rPr>
                <w:bCs/>
                <w:sz w:val="22"/>
                <w:szCs w:val="22"/>
              </w:rPr>
            </w:pPr>
            <w:r w:rsidRPr="00EB4CF7">
              <w:rPr>
                <w:bCs/>
                <w:sz w:val="22"/>
                <w:szCs w:val="22"/>
              </w:rPr>
              <w:t>Borgou</w:t>
            </w:r>
          </w:p>
        </w:tc>
        <w:tc>
          <w:tcPr>
            <w:tcW w:w="3686" w:type="dxa"/>
            <w:noWrap/>
            <w:hideMark/>
          </w:tcPr>
          <w:p w14:paraId="55ABD425" w14:textId="77777777" w:rsidR="00954F98" w:rsidRPr="00EB4CF7" w:rsidRDefault="00954F98" w:rsidP="00A760AA">
            <w:pPr>
              <w:rPr>
                <w:bCs/>
                <w:sz w:val="22"/>
                <w:szCs w:val="22"/>
              </w:rPr>
            </w:pPr>
            <w:r w:rsidRPr="00EB4CF7">
              <w:rPr>
                <w:bCs/>
                <w:sz w:val="22"/>
                <w:szCs w:val="22"/>
              </w:rPr>
              <w:t>Tchaourou</w:t>
            </w:r>
          </w:p>
        </w:tc>
        <w:tc>
          <w:tcPr>
            <w:tcW w:w="2126" w:type="dxa"/>
            <w:vMerge w:val="restart"/>
            <w:hideMark/>
          </w:tcPr>
          <w:p w14:paraId="3BF66C81" w14:textId="77777777" w:rsidR="00954F98" w:rsidRPr="00EB4CF7" w:rsidRDefault="00954F98" w:rsidP="00A760AA">
            <w:pPr>
              <w:jc w:val="center"/>
              <w:rPr>
                <w:bCs/>
                <w:sz w:val="22"/>
                <w:szCs w:val="22"/>
              </w:rPr>
            </w:pPr>
            <w:r w:rsidRPr="00EB4CF7">
              <w:rPr>
                <w:bCs/>
                <w:sz w:val="22"/>
                <w:szCs w:val="22"/>
              </w:rPr>
              <w:t>90,2</w:t>
            </w:r>
          </w:p>
        </w:tc>
        <w:tc>
          <w:tcPr>
            <w:tcW w:w="5670" w:type="dxa"/>
            <w:vMerge w:val="restart"/>
            <w:hideMark/>
          </w:tcPr>
          <w:p w14:paraId="77AD7244" w14:textId="77777777" w:rsidR="00954F98" w:rsidRPr="00EB4CF7" w:rsidRDefault="00954F98" w:rsidP="00A760AA">
            <w:pPr>
              <w:rPr>
                <w:bCs/>
                <w:sz w:val="22"/>
                <w:szCs w:val="22"/>
              </w:rPr>
            </w:pPr>
            <w:r w:rsidRPr="00EB4CF7">
              <w:rPr>
                <w:bCs/>
                <w:sz w:val="22"/>
                <w:szCs w:val="22"/>
              </w:rPr>
              <w:t>- Non collaboration des acteurs des zones sanitaires de Parakou-N'Dali et de Tchaourou à fournir les informations.</w:t>
            </w:r>
          </w:p>
        </w:tc>
      </w:tr>
      <w:tr w:rsidR="00954F98" w:rsidRPr="00EB4CF7" w14:paraId="494596B7" w14:textId="77777777" w:rsidTr="00A760AA">
        <w:trPr>
          <w:trHeight w:val="300"/>
        </w:trPr>
        <w:tc>
          <w:tcPr>
            <w:tcW w:w="1129" w:type="dxa"/>
            <w:vMerge/>
            <w:hideMark/>
          </w:tcPr>
          <w:p w14:paraId="76D7FF3B" w14:textId="77777777" w:rsidR="00954F98" w:rsidRPr="00EB4CF7" w:rsidRDefault="00954F98" w:rsidP="00A760AA">
            <w:pPr>
              <w:rPr>
                <w:bCs/>
                <w:sz w:val="22"/>
                <w:szCs w:val="22"/>
              </w:rPr>
            </w:pPr>
          </w:p>
        </w:tc>
        <w:tc>
          <w:tcPr>
            <w:tcW w:w="1701" w:type="dxa"/>
            <w:noWrap/>
            <w:hideMark/>
          </w:tcPr>
          <w:p w14:paraId="57677577" w14:textId="77777777" w:rsidR="00954F98" w:rsidRPr="00EB4CF7" w:rsidRDefault="00954F98" w:rsidP="00A760AA">
            <w:pPr>
              <w:rPr>
                <w:bCs/>
                <w:sz w:val="22"/>
                <w:szCs w:val="22"/>
              </w:rPr>
            </w:pPr>
            <w:r w:rsidRPr="00EB4CF7">
              <w:rPr>
                <w:bCs/>
                <w:sz w:val="22"/>
                <w:szCs w:val="22"/>
              </w:rPr>
              <w:t>Borgou</w:t>
            </w:r>
          </w:p>
        </w:tc>
        <w:tc>
          <w:tcPr>
            <w:tcW w:w="3686" w:type="dxa"/>
            <w:noWrap/>
            <w:hideMark/>
          </w:tcPr>
          <w:p w14:paraId="371239F6" w14:textId="77777777" w:rsidR="00954F98" w:rsidRPr="00EB4CF7" w:rsidRDefault="00954F98" w:rsidP="00A760AA">
            <w:pPr>
              <w:rPr>
                <w:bCs/>
                <w:sz w:val="22"/>
                <w:szCs w:val="22"/>
              </w:rPr>
            </w:pPr>
            <w:r w:rsidRPr="00EB4CF7">
              <w:rPr>
                <w:bCs/>
                <w:sz w:val="22"/>
                <w:szCs w:val="22"/>
              </w:rPr>
              <w:t>Parakou-N'Dali</w:t>
            </w:r>
          </w:p>
        </w:tc>
        <w:tc>
          <w:tcPr>
            <w:tcW w:w="2126" w:type="dxa"/>
            <w:vMerge/>
            <w:hideMark/>
          </w:tcPr>
          <w:p w14:paraId="51466324" w14:textId="77777777" w:rsidR="00954F98" w:rsidRPr="00EB4CF7" w:rsidRDefault="00954F98" w:rsidP="00A760AA">
            <w:pPr>
              <w:jc w:val="center"/>
              <w:rPr>
                <w:bCs/>
                <w:sz w:val="22"/>
                <w:szCs w:val="22"/>
              </w:rPr>
            </w:pPr>
          </w:p>
        </w:tc>
        <w:tc>
          <w:tcPr>
            <w:tcW w:w="5670" w:type="dxa"/>
            <w:vMerge/>
            <w:hideMark/>
          </w:tcPr>
          <w:p w14:paraId="14562E94" w14:textId="77777777" w:rsidR="00954F98" w:rsidRPr="00EB4CF7" w:rsidRDefault="00954F98" w:rsidP="00A760AA">
            <w:pPr>
              <w:rPr>
                <w:bCs/>
                <w:sz w:val="22"/>
                <w:szCs w:val="22"/>
              </w:rPr>
            </w:pPr>
          </w:p>
        </w:tc>
      </w:tr>
      <w:tr w:rsidR="00954F98" w:rsidRPr="00EB4CF7" w14:paraId="7C25EC37" w14:textId="77777777" w:rsidTr="00A760AA">
        <w:trPr>
          <w:trHeight w:val="300"/>
        </w:trPr>
        <w:tc>
          <w:tcPr>
            <w:tcW w:w="1129" w:type="dxa"/>
            <w:vMerge/>
            <w:hideMark/>
          </w:tcPr>
          <w:p w14:paraId="0DB3D81B" w14:textId="77777777" w:rsidR="00954F98" w:rsidRPr="00EB4CF7" w:rsidRDefault="00954F98" w:rsidP="00A760AA">
            <w:pPr>
              <w:rPr>
                <w:bCs/>
                <w:sz w:val="22"/>
                <w:szCs w:val="22"/>
              </w:rPr>
            </w:pPr>
          </w:p>
        </w:tc>
        <w:tc>
          <w:tcPr>
            <w:tcW w:w="1701" w:type="dxa"/>
            <w:noWrap/>
            <w:hideMark/>
          </w:tcPr>
          <w:p w14:paraId="47762D52" w14:textId="77777777" w:rsidR="00954F98" w:rsidRPr="00EB4CF7" w:rsidRDefault="00954F98" w:rsidP="00A760AA">
            <w:pPr>
              <w:rPr>
                <w:bCs/>
                <w:sz w:val="22"/>
                <w:szCs w:val="22"/>
              </w:rPr>
            </w:pPr>
            <w:r w:rsidRPr="00EB4CF7">
              <w:rPr>
                <w:bCs/>
                <w:sz w:val="22"/>
                <w:szCs w:val="22"/>
              </w:rPr>
              <w:t>Borgou</w:t>
            </w:r>
          </w:p>
        </w:tc>
        <w:tc>
          <w:tcPr>
            <w:tcW w:w="3686" w:type="dxa"/>
            <w:noWrap/>
            <w:hideMark/>
          </w:tcPr>
          <w:p w14:paraId="1BB56E65" w14:textId="77777777" w:rsidR="00954F98" w:rsidRPr="00EB4CF7" w:rsidRDefault="00954F98" w:rsidP="00A760AA">
            <w:pPr>
              <w:rPr>
                <w:bCs/>
                <w:sz w:val="22"/>
                <w:szCs w:val="22"/>
              </w:rPr>
            </w:pPr>
            <w:r w:rsidRPr="00EB4CF7">
              <w:rPr>
                <w:bCs/>
                <w:sz w:val="22"/>
                <w:szCs w:val="22"/>
              </w:rPr>
              <w:t>Nikki-kalalé-Pèrèrè</w:t>
            </w:r>
          </w:p>
        </w:tc>
        <w:tc>
          <w:tcPr>
            <w:tcW w:w="2126" w:type="dxa"/>
            <w:vMerge/>
            <w:hideMark/>
          </w:tcPr>
          <w:p w14:paraId="1A58D6BC" w14:textId="77777777" w:rsidR="00954F98" w:rsidRPr="00EB4CF7" w:rsidRDefault="00954F98" w:rsidP="00A760AA">
            <w:pPr>
              <w:jc w:val="center"/>
              <w:rPr>
                <w:bCs/>
                <w:sz w:val="22"/>
                <w:szCs w:val="22"/>
              </w:rPr>
            </w:pPr>
          </w:p>
        </w:tc>
        <w:tc>
          <w:tcPr>
            <w:tcW w:w="5670" w:type="dxa"/>
            <w:vMerge/>
            <w:hideMark/>
          </w:tcPr>
          <w:p w14:paraId="5D32AD0E" w14:textId="77777777" w:rsidR="00954F98" w:rsidRPr="00EB4CF7" w:rsidRDefault="00954F98" w:rsidP="00A760AA">
            <w:pPr>
              <w:rPr>
                <w:bCs/>
                <w:sz w:val="22"/>
                <w:szCs w:val="22"/>
              </w:rPr>
            </w:pPr>
          </w:p>
        </w:tc>
      </w:tr>
      <w:tr w:rsidR="00954F98" w:rsidRPr="00EB4CF7" w14:paraId="0DE5DC7C" w14:textId="77777777" w:rsidTr="00A760AA">
        <w:trPr>
          <w:trHeight w:val="300"/>
        </w:trPr>
        <w:tc>
          <w:tcPr>
            <w:tcW w:w="1129" w:type="dxa"/>
            <w:vMerge w:val="restart"/>
            <w:noWrap/>
            <w:hideMark/>
          </w:tcPr>
          <w:p w14:paraId="55E3FD07" w14:textId="77777777" w:rsidR="00954F98" w:rsidRPr="00EB4CF7" w:rsidRDefault="00954F98" w:rsidP="00A760AA">
            <w:pPr>
              <w:rPr>
                <w:bCs/>
                <w:sz w:val="22"/>
                <w:szCs w:val="22"/>
              </w:rPr>
            </w:pPr>
            <w:r w:rsidRPr="00EB4CF7">
              <w:rPr>
                <w:bCs/>
                <w:sz w:val="22"/>
                <w:szCs w:val="22"/>
              </w:rPr>
              <w:t>Binôme 4</w:t>
            </w:r>
          </w:p>
        </w:tc>
        <w:tc>
          <w:tcPr>
            <w:tcW w:w="1701" w:type="dxa"/>
            <w:noWrap/>
            <w:hideMark/>
          </w:tcPr>
          <w:p w14:paraId="266EE9E9" w14:textId="77777777" w:rsidR="00954F98" w:rsidRPr="00EB4CF7" w:rsidRDefault="00954F98" w:rsidP="00A760AA">
            <w:pPr>
              <w:rPr>
                <w:bCs/>
                <w:sz w:val="22"/>
                <w:szCs w:val="22"/>
              </w:rPr>
            </w:pPr>
            <w:r w:rsidRPr="00EB4CF7">
              <w:rPr>
                <w:bCs/>
                <w:sz w:val="22"/>
                <w:szCs w:val="22"/>
              </w:rPr>
              <w:t xml:space="preserve">Collines </w:t>
            </w:r>
          </w:p>
        </w:tc>
        <w:tc>
          <w:tcPr>
            <w:tcW w:w="3686" w:type="dxa"/>
            <w:noWrap/>
            <w:hideMark/>
          </w:tcPr>
          <w:p w14:paraId="0810467F" w14:textId="77777777" w:rsidR="00954F98" w:rsidRPr="00EB4CF7" w:rsidRDefault="00954F98" w:rsidP="00A760AA">
            <w:pPr>
              <w:rPr>
                <w:bCs/>
                <w:sz w:val="22"/>
                <w:szCs w:val="22"/>
              </w:rPr>
            </w:pPr>
            <w:r w:rsidRPr="00EB4CF7">
              <w:rPr>
                <w:bCs/>
                <w:sz w:val="22"/>
                <w:szCs w:val="22"/>
              </w:rPr>
              <w:t>Dassa-Glazoué</w:t>
            </w:r>
          </w:p>
        </w:tc>
        <w:tc>
          <w:tcPr>
            <w:tcW w:w="2126" w:type="dxa"/>
            <w:vMerge w:val="restart"/>
            <w:hideMark/>
          </w:tcPr>
          <w:p w14:paraId="736D281C" w14:textId="77777777" w:rsidR="00954F98" w:rsidRPr="00EB4CF7" w:rsidRDefault="00954F98" w:rsidP="00A760AA">
            <w:pPr>
              <w:jc w:val="center"/>
              <w:rPr>
                <w:bCs/>
                <w:sz w:val="22"/>
                <w:szCs w:val="22"/>
              </w:rPr>
            </w:pPr>
            <w:r w:rsidRPr="00EB4CF7">
              <w:rPr>
                <w:bCs/>
                <w:sz w:val="22"/>
                <w:szCs w:val="22"/>
              </w:rPr>
              <w:t>41,0</w:t>
            </w:r>
          </w:p>
        </w:tc>
        <w:tc>
          <w:tcPr>
            <w:tcW w:w="5670" w:type="dxa"/>
            <w:vMerge w:val="restart"/>
            <w:hideMark/>
          </w:tcPr>
          <w:p w14:paraId="3DA8C04B" w14:textId="77777777" w:rsidR="00954F98" w:rsidRPr="00EB4CF7" w:rsidRDefault="00954F98" w:rsidP="00A760AA">
            <w:pPr>
              <w:rPr>
                <w:bCs/>
                <w:sz w:val="22"/>
                <w:szCs w:val="22"/>
              </w:rPr>
            </w:pPr>
            <w:r w:rsidRPr="00EB4CF7">
              <w:rPr>
                <w:bCs/>
                <w:sz w:val="22"/>
                <w:szCs w:val="22"/>
              </w:rPr>
              <w:t xml:space="preserve">- Non disponibilité des données concernant l'outil "Formation sanitaire" par endroit au niveau des zones sanitaires ; </w:t>
            </w:r>
            <w:r w:rsidRPr="00EB4CF7">
              <w:rPr>
                <w:bCs/>
                <w:sz w:val="22"/>
                <w:szCs w:val="22"/>
              </w:rPr>
              <w:br/>
              <w:t xml:space="preserve">- Non collaboration des acteurs des zones sanitaires pour aider à avoir les informations disponibles par rapport à l'outil "Formation sanitaire". </w:t>
            </w:r>
          </w:p>
        </w:tc>
      </w:tr>
      <w:tr w:rsidR="00954F98" w:rsidRPr="00EB4CF7" w14:paraId="2A4AF484" w14:textId="77777777" w:rsidTr="00A760AA">
        <w:trPr>
          <w:trHeight w:val="300"/>
        </w:trPr>
        <w:tc>
          <w:tcPr>
            <w:tcW w:w="1129" w:type="dxa"/>
            <w:vMerge/>
            <w:hideMark/>
          </w:tcPr>
          <w:p w14:paraId="46482F5A" w14:textId="77777777" w:rsidR="00954F98" w:rsidRPr="00EB4CF7" w:rsidRDefault="00954F98" w:rsidP="00A760AA">
            <w:pPr>
              <w:rPr>
                <w:bCs/>
                <w:sz w:val="22"/>
                <w:szCs w:val="22"/>
              </w:rPr>
            </w:pPr>
          </w:p>
        </w:tc>
        <w:tc>
          <w:tcPr>
            <w:tcW w:w="1701" w:type="dxa"/>
            <w:noWrap/>
            <w:hideMark/>
          </w:tcPr>
          <w:p w14:paraId="5A4D7346" w14:textId="77777777" w:rsidR="00954F98" w:rsidRPr="00EB4CF7" w:rsidRDefault="00954F98" w:rsidP="00A760AA">
            <w:pPr>
              <w:rPr>
                <w:bCs/>
                <w:sz w:val="22"/>
                <w:szCs w:val="22"/>
              </w:rPr>
            </w:pPr>
            <w:r w:rsidRPr="00EB4CF7">
              <w:rPr>
                <w:bCs/>
                <w:sz w:val="22"/>
                <w:szCs w:val="22"/>
              </w:rPr>
              <w:t xml:space="preserve">Collines </w:t>
            </w:r>
          </w:p>
        </w:tc>
        <w:tc>
          <w:tcPr>
            <w:tcW w:w="3686" w:type="dxa"/>
            <w:noWrap/>
            <w:hideMark/>
          </w:tcPr>
          <w:p w14:paraId="684C2DA0" w14:textId="77777777" w:rsidR="00954F98" w:rsidRPr="00EB4CF7" w:rsidRDefault="00954F98" w:rsidP="00A760AA">
            <w:pPr>
              <w:rPr>
                <w:bCs/>
                <w:sz w:val="22"/>
                <w:szCs w:val="22"/>
              </w:rPr>
            </w:pPr>
            <w:r w:rsidRPr="00EB4CF7">
              <w:rPr>
                <w:bCs/>
                <w:sz w:val="22"/>
                <w:szCs w:val="22"/>
              </w:rPr>
              <w:t>Savè-Ouessè</w:t>
            </w:r>
          </w:p>
        </w:tc>
        <w:tc>
          <w:tcPr>
            <w:tcW w:w="2126" w:type="dxa"/>
            <w:vMerge/>
            <w:hideMark/>
          </w:tcPr>
          <w:p w14:paraId="4D7F543A" w14:textId="77777777" w:rsidR="00954F98" w:rsidRPr="00EB4CF7" w:rsidRDefault="00954F98" w:rsidP="00A760AA">
            <w:pPr>
              <w:jc w:val="center"/>
              <w:rPr>
                <w:bCs/>
                <w:sz w:val="22"/>
                <w:szCs w:val="22"/>
              </w:rPr>
            </w:pPr>
          </w:p>
        </w:tc>
        <w:tc>
          <w:tcPr>
            <w:tcW w:w="5670" w:type="dxa"/>
            <w:vMerge/>
            <w:hideMark/>
          </w:tcPr>
          <w:p w14:paraId="28CF0DA3" w14:textId="77777777" w:rsidR="00954F98" w:rsidRPr="00EB4CF7" w:rsidRDefault="00954F98" w:rsidP="00A760AA">
            <w:pPr>
              <w:rPr>
                <w:bCs/>
                <w:sz w:val="22"/>
                <w:szCs w:val="22"/>
              </w:rPr>
            </w:pPr>
          </w:p>
        </w:tc>
      </w:tr>
      <w:tr w:rsidR="00954F98" w:rsidRPr="00EB4CF7" w14:paraId="61FEB1B2" w14:textId="77777777" w:rsidTr="00A760AA">
        <w:trPr>
          <w:trHeight w:val="300"/>
        </w:trPr>
        <w:tc>
          <w:tcPr>
            <w:tcW w:w="1129" w:type="dxa"/>
            <w:vMerge w:val="restart"/>
            <w:noWrap/>
            <w:hideMark/>
          </w:tcPr>
          <w:p w14:paraId="18933EAD" w14:textId="77777777" w:rsidR="00954F98" w:rsidRPr="00EB4CF7" w:rsidRDefault="00954F98" w:rsidP="00A760AA">
            <w:pPr>
              <w:rPr>
                <w:bCs/>
                <w:sz w:val="22"/>
                <w:szCs w:val="22"/>
              </w:rPr>
            </w:pPr>
            <w:r w:rsidRPr="00EB4CF7">
              <w:rPr>
                <w:bCs/>
                <w:sz w:val="22"/>
                <w:szCs w:val="22"/>
              </w:rPr>
              <w:t>Binôme 5</w:t>
            </w:r>
          </w:p>
        </w:tc>
        <w:tc>
          <w:tcPr>
            <w:tcW w:w="1701" w:type="dxa"/>
            <w:noWrap/>
            <w:hideMark/>
          </w:tcPr>
          <w:p w14:paraId="63D83AB4" w14:textId="77777777" w:rsidR="00954F98" w:rsidRPr="00EB4CF7" w:rsidRDefault="00954F98" w:rsidP="00A760AA">
            <w:pPr>
              <w:rPr>
                <w:bCs/>
                <w:sz w:val="22"/>
                <w:szCs w:val="22"/>
              </w:rPr>
            </w:pPr>
            <w:r w:rsidRPr="00EB4CF7">
              <w:rPr>
                <w:bCs/>
                <w:sz w:val="22"/>
                <w:szCs w:val="22"/>
              </w:rPr>
              <w:t>Littoral</w:t>
            </w:r>
          </w:p>
        </w:tc>
        <w:tc>
          <w:tcPr>
            <w:tcW w:w="3686" w:type="dxa"/>
            <w:noWrap/>
            <w:hideMark/>
          </w:tcPr>
          <w:p w14:paraId="7950ECA5" w14:textId="77777777" w:rsidR="00954F98" w:rsidRPr="00EB4CF7" w:rsidRDefault="00954F98" w:rsidP="00A760AA">
            <w:pPr>
              <w:rPr>
                <w:bCs/>
                <w:sz w:val="22"/>
                <w:szCs w:val="22"/>
              </w:rPr>
            </w:pPr>
            <w:r w:rsidRPr="00EB4CF7">
              <w:rPr>
                <w:bCs/>
                <w:sz w:val="22"/>
                <w:szCs w:val="22"/>
              </w:rPr>
              <w:t>Cotonou 2-Cotonou 3</w:t>
            </w:r>
          </w:p>
        </w:tc>
        <w:tc>
          <w:tcPr>
            <w:tcW w:w="2126" w:type="dxa"/>
            <w:vMerge w:val="restart"/>
            <w:hideMark/>
          </w:tcPr>
          <w:p w14:paraId="30936D4E" w14:textId="77777777" w:rsidR="00954F98" w:rsidRPr="00EB4CF7" w:rsidRDefault="00954F98" w:rsidP="00A760AA">
            <w:pPr>
              <w:jc w:val="center"/>
              <w:rPr>
                <w:bCs/>
                <w:sz w:val="22"/>
                <w:szCs w:val="22"/>
              </w:rPr>
            </w:pPr>
            <w:r w:rsidRPr="00EB4CF7">
              <w:rPr>
                <w:bCs/>
                <w:sz w:val="22"/>
                <w:szCs w:val="22"/>
              </w:rPr>
              <w:t>96,2</w:t>
            </w:r>
          </w:p>
        </w:tc>
        <w:tc>
          <w:tcPr>
            <w:tcW w:w="5670" w:type="dxa"/>
            <w:vMerge w:val="restart"/>
            <w:hideMark/>
          </w:tcPr>
          <w:p w14:paraId="22D50A73" w14:textId="77777777" w:rsidR="00954F98" w:rsidRPr="00EB4CF7" w:rsidRDefault="00954F98" w:rsidP="00A760AA">
            <w:pPr>
              <w:rPr>
                <w:bCs/>
                <w:sz w:val="22"/>
                <w:szCs w:val="22"/>
              </w:rPr>
            </w:pPr>
            <w:r w:rsidRPr="00EB4CF7">
              <w:rPr>
                <w:bCs/>
                <w:sz w:val="22"/>
                <w:szCs w:val="22"/>
              </w:rPr>
              <w:t>- Absence de données fiables et d'archives sur le personnel de santé dans les formations sanitaires ;</w:t>
            </w:r>
            <w:r w:rsidRPr="00EB4CF7">
              <w:rPr>
                <w:bCs/>
                <w:sz w:val="22"/>
                <w:szCs w:val="22"/>
              </w:rPr>
              <w:br/>
              <w:t>- Mauvaise foi de certains agents de santé et de certains agents de la zone sanitaire ;</w:t>
            </w:r>
            <w:r w:rsidRPr="00EB4CF7">
              <w:rPr>
                <w:bCs/>
                <w:sz w:val="22"/>
                <w:szCs w:val="22"/>
              </w:rPr>
              <w:br/>
              <w:t>- Trop de va et vient sans l'obtention des données souhaitées.</w:t>
            </w:r>
          </w:p>
        </w:tc>
      </w:tr>
      <w:tr w:rsidR="00954F98" w:rsidRPr="00EB4CF7" w14:paraId="4305E6C7" w14:textId="77777777" w:rsidTr="00A760AA">
        <w:trPr>
          <w:trHeight w:val="300"/>
        </w:trPr>
        <w:tc>
          <w:tcPr>
            <w:tcW w:w="1129" w:type="dxa"/>
            <w:vMerge/>
            <w:hideMark/>
          </w:tcPr>
          <w:p w14:paraId="02F3E44B" w14:textId="77777777" w:rsidR="00954F98" w:rsidRPr="00EB4CF7" w:rsidRDefault="00954F98" w:rsidP="00A760AA">
            <w:pPr>
              <w:rPr>
                <w:bCs/>
                <w:sz w:val="22"/>
                <w:szCs w:val="22"/>
              </w:rPr>
            </w:pPr>
          </w:p>
        </w:tc>
        <w:tc>
          <w:tcPr>
            <w:tcW w:w="1701" w:type="dxa"/>
            <w:noWrap/>
            <w:hideMark/>
          </w:tcPr>
          <w:p w14:paraId="6189B090" w14:textId="77777777" w:rsidR="00954F98" w:rsidRPr="00EB4CF7" w:rsidRDefault="00954F98" w:rsidP="00A760AA">
            <w:pPr>
              <w:rPr>
                <w:bCs/>
                <w:sz w:val="22"/>
                <w:szCs w:val="22"/>
              </w:rPr>
            </w:pPr>
            <w:r w:rsidRPr="00EB4CF7">
              <w:rPr>
                <w:bCs/>
                <w:sz w:val="22"/>
                <w:szCs w:val="22"/>
              </w:rPr>
              <w:t>Littoral</w:t>
            </w:r>
          </w:p>
        </w:tc>
        <w:tc>
          <w:tcPr>
            <w:tcW w:w="3686" w:type="dxa"/>
            <w:noWrap/>
            <w:hideMark/>
          </w:tcPr>
          <w:p w14:paraId="7A4781AB" w14:textId="77777777" w:rsidR="00954F98" w:rsidRPr="00EB4CF7" w:rsidRDefault="00954F98" w:rsidP="00A760AA">
            <w:pPr>
              <w:rPr>
                <w:bCs/>
                <w:sz w:val="22"/>
                <w:szCs w:val="22"/>
              </w:rPr>
            </w:pPr>
            <w:r w:rsidRPr="00EB4CF7">
              <w:rPr>
                <w:bCs/>
                <w:sz w:val="22"/>
                <w:szCs w:val="22"/>
              </w:rPr>
              <w:t>Porto-Novo-Sèmè-kpodji-Aguégués</w:t>
            </w:r>
          </w:p>
        </w:tc>
        <w:tc>
          <w:tcPr>
            <w:tcW w:w="2126" w:type="dxa"/>
            <w:vMerge/>
            <w:hideMark/>
          </w:tcPr>
          <w:p w14:paraId="2446698B" w14:textId="77777777" w:rsidR="00954F98" w:rsidRPr="00EB4CF7" w:rsidRDefault="00954F98" w:rsidP="00A760AA">
            <w:pPr>
              <w:jc w:val="center"/>
              <w:rPr>
                <w:bCs/>
                <w:sz w:val="22"/>
                <w:szCs w:val="22"/>
              </w:rPr>
            </w:pPr>
          </w:p>
        </w:tc>
        <w:tc>
          <w:tcPr>
            <w:tcW w:w="5670" w:type="dxa"/>
            <w:vMerge/>
            <w:hideMark/>
          </w:tcPr>
          <w:p w14:paraId="3C4BCD0B" w14:textId="77777777" w:rsidR="00954F98" w:rsidRPr="00EB4CF7" w:rsidRDefault="00954F98" w:rsidP="00A760AA">
            <w:pPr>
              <w:rPr>
                <w:bCs/>
                <w:sz w:val="22"/>
                <w:szCs w:val="22"/>
              </w:rPr>
            </w:pPr>
          </w:p>
        </w:tc>
      </w:tr>
      <w:tr w:rsidR="00954F98" w:rsidRPr="00EB4CF7" w14:paraId="023B4FED" w14:textId="77777777" w:rsidTr="00A760AA">
        <w:trPr>
          <w:trHeight w:val="300"/>
        </w:trPr>
        <w:tc>
          <w:tcPr>
            <w:tcW w:w="1129" w:type="dxa"/>
            <w:vMerge w:val="restart"/>
            <w:noWrap/>
            <w:hideMark/>
          </w:tcPr>
          <w:p w14:paraId="54733A95" w14:textId="77777777" w:rsidR="00954F98" w:rsidRPr="00EB4CF7" w:rsidRDefault="00954F98" w:rsidP="00A760AA">
            <w:pPr>
              <w:rPr>
                <w:bCs/>
                <w:sz w:val="22"/>
                <w:szCs w:val="22"/>
              </w:rPr>
            </w:pPr>
            <w:r w:rsidRPr="00EB4CF7">
              <w:rPr>
                <w:bCs/>
                <w:sz w:val="22"/>
                <w:szCs w:val="22"/>
              </w:rPr>
              <w:t>Binôme 6</w:t>
            </w:r>
          </w:p>
        </w:tc>
        <w:tc>
          <w:tcPr>
            <w:tcW w:w="1701" w:type="dxa"/>
            <w:noWrap/>
            <w:hideMark/>
          </w:tcPr>
          <w:p w14:paraId="639B3B3F" w14:textId="77777777" w:rsidR="00954F98" w:rsidRPr="00EB4CF7" w:rsidRDefault="00954F98" w:rsidP="00A760AA">
            <w:pPr>
              <w:rPr>
                <w:bCs/>
                <w:sz w:val="22"/>
                <w:szCs w:val="22"/>
              </w:rPr>
            </w:pPr>
            <w:r w:rsidRPr="00EB4CF7">
              <w:rPr>
                <w:bCs/>
                <w:sz w:val="22"/>
                <w:szCs w:val="22"/>
              </w:rPr>
              <w:t>Littoral</w:t>
            </w:r>
          </w:p>
        </w:tc>
        <w:tc>
          <w:tcPr>
            <w:tcW w:w="3686" w:type="dxa"/>
            <w:noWrap/>
            <w:hideMark/>
          </w:tcPr>
          <w:p w14:paraId="553CC6EA" w14:textId="77777777" w:rsidR="00954F98" w:rsidRPr="00EB4CF7" w:rsidRDefault="00954F98" w:rsidP="00A760AA">
            <w:pPr>
              <w:rPr>
                <w:bCs/>
                <w:sz w:val="22"/>
                <w:szCs w:val="22"/>
              </w:rPr>
            </w:pPr>
            <w:r w:rsidRPr="00EB4CF7">
              <w:rPr>
                <w:bCs/>
                <w:sz w:val="22"/>
                <w:szCs w:val="22"/>
              </w:rPr>
              <w:t>Cotonou 1 &amp; 4</w:t>
            </w:r>
          </w:p>
        </w:tc>
        <w:tc>
          <w:tcPr>
            <w:tcW w:w="2126" w:type="dxa"/>
            <w:vMerge w:val="restart"/>
            <w:hideMark/>
          </w:tcPr>
          <w:p w14:paraId="17A7CF7C"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1BCF7EAC" w14:textId="77777777" w:rsidR="00954F98" w:rsidRPr="00EB4CF7" w:rsidRDefault="00954F98" w:rsidP="00A760AA">
            <w:pPr>
              <w:rPr>
                <w:bCs/>
                <w:sz w:val="22"/>
                <w:szCs w:val="22"/>
              </w:rPr>
            </w:pPr>
            <w:r w:rsidRPr="00EB4CF7">
              <w:rPr>
                <w:bCs/>
                <w:sz w:val="22"/>
                <w:szCs w:val="22"/>
              </w:rPr>
              <w:t>- Non fiabilité des bases de données pour le remplissage de l'outil "Formation sanitaire" au niveau des centres de santé.</w:t>
            </w:r>
          </w:p>
        </w:tc>
      </w:tr>
      <w:tr w:rsidR="00954F98" w:rsidRPr="00EB4CF7" w14:paraId="272A366B" w14:textId="77777777" w:rsidTr="00A760AA">
        <w:trPr>
          <w:trHeight w:val="300"/>
        </w:trPr>
        <w:tc>
          <w:tcPr>
            <w:tcW w:w="1129" w:type="dxa"/>
            <w:vMerge/>
            <w:hideMark/>
          </w:tcPr>
          <w:p w14:paraId="3875D67E" w14:textId="77777777" w:rsidR="00954F98" w:rsidRPr="00EB4CF7" w:rsidRDefault="00954F98" w:rsidP="00A760AA">
            <w:pPr>
              <w:rPr>
                <w:bCs/>
                <w:sz w:val="22"/>
                <w:szCs w:val="22"/>
              </w:rPr>
            </w:pPr>
          </w:p>
        </w:tc>
        <w:tc>
          <w:tcPr>
            <w:tcW w:w="1701" w:type="dxa"/>
            <w:noWrap/>
            <w:hideMark/>
          </w:tcPr>
          <w:p w14:paraId="1BB27DBD" w14:textId="77777777" w:rsidR="00954F98" w:rsidRPr="00EB4CF7" w:rsidRDefault="00954F98" w:rsidP="00A760AA">
            <w:pPr>
              <w:rPr>
                <w:bCs/>
                <w:sz w:val="22"/>
                <w:szCs w:val="22"/>
              </w:rPr>
            </w:pPr>
            <w:r w:rsidRPr="00EB4CF7">
              <w:rPr>
                <w:bCs/>
                <w:sz w:val="22"/>
                <w:szCs w:val="22"/>
              </w:rPr>
              <w:t>Littoral</w:t>
            </w:r>
          </w:p>
        </w:tc>
        <w:tc>
          <w:tcPr>
            <w:tcW w:w="3686" w:type="dxa"/>
            <w:noWrap/>
            <w:hideMark/>
          </w:tcPr>
          <w:p w14:paraId="298E7D99" w14:textId="77777777" w:rsidR="00954F98" w:rsidRPr="00EB4CF7" w:rsidRDefault="00954F98" w:rsidP="00A760AA">
            <w:pPr>
              <w:rPr>
                <w:bCs/>
                <w:sz w:val="22"/>
                <w:szCs w:val="22"/>
              </w:rPr>
            </w:pPr>
            <w:r w:rsidRPr="00EB4CF7">
              <w:rPr>
                <w:bCs/>
                <w:sz w:val="22"/>
                <w:szCs w:val="22"/>
              </w:rPr>
              <w:t>Cotonou 6</w:t>
            </w:r>
          </w:p>
        </w:tc>
        <w:tc>
          <w:tcPr>
            <w:tcW w:w="2126" w:type="dxa"/>
            <w:vMerge/>
            <w:hideMark/>
          </w:tcPr>
          <w:p w14:paraId="5A752A6D" w14:textId="77777777" w:rsidR="00954F98" w:rsidRPr="00EB4CF7" w:rsidRDefault="00954F98" w:rsidP="00A760AA">
            <w:pPr>
              <w:jc w:val="center"/>
              <w:rPr>
                <w:bCs/>
                <w:sz w:val="22"/>
                <w:szCs w:val="22"/>
              </w:rPr>
            </w:pPr>
          </w:p>
        </w:tc>
        <w:tc>
          <w:tcPr>
            <w:tcW w:w="5670" w:type="dxa"/>
            <w:vMerge/>
            <w:hideMark/>
          </w:tcPr>
          <w:p w14:paraId="5BE97B40" w14:textId="77777777" w:rsidR="00954F98" w:rsidRPr="00EB4CF7" w:rsidRDefault="00954F98" w:rsidP="00A760AA">
            <w:pPr>
              <w:rPr>
                <w:bCs/>
                <w:sz w:val="22"/>
                <w:szCs w:val="22"/>
              </w:rPr>
            </w:pPr>
          </w:p>
        </w:tc>
      </w:tr>
      <w:tr w:rsidR="00954F98" w:rsidRPr="00EB4CF7" w14:paraId="5BAA5C73" w14:textId="77777777" w:rsidTr="00A760AA">
        <w:trPr>
          <w:trHeight w:val="300"/>
        </w:trPr>
        <w:tc>
          <w:tcPr>
            <w:tcW w:w="1129" w:type="dxa"/>
            <w:vMerge w:val="restart"/>
            <w:noWrap/>
            <w:hideMark/>
          </w:tcPr>
          <w:p w14:paraId="19767D7E" w14:textId="77777777" w:rsidR="00954F98" w:rsidRPr="00EB4CF7" w:rsidRDefault="00954F98" w:rsidP="00A760AA">
            <w:pPr>
              <w:rPr>
                <w:bCs/>
                <w:sz w:val="22"/>
                <w:szCs w:val="22"/>
              </w:rPr>
            </w:pPr>
            <w:r w:rsidRPr="00EB4CF7">
              <w:rPr>
                <w:bCs/>
                <w:sz w:val="22"/>
                <w:szCs w:val="22"/>
              </w:rPr>
              <w:t>Binôme 7</w:t>
            </w:r>
          </w:p>
        </w:tc>
        <w:tc>
          <w:tcPr>
            <w:tcW w:w="1701" w:type="dxa"/>
            <w:noWrap/>
            <w:hideMark/>
          </w:tcPr>
          <w:p w14:paraId="71B8FD59" w14:textId="77777777" w:rsidR="00954F98" w:rsidRPr="00EB4CF7" w:rsidRDefault="00954F98" w:rsidP="00A760AA">
            <w:pPr>
              <w:rPr>
                <w:bCs/>
                <w:sz w:val="22"/>
                <w:szCs w:val="22"/>
              </w:rPr>
            </w:pPr>
            <w:r w:rsidRPr="00EB4CF7">
              <w:rPr>
                <w:bCs/>
                <w:sz w:val="22"/>
                <w:szCs w:val="22"/>
              </w:rPr>
              <w:t>Donga</w:t>
            </w:r>
          </w:p>
        </w:tc>
        <w:tc>
          <w:tcPr>
            <w:tcW w:w="3686" w:type="dxa"/>
            <w:noWrap/>
            <w:hideMark/>
          </w:tcPr>
          <w:p w14:paraId="60DC3079" w14:textId="77777777" w:rsidR="00954F98" w:rsidRPr="00EB4CF7" w:rsidRDefault="00954F98" w:rsidP="00A760AA">
            <w:pPr>
              <w:rPr>
                <w:bCs/>
                <w:sz w:val="22"/>
                <w:szCs w:val="22"/>
              </w:rPr>
            </w:pPr>
            <w:r w:rsidRPr="00EB4CF7">
              <w:rPr>
                <w:bCs/>
                <w:sz w:val="22"/>
                <w:szCs w:val="22"/>
              </w:rPr>
              <w:t>Djougou-Copargo-Ouaké</w:t>
            </w:r>
          </w:p>
        </w:tc>
        <w:tc>
          <w:tcPr>
            <w:tcW w:w="2126" w:type="dxa"/>
            <w:vMerge w:val="restart"/>
            <w:hideMark/>
          </w:tcPr>
          <w:p w14:paraId="7A3C7695"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7C9E3028" w14:textId="77777777" w:rsidR="00954F98" w:rsidRPr="00EB4CF7" w:rsidRDefault="00954F98" w:rsidP="00A760AA">
            <w:pPr>
              <w:rPr>
                <w:bCs/>
                <w:sz w:val="22"/>
                <w:szCs w:val="22"/>
              </w:rPr>
            </w:pPr>
            <w:r w:rsidRPr="00EB4CF7">
              <w:rPr>
                <w:bCs/>
                <w:sz w:val="22"/>
                <w:szCs w:val="22"/>
              </w:rPr>
              <w:t xml:space="preserve">- Non disponibilité des données concernant l'outil "Formation sanitaire" par endroit au niveau des zones sanitaires de Djougou et Bassila ; </w:t>
            </w:r>
            <w:r w:rsidRPr="00EB4CF7">
              <w:rPr>
                <w:bCs/>
                <w:sz w:val="22"/>
                <w:szCs w:val="22"/>
              </w:rPr>
              <w:br/>
              <w:t xml:space="preserve">- Non collaboration des acteurs des zones sanitaires de Djougou et Bassila pour aider à avoir les informations disponibles par rapport à l'outil "Formation sanitaire". </w:t>
            </w:r>
          </w:p>
        </w:tc>
      </w:tr>
      <w:tr w:rsidR="00954F98" w:rsidRPr="00EB4CF7" w14:paraId="69BBB5D2" w14:textId="77777777" w:rsidTr="00A760AA">
        <w:trPr>
          <w:trHeight w:val="300"/>
        </w:trPr>
        <w:tc>
          <w:tcPr>
            <w:tcW w:w="1129" w:type="dxa"/>
            <w:vMerge/>
            <w:hideMark/>
          </w:tcPr>
          <w:p w14:paraId="31A9939A" w14:textId="77777777" w:rsidR="00954F98" w:rsidRPr="00EB4CF7" w:rsidRDefault="00954F98" w:rsidP="00A760AA">
            <w:pPr>
              <w:rPr>
                <w:bCs/>
                <w:sz w:val="22"/>
                <w:szCs w:val="22"/>
              </w:rPr>
            </w:pPr>
          </w:p>
        </w:tc>
        <w:tc>
          <w:tcPr>
            <w:tcW w:w="1701" w:type="dxa"/>
            <w:noWrap/>
            <w:hideMark/>
          </w:tcPr>
          <w:p w14:paraId="51903D08" w14:textId="77777777" w:rsidR="00954F98" w:rsidRPr="00EB4CF7" w:rsidRDefault="00954F98" w:rsidP="00A760AA">
            <w:pPr>
              <w:rPr>
                <w:bCs/>
                <w:sz w:val="22"/>
                <w:szCs w:val="22"/>
              </w:rPr>
            </w:pPr>
            <w:r w:rsidRPr="00EB4CF7">
              <w:rPr>
                <w:bCs/>
                <w:sz w:val="22"/>
                <w:szCs w:val="22"/>
              </w:rPr>
              <w:t>Donga</w:t>
            </w:r>
          </w:p>
        </w:tc>
        <w:tc>
          <w:tcPr>
            <w:tcW w:w="3686" w:type="dxa"/>
            <w:noWrap/>
            <w:hideMark/>
          </w:tcPr>
          <w:p w14:paraId="25823DB1" w14:textId="77777777" w:rsidR="00954F98" w:rsidRPr="00EB4CF7" w:rsidRDefault="00954F98" w:rsidP="00A760AA">
            <w:pPr>
              <w:rPr>
                <w:bCs/>
                <w:sz w:val="22"/>
                <w:szCs w:val="22"/>
              </w:rPr>
            </w:pPr>
            <w:r w:rsidRPr="00EB4CF7">
              <w:rPr>
                <w:bCs/>
                <w:sz w:val="22"/>
                <w:szCs w:val="22"/>
              </w:rPr>
              <w:t>Bassila</w:t>
            </w:r>
          </w:p>
        </w:tc>
        <w:tc>
          <w:tcPr>
            <w:tcW w:w="2126" w:type="dxa"/>
            <w:vMerge/>
            <w:hideMark/>
          </w:tcPr>
          <w:p w14:paraId="1085645A" w14:textId="77777777" w:rsidR="00954F98" w:rsidRPr="00EB4CF7" w:rsidRDefault="00954F98" w:rsidP="00A760AA">
            <w:pPr>
              <w:jc w:val="center"/>
              <w:rPr>
                <w:bCs/>
                <w:sz w:val="22"/>
                <w:szCs w:val="22"/>
              </w:rPr>
            </w:pPr>
          </w:p>
        </w:tc>
        <w:tc>
          <w:tcPr>
            <w:tcW w:w="5670" w:type="dxa"/>
            <w:vMerge/>
            <w:hideMark/>
          </w:tcPr>
          <w:p w14:paraId="68679B3F" w14:textId="77777777" w:rsidR="00954F98" w:rsidRPr="00EB4CF7" w:rsidRDefault="00954F98" w:rsidP="00A760AA">
            <w:pPr>
              <w:rPr>
                <w:bCs/>
                <w:sz w:val="22"/>
                <w:szCs w:val="22"/>
              </w:rPr>
            </w:pPr>
          </w:p>
        </w:tc>
      </w:tr>
      <w:tr w:rsidR="00954F98" w:rsidRPr="00EB4CF7" w14:paraId="4D13A555" w14:textId="77777777" w:rsidTr="00A760AA">
        <w:trPr>
          <w:trHeight w:val="300"/>
        </w:trPr>
        <w:tc>
          <w:tcPr>
            <w:tcW w:w="1129" w:type="dxa"/>
            <w:vMerge w:val="restart"/>
            <w:noWrap/>
            <w:hideMark/>
          </w:tcPr>
          <w:p w14:paraId="613B35BE" w14:textId="77777777" w:rsidR="00954F98" w:rsidRPr="00EB4CF7" w:rsidRDefault="00954F98" w:rsidP="00A760AA">
            <w:pPr>
              <w:rPr>
                <w:bCs/>
                <w:sz w:val="22"/>
                <w:szCs w:val="22"/>
              </w:rPr>
            </w:pPr>
            <w:r w:rsidRPr="00EB4CF7">
              <w:rPr>
                <w:bCs/>
                <w:sz w:val="22"/>
                <w:szCs w:val="22"/>
              </w:rPr>
              <w:t>Binôme 8</w:t>
            </w:r>
          </w:p>
        </w:tc>
        <w:tc>
          <w:tcPr>
            <w:tcW w:w="1701" w:type="dxa"/>
            <w:noWrap/>
            <w:hideMark/>
          </w:tcPr>
          <w:p w14:paraId="3789AEEA" w14:textId="77777777" w:rsidR="00954F98" w:rsidRPr="00EB4CF7" w:rsidRDefault="00954F98" w:rsidP="00A760AA">
            <w:pPr>
              <w:rPr>
                <w:bCs/>
                <w:sz w:val="22"/>
                <w:szCs w:val="22"/>
              </w:rPr>
            </w:pPr>
            <w:r w:rsidRPr="00EB4CF7">
              <w:rPr>
                <w:bCs/>
                <w:sz w:val="22"/>
                <w:szCs w:val="22"/>
              </w:rPr>
              <w:t>Plateau</w:t>
            </w:r>
          </w:p>
        </w:tc>
        <w:tc>
          <w:tcPr>
            <w:tcW w:w="3686" w:type="dxa"/>
            <w:noWrap/>
            <w:hideMark/>
          </w:tcPr>
          <w:p w14:paraId="38080845" w14:textId="77777777" w:rsidR="00954F98" w:rsidRPr="00EB4CF7" w:rsidRDefault="00954F98" w:rsidP="00A760AA">
            <w:pPr>
              <w:rPr>
                <w:bCs/>
                <w:sz w:val="22"/>
                <w:szCs w:val="22"/>
              </w:rPr>
            </w:pPr>
            <w:r w:rsidRPr="00EB4CF7">
              <w:rPr>
                <w:bCs/>
                <w:sz w:val="22"/>
                <w:szCs w:val="22"/>
              </w:rPr>
              <w:t>Pobè-Kétou-Adja-ouèrè</w:t>
            </w:r>
          </w:p>
        </w:tc>
        <w:tc>
          <w:tcPr>
            <w:tcW w:w="2126" w:type="dxa"/>
            <w:vMerge w:val="restart"/>
            <w:hideMark/>
          </w:tcPr>
          <w:p w14:paraId="273220ED"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4925E01D" w14:textId="77777777" w:rsidR="00954F98" w:rsidRPr="00EB4CF7" w:rsidRDefault="00954F98" w:rsidP="00A760AA">
            <w:pPr>
              <w:rPr>
                <w:bCs/>
                <w:sz w:val="22"/>
                <w:szCs w:val="22"/>
              </w:rPr>
            </w:pPr>
            <w:r w:rsidRPr="00EB4CF7">
              <w:rPr>
                <w:bCs/>
                <w:sz w:val="22"/>
                <w:szCs w:val="22"/>
              </w:rPr>
              <w:t>Pas de difficultés, déjà fini.</w:t>
            </w:r>
          </w:p>
        </w:tc>
      </w:tr>
      <w:tr w:rsidR="00954F98" w:rsidRPr="00EB4CF7" w14:paraId="490C3AC6" w14:textId="77777777" w:rsidTr="00A760AA">
        <w:trPr>
          <w:trHeight w:val="300"/>
        </w:trPr>
        <w:tc>
          <w:tcPr>
            <w:tcW w:w="1129" w:type="dxa"/>
            <w:vMerge/>
            <w:hideMark/>
          </w:tcPr>
          <w:p w14:paraId="05BA7DD5" w14:textId="77777777" w:rsidR="00954F98" w:rsidRPr="00EB4CF7" w:rsidRDefault="00954F98" w:rsidP="00A760AA">
            <w:pPr>
              <w:rPr>
                <w:bCs/>
                <w:sz w:val="22"/>
                <w:szCs w:val="22"/>
              </w:rPr>
            </w:pPr>
          </w:p>
        </w:tc>
        <w:tc>
          <w:tcPr>
            <w:tcW w:w="1701" w:type="dxa"/>
            <w:noWrap/>
            <w:hideMark/>
          </w:tcPr>
          <w:p w14:paraId="5E7A0096" w14:textId="77777777" w:rsidR="00954F98" w:rsidRPr="00EB4CF7" w:rsidRDefault="00954F98" w:rsidP="00A760AA">
            <w:pPr>
              <w:rPr>
                <w:bCs/>
                <w:sz w:val="22"/>
                <w:szCs w:val="22"/>
              </w:rPr>
            </w:pPr>
            <w:r w:rsidRPr="00EB4CF7">
              <w:rPr>
                <w:bCs/>
                <w:sz w:val="22"/>
                <w:szCs w:val="22"/>
              </w:rPr>
              <w:t>Plateau</w:t>
            </w:r>
          </w:p>
        </w:tc>
        <w:tc>
          <w:tcPr>
            <w:tcW w:w="3686" w:type="dxa"/>
            <w:noWrap/>
            <w:hideMark/>
          </w:tcPr>
          <w:p w14:paraId="09755AC7" w14:textId="77777777" w:rsidR="00954F98" w:rsidRPr="00EB4CF7" w:rsidRDefault="00954F98" w:rsidP="00A760AA">
            <w:pPr>
              <w:rPr>
                <w:bCs/>
                <w:sz w:val="22"/>
                <w:szCs w:val="22"/>
              </w:rPr>
            </w:pPr>
            <w:r w:rsidRPr="00EB4CF7">
              <w:rPr>
                <w:bCs/>
                <w:sz w:val="22"/>
                <w:szCs w:val="22"/>
              </w:rPr>
              <w:t>Sakété-Ifangni</w:t>
            </w:r>
          </w:p>
        </w:tc>
        <w:tc>
          <w:tcPr>
            <w:tcW w:w="2126" w:type="dxa"/>
            <w:vMerge/>
            <w:hideMark/>
          </w:tcPr>
          <w:p w14:paraId="7628476D" w14:textId="77777777" w:rsidR="00954F98" w:rsidRPr="00EB4CF7" w:rsidRDefault="00954F98" w:rsidP="00A760AA">
            <w:pPr>
              <w:jc w:val="center"/>
              <w:rPr>
                <w:bCs/>
                <w:sz w:val="22"/>
                <w:szCs w:val="22"/>
              </w:rPr>
            </w:pPr>
          </w:p>
        </w:tc>
        <w:tc>
          <w:tcPr>
            <w:tcW w:w="5670" w:type="dxa"/>
            <w:vMerge/>
            <w:hideMark/>
          </w:tcPr>
          <w:p w14:paraId="02491737" w14:textId="77777777" w:rsidR="00954F98" w:rsidRPr="00EB4CF7" w:rsidRDefault="00954F98" w:rsidP="00A760AA">
            <w:pPr>
              <w:rPr>
                <w:bCs/>
                <w:sz w:val="22"/>
                <w:szCs w:val="22"/>
              </w:rPr>
            </w:pPr>
          </w:p>
        </w:tc>
      </w:tr>
      <w:tr w:rsidR="00954F98" w:rsidRPr="00EB4CF7" w14:paraId="2AF61B65" w14:textId="77777777" w:rsidTr="00A760AA">
        <w:trPr>
          <w:trHeight w:val="300"/>
        </w:trPr>
        <w:tc>
          <w:tcPr>
            <w:tcW w:w="1129" w:type="dxa"/>
            <w:vMerge w:val="restart"/>
            <w:noWrap/>
            <w:hideMark/>
          </w:tcPr>
          <w:p w14:paraId="753794B2" w14:textId="77777777" w:rsidR="00954F98" w:rsidRPr="00EB4CF7" w:rsidRDefault="00954F98" w:rsidP="00A760AA">
            <w:pPr>
              <w:rPr>
                <w:bCs/>
                <w:sz w:val="22"/>
                <w:szCs w:val="22"/>
              </w:rPr>
            </w:pPr>
            <w:r w:rsidRPr="00EB4CF7">
              <w:rPr>
                <w:bCs/>
                <w:sz w:val="22"/>
                <w:szCs w:val="22"/>
              </w:rPr>
              <w:t>Binôme 9</w:t>
            </w:r>
          </w:p>
        </w:tc>
        <w:tc>
          <w:tcPr>
            <w:tcW w:w="1701" w:type="dxa"/>
            <w:noWrap/>
            <w:hideMark/>
          </w:tcPr>
          <w:p w14:paraId="70506E8A" w14:textId="77777777" w:rsidR="00954F98" w:rsidRPr="00EB4CF7" w:rsidRDefault="00954F98" w:rsidP="00A760AA">
            <w:pPr>
              <w:rPr>
                <w:bCs/>
                <w:sz w:val="22"/>
                <w:szCs w:val="22"/>
              </w:rPr>
            </w:pPr>
            <w:r w:rsidRPr="00EB4CF7">
              <w:rPr>
                <w:bCs/>
                <w:sz w:val="22"/>
                <w:szCs w:val="22"/>
              </w:rPr>
              <w:t>Atacora</w:t>
            </w:r>
          </w:p>
        </w:tc>
        <w:tc>
          <w:tcPr>
            <w:tcW w:w="3686" w:type="dxa"/>
            <w:noWrap/>
            <w:hideMark/>
          </w:tcPr>
          <w:p w14:paraId="58ADAA54" w14:textId="77777777" w:rsidR="00954F98" w:rsidRPr="00EB4CF7" w:rsidRDefault="00954F98" w:rsidP="00A760AA">
            <w:pPr>
              <w:rPr>
                <w:bCs/>
                <w:sz w:val="22"/>
                <w:szCs w:val="22"/>
              </w:rPr>
            </w:pPr>
            <w:r w:rsidRPr="00EB4CF7">
              <w:rPr>
                <w:bCs/>
                <w:sz w:val="22"/>
                <w:szCs w:val="22"/>
              </w:rPr>
              <w:t>Natitingou-Boukounbé-Toukountouna</w:t>
            </w:r>
          </w:p>
        </w:tc>
        <w:tc>
          <w:tcPr>
            <w:tcW w:w="2126" w:type="dxa"/>
            <w:vMerge w:val="restart"/>
            <w:hideMark/>
          </w:tcPr>
          <w:p w14:paraId="196C3EA5" w14:textId="77777777" w:rsidR="00954F98" w:rsidRPr="00EB4CF7" w:rsidRDefault="00954F98" w:rsidP="00A760AA">
            <w:pPr>
              <w:jc w:val="center"/>
              <w:rPr>
                <w:bCs/>
                <w:sz w:val="22"/>
                <w:szCs w:val="22"/>
              </w:rPr>
            </w:pPr>
            <w:r w:rsidRPr="00EB4CF7">
              <w:rPr>
                <w:bCs/>
                <w:sz w:val="22"/>
                <w:szCs w:val="22"/>
              </w:rPr>
              <w:t>75,0</w:t>
            </w:r>
          </w:p>
        </w:tc>
        <w:tc>
          <w:tcPr>
            <w:tcW w:w="5670" w:type="dxa"/>
            <w:vMerge w:val="restart"/>
            <w:hideMark/>
          </w:tcPr>
          <w:p w14:paraId="68AC0985" w14:textId="77777777" w:rsidR="00954F98" w:rsidRPr="00EB4CF7" w:rsidRDefault="00954F98" w:rsidP="00A760AA">
            <w:pPr>
              <w:rPr>
                <w:bCs/>
                <w:sz w:val="22"/>
                <w:szCs w:val="22"/>
              </w:rPr>
            </w:pPr>
            <w:r w:rsidRPr="00EB4CF7">
              <w:rPr>
                <w:bCs/>
                <w:sz w:val="22"/>
                <w:szCs w:val="22"/>
              </w:rPr>
              <w:t xml:space="preserve">- Non disponibilité des informations au niveau des centres par rapport à l'outil "Formation sanitaire" ; </w:t>
            </w:r>
            <w:r w:rsidRPr="00EB4CF7">
              <w:rPr>
                <w:bCs/>
                <w:sz w:val="22"/>
                <w:szCs w:val="22"/>
              </w:rPr>
              <w:br/>
              <w:t>- Insuffisance des ressources mises à disposition pour la collecte des données (frais de déplacement et d'hébergement non pris en compte).</w:t>
            </w:r>
          </w:p>
        </w:tc>
      </w:tr>
      <w:tr w:rsidR="00954F98" w:rsidRPr="00EB4CF7" w14:paraId="57B96E7F" w14:textId="77777777" w:rsidTr="00A760AA">
        <w:trPr>
          <w:trHeight w:val="300"/>
        </w:trPr>
        <w:tc>
          <w:tcPr>
            <w:tcW w:w="1129" w:type="dxa"/>
            <w:vMerge/>
            <w:hideMark/>
          </w:tcPr>
          <w:p w14:paraId="3E85B0A2" w14:textId="77777777" w:rsidR="00954F98" w:rsidRPr="00EB4CF7" w:rsidRDefault="00954F98" w:rsidP="00A760AA">
            <w:pPr>
              <w:rPr>
                <w:bCs/>
                <w:sz w:val="22"/>
                <w:szCs w:val="22"/>
              </w:rPr>
            </w:pPr>
          </w:p>
        </w:tc>
        <w:tc>
          <w:tcPr>
            <w:tcW w:w="1701" w:type="dxa"/>
            <w:noWrap/>
            <w:hideMark/>
          </w:tcPr>
          <w:p w14:paraId="29D60082" w14:textId="77777777" w:rsidR="00954F98" w:rsidRPr="00EB4CF7" w:rsidRDefault="00954F98" w:rsidP="00A760AA">
            <w:pPr>
              <w:rPr>
                <w:bCs/>
                <w:sz w:val="22"/>
                <w:szCs w:val="22"/>
              </w:rPr>
            </w:pPr>
            <w:r w:rsidRPr="00EB4CF7">
              <w:rPr>
                <w:bCs/>
                <w:sz w:val="22"/>
                <w:szCs w:val="22"/>
              </w:rPr>
              <w:t>Atacora</w:t>
            </w:r>
          </w:p>
        </w:tc>
        <w:tc>
          <w:tcPr>
            <w:tcW w:w="3686" w:type="dxa"/>
            <w:noWrap/>
            <w:hideMark/>
          </w:tcPr>
          <w:p w14:paraId="11DE43E9" w14:textId="77777777" w:rsidR="00954F98" w:rsidRPr="00EB4CF7" w:rsidRDefault="00954F98" w:rsidP="00A760AA">
            <w:pPr>
              <w:rPr>
                <w:bCs/>
                <w:sz w:val="22"/>
                <w:szCs w:val="22"/>
              </w:rPr>
            </w:pPr>
            <w:r w:rsidRPr="00EB4CF7">
              <w:rPr>
                <w:bCs/>
                <w:sz w:val="22"/>
                <w:szCs w:val="22"/>
              </w:rPr>
              <w:t>Tanguiéta-Cobbly-Matéri</w:t>
            </w:r>
          </w:p>
        </w:tc>
        <w:tc>
          <w:tcPr>
            <w:tcW w:w="2126" w:type="dxa"/>
            <w:vMerge/>
            <w:hideMark/>
          </w:tcPr>
          <w:p w14:paraId="16DFFC77" w14:textId="77777777" w:rsidR="00954F98" w:rsidRPr="00EB4CF7" w:rsidRDefault="00954F98" w:rsidP="00A760AA">
            <w:pPr>
              <w:jc w:val="center"/>
              <w:rPr>
                <w:bCs/>
                <w:sz w:val="22"/>
                <w:szCs w:val="22"/>
              </w:rPr>
            </w:pPr>
          </w:p>
        </w:tc>
        <w:tc>
          <w:tcPr>
            <w:tcW w:w="5670" w:type="dxa"/>
            <w:vMerge/>
            <w:hideMark/>
          </w:tcPr>
          <w:p w14:paraId="29E52B43" w14:textId="77777777" w:rsidR="00954F98" w:rsidRPr="00EB4CF7" w:rsidRDefault="00954F98" w:rsidP="00A760AA">
            <w:pPr>
              <w:rPr>
                <w:bCs/>
                <w:sz w:val="22"/>
                <w:szCs w:val="22"/>
              </w:rPr>
            </w:pPr>
          </w:p>
        </w:tc>
      </w:tr>
      <w:tr w:rsidR="00954F98" w:rsidRPr="00EB4CF7" w14:paraId="17595D50" w14:textId="77777777" w:rsidTr="00A760AA">
        <w:trPr>
          <w:trHeight w:val="300"/>
        </w:trPr>
        <w:tc>
          <w:tcPr>
            <w:tcW w:w="1129" w:type="dxa"/>
            <w:vMerge w:val="restart"/>
            <w:noWrap/>
            <w:hideMark/>
          </w:tcPr>
          <w:p w14:paraId="7FD0F113" w14:textId="77777777" w:rsidR="00954F98" w:rsidRPr="00EB4CF7" w:rsidRDefault="00954F98" w:rsidP="00A760AA">
            <w:pPr>
              <w:rPr>
                <w:bCs/>
                <w:sz w:val="22"/>
                <w:szCs w:val="22"/>
              </w:rPr>
            </w:pPr>
            <w:r w:rsidRPr="00EB4CF7">
              <w:rPr>
                <w:bCs/>
                <w:sz w:val="22"/>
                <w:szCs w:val="22"/>
              </w:rPr>
              <w:t>Binôme 10</w:t>
            </w:r>
          </w:p>
        </w:tc>
        <w:tc>
          <w:tcPr>
            <w:tcW w:w="1701" w:type="dxa"/>
            <w:noWrap/>
            <w:hideMark/>
          </w:tcPr>
          <w:p w14:paraId="0DBD582C" w14:textId="77777777" w:rsidR="00954F98" w:rsidRPr="00EB4CF7" w:rsidRDefault="00954F98" w:rsidP="00A760AA">
            <w:pPr>
              <w:rPr>
                <w:bCs/>
                <w:sz w:val="22"/>
                <w:szCs w:val="22"/>
              </w:rPr>
            </w:pPr>
            <w:r w:rsidRPr="00EB4CF7">
              <w:rPr>
                <w:bCs/>
                <w:sz w:val="22"/>
                <w:szCs w:val="22"/>
              </w:rPr>
              <w:t>Alibori</w:t>
            </w:r>
          </w:p>
        </w:tc>
        <w:tc>
          <w:tcPr>
            <w:tcW w:w="3686" w:type="dxa"/>
            <w:noWrap/>
            <w:hideMark/>
          </w:tcPr>
          <w:p w14:paraId="33EC439C" w14:textId="77777777" w:rsidR="00954F98" w:rsidRPr="00EB4CF7" w:rsidRDefault="00954F98" w:rsidP="00A760AA">
            <w:pPr>
              <w:rPr>
                <w:bCs/>
                <w:sz w:val="22"/>
                <w:szCs w:val="22"/>
              </w:rPr>
            </w:pPr>
            <w:r w:rsidRPr="00EB4CF7">
              <w:rPr>
                <w:bCs/>
                <w:sz w:val="22"/>
                <w:szCs w:val="22"/>
              </w:rPr>
              <w:t>Kandi-Gogounou-Ségbana</w:t>
            </w:r>
          </w:p>
        </w:tc>
        <w:tc>
          <w:tcPr>
            <w:tcW w:w="2126" w:type="dxa"/>
            <w:vMerge w:val="restart"/>
            <w:hideMark/>
          </w:tcPr>
          <w:p w14:paraId="09EA9749"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07BA764F" w14:textId="77777777" w:rsidR="00954F98" w:rsidRPr="00EB4CF7" w:rsidRDefault="00954F98" w:rsidP="00A760AA">
            <w:pPr>
              <w:rPr>
                <w:bCs/>
                <w:sz w:val="22"/>
                <w:szCs w:val="22"/>
              </w:rPr>
            </w:pPr>
            <w:r w:rsidRPr="00EB4CF7">
              <w:rPr>
                <w:bCs/>
                <w:sz w:val="22"/>
                <w:szCs w:val="22"/>
              </w:rPr>
              <w:t>- L'outil "Formation sanitaire" n'a pas pu être administré aux structures de la zone de Kandi Gogounou Ségbana car les chefs postes ont déclaré qu'ils ne disposent pas des données et qu'il faut se rapprocher du bureau de zone ;</w:t>
            </w:r>
            <w:r w:rsidRPr="00EB4CF7">
              <w:rPr>
                <w:bCs/>
                <w:sz w:val="22"/>
                <w:szCs w:val="22"/>
              </w:rPr>
              <w:br/>
              <w:t xml:space="preserve">- Non collaboration ni du CAR ni du statisticien pour aider à avoir les informations disponibles par rapport à l'outil "Formation sanitaire". </w:t>
            </w:r>
          </w:p>
        </w:tc>
      </w:tr>
      <w:tr w:rsidR="00954F98" w:rsidRPr="00EB4CF7" w14:paraId="5CD2EE3E" w14:textId="77777777" w:rsidTr="00A760AA">
        <w:trPr>
          <w:trHeight w:val="300"/>
        </w:trPr>
        <w:tc>
          <w:tcPr>
            <w:tcW w:w="1129" w:type="dxa"/>
            <w:vMerge/>
            <w:hideMark/>
          </w:tcPr>
          <w:p w14:paraId="5A5D8AC5" w14:textId="77777777" w:rsidR="00954F98" w:rsidRPr="00EB4CF7" w:rsidRDefault="00954F98" w:rsidP="00A760AA">
            <w:pPr>
              <w:rPr>
                <w:bCs/>
                <w:sz w:val="22"/>
                <w:szCs w:val="22"/>
              </w:rPr>
            </w:pPr>
          </w:p>
        </w:tc>
        <w:tc>
          <w:tcPr>
            <w:tcW w:w="1701" w:type="dxa"/>
            <w:noWrap/>
            <w:hideMark/>
          </w:tcPr>
          <w:p w14:paraId="51A1970F" w14:textId="77777777" w:rsidR="00954F98" w:rsidRPr="00EB4CF7" w:rsidRDefault="00954F98" w:rsidP="00A760AA">
            <w:pPr>
              <w:rPr>
                <w:bCs/>
                <w:sz w:val="22"/>
                <w:szCs w:val="22"/>
              </w:rPr>
            </w:pPr>
            <w:r w:rsidRPr="00EB4CF7">
              <w:rPr>
                <w:bCs/>
                <w:sz w:val="22"/>
                <w:szCs w:val="22"/>
              </w:rPr>
              <w:t>Alibori</w:t>
            </w:r>
          </w:p>
        </w:tc>
        <w:tc>
          <w:tcPr>
            <w:tcW w:w="3686" w:type="dxa"/>
            <w:noWrap/>
            <w:hideMark/>
          </w:tcPr>
          <w:p w14:paraId="3F2CFF14" w14:textId="77777777" w:rsidR="00954F98" w:rsidRPr="00EB4CF7" w:rsidRDefault="00954F98" w:rsidP="00A760AA">
            <w:pPr>
              <w:rPr>
                <w:bCs/>
                <w:sz w:val="22"/>
                <w:szCs w:val="22"/>
              </w:rPr>
            </w:pPr>
            <w:r w:rsidRPr="00EB4CF7">
              <w:rPr>
                <w:bCs/>
                <w:sz w:val="22"/>
                <w:szCs w:val="22"/>
              </w:rPr>
              <w:t>Malanville-Karimama</w:t>
            </w:r>
          </w:p>
        </w:tc>
        <w:tc>
          <w:tcPr>
            <w:tcW w:w="2126" w:type="dxa"/>
            <w:vMerge/>
            <w:hideMark/>
          </w:tcPr>
          <w:p w14:paraId="3C4279EF" w14:textId="77777777" w:rsidR="00954F98" w:rsidRPr="00EB4CF7" w:rsidRDefault="00954F98" w:rsidP="00A760AA">
            <w:pPr>
              <w:jc w:val="center"/>
              <w:rPr>
                <w:bCs/>
                <w:sz w:val="22"/>
                <w:szCs w:val="22"/>
              </w:rPr>
            </w:pPr>
          </w:p>
        </w:tc>
        <w:tc>
          <w:tcPr>
            <w:tcW w:w="5670" w:type="dxa"/>
            <w:vMerge/>
            <w:hideMark/>
          </w:tcPr>
          <w:p w14:paraId="5D4C8D3B" w14:textId="77777777" w:rsidR="00954F98" w:rsidRPr="00EB4CF7" w:rsidRDefault="00954F98" w:rsidP="00A760AA">
            <w:pPr>
              <w:rPr>
                <w:bCs/>
                <w:sz w:val="22"/>
                <w:szCs w:val="22"/>
              </w:rPr>
            </w:pPr>
          </w:p>
        </w:tc>
      </w:tr>
      <w:tr w:rsidR="00954F98" w:rsidRPr="00EB4CF7" w14:paraId="02B7DB08" w14:textId="77777777" w:rsidTr="00A760AA">
        <w:trPr>
          <w:trHeight w:val="300"/>
        </w:trPr>
        <w:tc>
          <w:tcPr>
            <w:tcW w:w="1129" w:type="dxa"/>
            <w:vMerge w:val="restart"/>
            <w:noWrap/>
            <w:hideMark/>
          </w:tcPr>
          <w:p w14:paraId="230AAA40" w14:textId="77777777" w:rsidR="00954F98" w:rsidRPr="00EB4CF7" w:rsidRDefault="00954F98" w:rsidP="00A760AA">
            <w:pPr>
              <w:rPr>
                <w:bCs/>
                <w:sz w:val="22"/>
                <w:szCs w:val="22"/>
              </w:rPr>
            </w:pPr>
            <w:r w:rsidRPr="00EB4CF7">
              <w:rPr>
                <w:bCs/>
                <w:sz w:val="22"/>
                <w:szCs w:val="22"/>
              </w:rPr>
              <w:t>Binôme 11</w:t>
            </w:r>
          </w:p>
        </w:tc>
        <w:tc>
          <w:tcPr>
            <w:tcW w:w="1701" w:type="dxa"/>
            <w:noWrap/>
            <w:hideMark/>
          </w:tcPr>
          <w:p w14:paraId="6B32180A" w14:textId="77777777" w:rsidR="00954F98" w:rsidRPr="00EB4CF7" w:rsidRDefault="00954F98" w:rsidP="00A760AA">
            <w:pPr>
              <w:rPr>
                <w:bCs/>
                <w:sz w:val="22"/>
                <w:szCs w:val="22"/>
              </w:rPr>
            </w:pPr>
            <w:r w:rsidRPr="00EB4CF7">
              <w:rPr>
                <w:bCs/>
                <w:sz w:val="22"/>
                <w:szCs w:val="22"/>
              </w:rPr>
              <w:t>Mono</w:t>
            </w:r>
          </w:p>
        </w:tc>
        <w:tc>
          <w:tcPr>
            <w:tcW w:w="3686" w:type="dxa"/>
            <w:noWrap/>
            <w:hideMark/>
          </w:tcPr>
          <w:p w14:paraId="7BD119B6" w14:textId="77777777" w:rsidR="00954F98" w:rsidRPr="00EB4CF7" w:rsidRDefault="00954F98" w:rsidP="00A760AA">
            <w:pPr>
              <w:rPr>
                <w:bCs/>
                <w:sz w:val="22"/>
                <w:szCs w:val="22"/>
              </w:rPr>
            </w:pPr>
            <w:r w:rsidRPr="00EB4CF7">
              <w:rPr>
                <w:bCs/>
                <w:sz w:val="22"/>
                <w:szCs w:val="22"/>
              </w:rPr>
              <w:t>Comè-Grand popo-Houèyogbé-Bopa</w:t>
            </w:r>
          </w:p>
        </w:tc>
        <w:tc>
          <w:tcPr>
            <w:tcW w:w="2126" w:type="dxa"/>
            <w:vMerge w:val="restart"/>
            <w:hideMark/>
          </w:tcPr>
          <w:p w14:paraId="1FD4527B"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2F6CF9CC" w14:textId="77777777" w:rsidR="00954F98" w:rsidRPr="00EB4CF7" w:rsidRDefault="00954F98" w:rsidP="00A760AA">
            <w:pPr>
              <w:rPr>
                <w:bCs/>
                <w:sz w:val="22"/>
                <w:szCs w:val="22"/>
              </w:rPr>
            </w:pPr>
            <w:r w:rsidRPr="00EB4CF7">
              <w:rPr>
                <w:bCs/>
                <w:sz w:val="22"/>
                <w:szCs w:val="22"/>
              </w:rPr>
              <w:t>Pas de difficultés, déjà fini.</w:t>
            </w:r>
          </w:p>
        </w:tc>
      </w:tr>
      <w:tr w:rsidR="00954F98" w:rsidRPr="00EB4CF7" w14:paraId="51E95206" w14:textId="77777777" w:rsidTr="00A760AA">
        <w:trPr>
          <w:trHeight w:val="300"/>
        </w:trPr>
        <w:tc>
          <w:tcPr>
            <w:tcW w:w="1129" w:type="dxa"/>
            <w:vMerge/>
            <w:hideMark/>
          </w:tcPr>
          <w:p w14:paraId="625A862A" w14:textId="77777777" w:rsidR="00954F98" w:rsidRPr="00EB4CF7" w:rsidRDefault="00954F98" w:rsidP="00A760AA">
            <w:pPr>
              <w:rPr>
                <w:bCs/>
                <w:sz w:val="22"/>
                <w:szCs w:val="22"/>
              </w:rPr>
            </w:pPr>
          </w:p>
        </w:tc>
        <w:tc>
          <w:tcPr>
            <w:tcW w:w="1701" w:type="dxa"/>
            <w:noWrap/>
            <w:hideMark/>
          </w:tcPr>
          <w:p w14:paraId="45D9E54F" w14:textId="77777777" w:rsidR="00954F98" w:rsidRPr="00EB4CF7" w:rsidRDefault="00954F98" w:rsidP="00A760AA">
            <w:pPr>
              <w:rPr>
                <w:bCs/>
                <w:sz w:val="22"/>
                <w:szCs w:val="22"/>
              </w:rPr>
            </w:pPr>
            <w:r w:rsidRPr="00EB4CF7">
              <w:rPr>
                <w:bCs/>
                <w:sz w:val="22"/>
                <w:szCs w:val="22"/>
              </w:rPr>
              <w:t>Mono</w:t>
            </w:r>
          </w:p>
        </w:tc>
        <w:tc>
          <w:tcPr>
            <w:tcW w:w="3686" w:type="dxa"/>
            <w:noWrap/>
            <w:hideMark/>
          </w:tcPr>
          <w:p w14:paraId="533ECF54" w14:textId="77777777" w:rsidR="00954F98" w:rsidRPr="00EB4CF7" w:rsidRDefault="00954F98" w:rsidP="00A760AA">
            <w:pPr>
              <w:rPr>
                <w:bCs/>
                <w:sz w:val="22"/>
                <w:szCs w:val="22"/>
              </w:rPr>
            </w:pPr>
            <w:r w:rsidRPr="00EB4CF7">
              <w:rPr>
                <w:bCs/>
                <w:sz w:val="22"/>
                <w:szCs w:val="22"/>
              </w:rPr>
              <w:t>Lokossa-Athiémè</w:t>
            </w:r>
          </w:p>
        </w:tc>
        <w:tc>
          <w:tcPr>
            <w:tcW w:w="2126" w:type="dxa"/>
            <w:vMerge/>
            <w:hideMark/>
          </w:tcPr>
          <w:p w14:paraId="2BA4BC3B" w14:textId="77777777" w:rsidR="00954F98" w:rsidRPr="00EB4CF7" w:rsidRDefault="00954F98" w:rsidP="00A760AA">
            <w:pPr>
              <w:jc w:val="center"/>
              <w:rPr>
                <w:bCs/>
                <w:sz w:val="22"/>
                <w:szCs w:val="22"/>
              </w:rPr>
            </w:pPr>
          </w:p>
        </w:tc>
        <w:tc>
          <w:tcPr>
            <w:tcW w:w="5670" w:type="dxa"/>
            <w:vMerge/>
            <w:hideMark/>
          </w:tcPr>
          <w:p w14:paraId="69D600CB" w14:textId="77777777" w:rsidR="00954F98" w:rsidRPr="00EB4CF7" w:rsidRDefault="00954F98" w:rsidP="00A760AA">
            <w:pPr>
              <w:rPr>
                <w:bCs/>
                <w:sz w:val="22"/>
                <w:szCs w:val="22"/>
              </w:rPr>
            </w:pPr>
          </w:p>
        </w:tc>
      </w:tr>
      <w:tr w:rsidR="00954F98" w:rsidRPr="00EB4CF7" w14:paraId="35D39DBD" w14:textId="77777777" w:rsidTr="00A760AA">
        <w:trPr>
          <w:trHeight w:val="300"/>
        </w:trPr>
        <w:tc>
          <w:tcPr>
            <w:tcW w:w="1129" w:type="dxa"/>
            <w:vMerge w:val="restart"/>
            <w:noWrap/>
            <w:hideMark/>
          </w:tcPr>
          <w:p w14:paraId="7EFC87B1" w14:textId="77777777" w:rsidR="00954F98" w:rsidRPr="00EB4CF7" w:rsidRDefault="00954F98" w:rsidP="00A760AA">
            <w:pPr>
              <w:rPr>
                <w:bCs/>
                <w:sz w:val="22"/>
                <w:szCs w:val="22"/>
              </w:rPr>
            </w:pPr>
            <w:r w:rsidRPr="00EB4CF7">
              <w:rPr>
                <w:bCs/>
                <w:sz w:val="22"/>
                <w:szCs w:val="22"/>
              </w:rPr>
              <w:t>Binôme 12</w:t>
            </w:r>
          </w:p>
        </w:tc>
        <w:tc>
          <w:tcPr>
            <w:tcW w:w="1701" w:type="dxa"/>
            <w:noWrap/>
            <w:hideMark/>
          </w:tcPr>
          <w:p w14:paraId="38EE9780" w14:textId="77777777" w:rsidR="00954F98" w:rsidRPr="00EB4CF7" w:rsidRDefault="00954F98" w:rsidP="00A760AA">
            <w:pPr>
              <w:rPr>
                <w:bCs/>
                <w:sz w:val="22"/>
                <w:szCs w:val="22"/>
              </w:rPr>
            </w:pPr>
            <w:r w:rsidRPr="00EB4CF7">
              <w:rPr>
                <w:bCs/>
                <w:sz w:val="22"/>
                <w:szCs w:val="22"/>
              </w:rPr>
              <w:t>Atlantique</w:t>
            </w:r>
          </w:p>
        </w:tc>
        <w:tc>
          <w:tcPr>
            <w:tcW w:w="3686" w:type="dxa"/>
            <w:noWrap/>
            <w:hideMark/>
          </w:tcPr>
          <w:p w14:paraId="3436C944" w14:textId="77777777" w:rsidR="00954F98" w:rsidRPr="00EB4CF7" w:rsidRDefault="00954F98" w:rsidP="00A760AA">
            <w:pPr>
              <w:rPr>
                <w:bCs/>
                <w:sz w:val="22"/>
                <w:szCs w:val="22"/>
              </w:rPr>
            </w:pPr>
            <w:r w:rsidRPr="00EB4CF7">
              <w:rPr>
                <w:bCs/>
                <w:sz w:val="22"/>
                <w:szCs w:val="22"/>
              </w:rPr>
              <w:t>Abomey-Calavi-So-ava</w:t>
            </w:r>
          </w:p>
        </w:tc>
        <w:tc>
          <w:tcPr>
            <w:tcW w:w="2126" w:type="dxa"/>
            <w:vMerge w:val="restart"/>
            <w:hideMark/>
          </w:tcPr>
          <w:p w14:paraId="34D3FF49"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43F5553B" w14:textId="77777777" w:rsidR="00954F98" w:rsidRPr="00EB4CF7" w:rsidRDefault="00954F98" w:rsidP="00A760AA">
            <w:pPr>
              <w:rPr>
                <w:bCs/>
                <w:sz w:val="22"/>
                <w:szCs w:val="22"/>
              </w:rPr>
            </w:pPr>
            <w:r w:rsidRPr="00EB4CF7">
              <w:rPr>
                <w:bCs/>
                <w:sz w:val="22"/>
                <w:szCs w:val="22"/>
              </w:rPr>
              <w:t>Pas de difficultés, déjà fini.</w:t>
            </w:r>
          </w:p>
        </w:tc>
      </w:tr>
      <w:tr w:rsidR="00954F98" w:rsidRPr="00EB4CF7" w14:paraId="2A1A08B7" w14:textId="77777777" w:rsidTr="00A760AA">
        <w:trPr>
          <w:trHeight w:val="300"/>
        </w:trPr>
        <w:tc>
          <w:tcPr>
            <w:tcW w:w="1129" w:type="dxa"/>
            <w:vMerge/>
            <w:hideMark/>
          </w:tcPr>
          <w:p w14:paraId="12572551" w14:textId="77777777" w:rsidR="00954F98" w:rsidRPr="00EB4CF7" w:rsidRDefault="00954F98" w:rsidP="00A760AA">
            <w:pPr>
              <w:rPr>
                <w:bCs/>
                <w:sz w:val="22"/>
                <w:szCs w:val="22"/>
              </w:rPr>
            </w:pPr>
          </w:p>
        </w:tc>
        <w:tc>
          <w:tcPr>
            <w:tcW w:w="1701" w:type="dxa"/>
            <w:noWrap/>
            <w:hideMark/>
          </w:tcPr>
          <w:p w14:paraId="343F5D1B" w14:textId="77777777" w:rsidR="00954F98" w:rsidRPr="00EB4CF7" w:rsidRDefault="00954F98" w:rsidP="00A760AA">
            <w:pPr>
              <w:rPr>
                <w:bCs/>
                <w:sz w:val="22"/>
                <w:szCs w:val="22"/>
              </w:rPr>
            </w:pPr>
            <w:r w:rsidRPr="00EB4CF7">
              <w:rPr>
                <w:bCs/>
                <w:sz w:val="22"/>
                <w:szCs w:val="22"/>
              </w:rPr>
              <w:t>Littoral</w:t>
            </w:r>
          </w:p>
        </w:tc>
        <w:tc>
          <w:tcPr>
            <w:tcW w:w="3686" w:type="dxa"/>
            <w:noWrap/>
            <w:hideMark/>
          </w:tcPr>
          <w:p w14:paraId="7DE3B5FD" w14:textId="77777777" w:rsidR="00954F98" w:rsidRPr="00EB4CF7" w:rsidRDefault="00954F98" w:rsidP="00A760AA">
            <w:pPr>
              <w:rPr>
                <w:bCs/>
                <w:sz w:val="22"/>
                <w:szCs w:val="22"/>
              </w:rPr>
            </w:pPr>
            <w:r w:rsidRPr="00EB4CF7">
              <w:rPr>
                <w:bCs/>
                <w:sz w:val="22"/>
                <w:szCs w:val="22"/>
              </w:rPr>
              <w:t>Cotonou 5</w:t>
            </w:r>
          </w:p>
        </w:tc>
        <w:tc>
          <w:tcPr>
            <w:tcW w:w="2126" w:type="dxa"/>
            <w:vMerge/>
            <w:hideMark/>
          </w:tcPr>
          <w:p w14:paraId="23C99B4E" w14:textId="77777777" w:rsidR="00954F98" w:rsidRPr="00EB4CF7" w:rsidRDefault="00954F98" w:rsidP="00A760AA">
            <w:pPr>
              <w:jc w:val="center"/>
              <w:rPr>
                <w:bCs/>
                <w:sz w:val="22"/>
                <w:szCs w:val="22"/>
              </w:rPr>
            </w:pPr>
          </w:p>
        </w:tc>
        <w:tc>
          <w:tcPr>
            <w:tcW w:w="5670" w:type="dxa"/>
            <w:vMerge/>
            <w:hideMark/>
          </w:tcPr>
          <w:p w14:paraId="0857C480" w14:textId="77777777" w:rsidR="00954F98" w:rsidRPr="00EB4CF7" w:rsidRDefault="00954F98" w:rsidP="00A760AA">
            <w:pPr>
              <w:rPr>
                <w:bCs/>
                <w:sz w:val="22"/>
                <w:szCs w:val="22"/>
              </w:rPr>
            </w:pPr>
          </w:p>
        </w:tc>
      </w:tr>
      <w:tr w:rsidR="00954F98" w:rsidRPr="00EB4CF7" w14:paraId="03C37253" w14:textId="77777777" w:rsidTr="00A760AA">
        <w:trPr>
          <w:trHeight w:val="300"/>
        </w:trPr>
        <w:tc>
          <w:tcPr>
            <w:tcW w:w="1129" w:type="dxa"/>
            <w:vMerge w:val="restart"/>
            <w:noWrap/>
            <w:hideMark/>
          </w:tcPr>
          <w:p w14:paraId="43CD2062" w14:textId="77777777" w:rsidR="00954F98" w:rsidRPr="00EB4CF7" w:rsidRDefault="00954F98" w:rsidP="00A760AA">
            <w:pPr>
              <w:rPr>
                <w:bCs/>
                <w:sz w:val="22"/>
                <w:szCs w:val="22"/>
              </w:rPr>
            </w:pPr>
            <w:r w:rsidRPr="00EB4CF7">
              <w:rPr>
                <w:bCs/>
                <w:sz w:val="22"/>
                <w:szCs w:val="22"/>
              </w:rPr>
              <w:t>Binôme 13</w:t>
            </w:r>
          </w:p>
        </w:tc>
        <w:tc>
          <w:tcPr>
            <w:tcW w:w="1701" w:type="dxa"/>
            <w:noWrap/>
            <w:hideMark/>
          </w:tcPr>
          <w:p w14:paraId="2F602984" w14:textId="77777777" w:rsidR="00954F98" w:rsidRPr="00EB4CF7" w:rsidRDefault="00954F98" w:rsidP="00A760AA">
            <w:pPr>
              <w:rPr>
                <w:bCs/>
                <w:sz w:val="22"/>
                <w:szCs w:val="22"/>
              </w:rPr>
            </w:pPr>
            <w:r w:rsidRPr="00EB4CF7">
              <w:rPr>
                <w:bCs/>
                <w:sz w:val="22"/>
                <w:szCs w:val="22"/>
              </w:rPr>
              <w:t xml:space="preserve">Borgou </w:t>
            </w:r>
          </w:p>
        </w:tc>
        <w:tc>
          <w:tcPr>
            <w:tcW w:w="3686" w:type="dxa"/>
            <w:noWrap/>
            <w:hideMark/>
          </w:tcPr>
          <w:p w14:paraId="17258599" w14:textId="77777777" w:rsidR="00954F98" w:rsidRPr="00EB4CF7" w:rsidRDefault="00954F98" w:rsidP="00A760AA">
            <w:pPr>
              <w:rPr>
                <w:bCs/>
                <w:sz w:val="22"/>
                <w:szCs w:val="22"/>
              </w:rPr>
            </w:pPr>
            <w:r w:rsidRPr="00EB4CF7">
              <w:rPr>
                <w:bCs/>
                <w:sz w:val="22"/>
                <w:szCs w:val="22"/>
              </w:rPr>
              <w:t>Bembèrèkè-Sinendé</w:t>
            </w:r>
          </w:p>
        </w:tc>
        <w:tc>
          <w:tcPr>
            <w:tcW w:w="2126" w:type="dxa"/>
            <w:vMerge w:val="restart"/>
            <w:hideMark/>
          </w:tcPr>
          <w:p w14:paraId="1582ED7D"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5ADDA302" w14:textId="77777777" w:rsidR="00954F98" w:rsidRPr="00EB4CF7" w:rsidRDefault="00954F98" w:rsidP="00A760AA">
            <w:pPr>
              <w:rPr>
                <w:bCs/>
                <w:sz w:val="22"/>
                <w:szCs w:val="22"/>
              </w:rPr>
            </w:pPr>
            <w:r w:rsidRPr="00EB4CF7">
              <w:rPr>
                <w:bCs/>
                <w:sz w:val="22"/>
                <w:szCs w:val="22"/>
              </w:rPr>
              <w:t>- Promesse de la part des acteurs de la zone pour le remplissage de l'outil "Formation sanitaire" mais rien n'est encore obtenu de leur part ;</w:t>
            </w:r>
          </w:p>
        </w:tc>
      </w:tr>
      <w:tr w:rsidR="00954F98" w:rsidRPr="00EB4CF7" w14:paraId="1094F07D" w14:textId="77777777" w:rsidTr="00A760AA">
        <w:trPr>
          <w:trHeight w:val="300"/>
        </w:trPr>
        <w:tc>
          <w:tcPr>
            <w:tcW w:w="1129" w:type="dxa"/>
            <w:vMerge/>
            <w:hideMark/>
          </w:tcPr>
          <w:p w14:paraId="7C059185" w14:textId="77777777" w:rsidR="00954F98" w:rsidRPr="00EB4CF7" w:rsidRDefault="00954F98" w:rsidP="00A760AA">
            <w:pPr>
              <w:rPr>
                <w:bCs/>
                <w:sz w:val="22"/>
                <w:szCs w:val="22"/>
              </w:rPr>
            </w:pPr>
          </w:p>
        </w:tc>
        <w:tc>
          <w:tcPr>
            <w:tcW w:w="1701" w:type="dxa"/>
            <w:noWrap/>
            <w:hideMark/>
          </w:tcPr>
          <w:p w14:paraId="7CACA46F" w14:textId="77777777" w:rsidR="00954F98" w:rsidRPr="00EB4CF7" w:rsidRDefault="00954F98" w:rsidP="00A760AA">
            <w:pPr>
              <w:rPr>
                <w:bCs/>
                <w:sz w:val="22"/>
                <w:szCs w:val="22"/>
              </w:rPr>
            </w:pPr>
            <w:r w:rsidRPr="00EB4CF7">
              <w:rPr>
                <w:bCs/>
                <w:sz w:val="22"/>
                <w:szCs w:val="22"/>
              </w:rPr>
              <w:t>Alibori</w:t>
            </w:r>
          </w:p>
        </w:tc>
        <w:tc>
          <w:tcPr>
            <w:tcW w:w="3686" w:type="dxa"/>
            <w:noWrap/>
            <w:hideMark/>
          </w:tcPr>
          <w:p w14:paraId="062D1FC1" w14:textId="77777777" w:rsidR="00954F98" w:rsidRPr="00EB4CF7" w:rsidRDefault="00954F98" w:rsidP="00A760AA">
            <w:pPr>
              <w:rPr>
                <w:bCs/>
                <w:sz w:val="22"/>
                <w:szCs w:val="22"/>
              </w:rPr>
            </w:pPr>
            <w:r w:rsidRPr="00EB4CF7">
              <w:rPr>
                <w:bCs/>
                <w:sz w:val="22"/>
                <w:szCs w:val="22"/>
              </w:rPr>
              <w:t>Banikoara</w:t>
            </w:r>
          </w:p>
        </w:tc>
        <w:tc>
          <w:tcPr>
            <w:tcW w:w="2126" w:type="dxa"/>
            <w:vMerge/>
            <w:hideMark/>
          </w:tcPr>
          <w:p w14:paraId="0C27D21C" w14:textId="77777777" w:rsidR="00954F98" w:rsidRPr="00EB4CF7" w:rsidRDefault="00954F98" w:rsidP="00A760AA">
            <w:pPr>
              <w:jc w:val="center"/>
              <w:rPr>
                <w:bCs/>
                <w:sz w:val="22"/>
                <w:szCs w:val="22"/>
              </w:rPr>
            </w:pPr>
          </w:p>
        </w:tc>
        <w:tc>
          <w:tcPr>
            <w:tcW w:w="5670" w:type="dxa"/>
            <w:vMerge/>
            <w:hideMark/>
          </w:tcPr>
          <w:p w14:paraId="6EB428FA" w14:textId="77777777" w:rsidR="00954F98" w:rsidRPr="00EB4CF7" w:rsidRDefault="00954F98" w:rsidP="00A760AA">
            <w:pPr>
              <w:rPr>
                <w:bCs/>
                <w:sz w:val="22"/>
                <w:szCs w:val="22"/>
              </w:rPr>
            </w:pPr>
          </w:p>
        </w:tc>
      </w:tr>
      <w:tr w:rsidR="00954F98" w:rsidRPr="00EB4CF7" w14:paraId="22653484" w14:textId="77777777" w:rsidTr="00A760AA">
        <w:trPr>
          <w:trHeight w:val="300"/>
        </w:trPr>
        <w:tc>
          <w:tcPr>
            <w:tcW w:w="1129" w:type="dxa"/>
            <w:vMerge/>
            <w:hideMark/>
          </w:tcPr>
          <w:p w14:paraId="3CDAB404" w14:textId="77777777" w:rsidR="00954F98" w:rsidRPr="00EB4CF7" w:rsidRDefault="00954F98" w:rsidP="00A760AA">
            <w:pPr>
              <w:rPr>
                <w:bCs/>
                <w:sz w:val="22"/>
                <w:szCs w:val="22"/>
              </w:rPr>
            </w:pPr>
          </w:p>
        </w:tc>
        <w:tc>
          <w:tcPr>
            <w:tcW w:w="1701" w:type="dxa"/>
            <w:noWrap/>
            <w:hideMark/>
          </w:tcPr>
          <w:p w14:paraId="2D38D7AB" w14:textId="77777777" w:rsidR="00954F98" w:rsidRPr="00EB4CF7" w:rsidRDefault="00954F98" w:rsidP="00A760AA">
            <w:pPr>
              <w:rPr>
                <w:bCs/>
                <w:sz w:val="22"/>
                <w:szCs w:val="22"/>
              </w:rPr>
            </w:pPr>
            <w:r w:rsidRPr="00EB4CF7">
              <w:rPr>
                <w:bCs/>
                <w:sz w:val="22"/>
                <w:szCs w:val="22"/>
              </w:rPr>
              <w:t>Atacora</w:t>
            </w:r>
          </w:p>
        </w:tc>
        <w:tc>
          <w:tcPr>
            <w:tcW w:w="3686" w:type="dxa"/>
            <w:noWrap/>
            <w:hideMark/>
          </w:tcPr>
          <w:p w14:paraId="78B68945" w14:textId="77777777" w:rsidR="00954F98" w:rsidRPr="00EB4CF7" w:rsidRDefault="00954F98" w:rsidP="00A760AA">
            <w:pPr>
              <w:rPr>
                <w:bCs/>
                <w:sz w:val="22"/>
                <w:szCs w:val="22"/>
              </w:rPr>
            </w:pPr>
            <w:r w:rsidRPr="00EB4CF7">
              <w:rPr>
                <w:bCs/>
                <w:sz w:val="22"/>
                <w:szCs w:val="22"/>
              </w:rPr>
              <w:t>Kouandé-Kérou-Péounko</w:t>
            </w:r>
          </w:p>
        </w:tc>
        <w:tc>
          <w:tcPr>
            <w:tcW w:w="2126" w:type="dxa"/>
            <w:vMerge/>
            <w:hideMark/>
          </w:tcPr>
          <w:p w14:paraId="0DBD0738" w14:textId="77777777" w:rsidR="00954F98" w:rsidRPr="00EB4CF7" w:rsidRDefault="00954F98" w:rsidP="00A760AA">
            <w:pPr>
              <w:jc w:val="center"/>
              <w:rPr>
                <w:bCs/>
                <w:sz w:val="22"/>
                <w:szCs w:val="22"/>
              </w:rPr>
            </w:pPr>
          </w:p>
        </w:tc>
        <w:tc>
          <w:tcPr>
            <w:tcW w:w="5670" w:type="dxa"/>
            <w:vMerge/>
            <w:hideMark/>
          </w:tcPr>
          <w:p w14:paraId="27CA993B" w14:textId="77777777" w:rsidR="00954F98" w:rsidRPr="00EB4CF7" w:rsidRDefault="00954F98" w:rsidP="00A760AA">
            <w:pPr>
              <w:rPr>
                <w:bCs/>
                <w:sz w:val="22"/>
                <w:szCs w:val="22"/>
              </w:rPr>
            </w:pPr>
          </w:p>
        </w:tc>
      </w:tr>
      <w:tr w:rsidR="00954F98" w:rsidRPr="00EB4CF7" w14:paraId="28F7E07A" w14:textId="77777777" w:rsidTr="00A760AA">
        <w:trPr>
          <w:trHeight w:val="300"/>
        </w:trPr>
        <w:tc>
          <w:tcPr>
            <w:tcW w:w="1129" w:type="dxa"/>
            <w:vMerge w:val="restart"/>
            <w:noWrap/>
            <w:hideMark/>
          </w:tcPr>
          <w:p w14:paraId="1F9C7BC1" w14:textId="77777777" w:rsidR="00954F98" w:rsidRPr="00EB4CF7" w:rsidRDefault="00954F98" w:rsidP="00A760AA">
            <w:pPr>
              <w:rPr>
                <w:bCs/>
                <w:sz w:val="22"/>
                <w:szCs w:val="22"/>
              </w:rPr>
            </w:pPr>
            <w:r w:rsidRPr="00EB4CF7">
              <w:rPr>
                <w:bCs/>
                <w:sz w:val="22"/>
                <w:szCs w:val="22"/>
              </w:rPr>
              <w:t>Binôme 14</w:t>
            </w:r>
          </w:p>
        </w:tc>
        <w:tc>
          <w:tcPr>
            <w:tcW w:w="1701" w:type="dxa"/>
            <w:noWrap/>
            <w:hideMark/>
          </w:tcPr>
          <w:p w14:paraId="51445FBF" w14:textId="77777777" w:rsidR="00954F98" w:rsidRPr="00EB4CF7" w:rsidRDefault="00954F98" w:rsidP="00A760AA">
            <w:pPr>
              <w:rPr>
                <w:bCs/>
                <w:sz w:val="22"/>
                <w:szCs w:val="22"/>
              </w:rPr>
            </w:pPr>
            <w:r w:rsidRPr="00EB4CF7">
              <w:rPr>
                <w:bCs/>
                <w:sz w:val="22"/>
                <w:szCs w:val="22"/>
              </w:rPr>
              <w:t>Atlantique</w:t>
            </w:r>
          </w:p>
        </w:tc>
        <w:tc>
          <w:tcPr>
            <w:tcW w:w="3686" w:type="dxa"/>
            <w:noWrap/>
            <w:hideMark/>
          </w:tcPr>
          <w:p w14:paraId="471A0AE9" w14:textId="77777777" w:rsidR="00954F98" w:rsidRPr="00EB4CF7" w:rsidRDefault="00954F98" w:rsidP="00A760AA">
            <w:pPr>
              <w:rPr>
                <w:bCs/>
                <w:sz w:val="22"/>
                <w:szCs w:val="22"/>
              </w:rPr>
            </w:pPr>
            <w:r w:rsidRPr="00EB4CF7">
              <w:rPr>
                <w:bCs/>
                <w:sz w:val="22"/>
                <w:szCs w:val="22"/>
              </w:rPr>
              <w:t>Allada-Zè-Toffo</w:t>
            </w:r>
          </w:p>
        </w:tc>
        <w:tc>
          <w:tcPr>
            <w:tcW w:w="2126" w:type="dxa"/>
            <w:vMerge w:val="restart"/>
            <w:hideMark/>
          </w:tcPr>
          <w:p w14:paraId="4D217565" w14:textId="77777777" w:rsidR="00954F98" w:rsidRPr="00EB4CF7" w:rsidRDefault="00954F98" w:rsidP="00A760AA">
            <w:pPr>
              <w:jc w:val="center"/>
              <w:rPr>
                <w:bCs/>
                <w:sz w:val="22"/>
                <w:szCs w:val="22"/>
              </w:rPr>
            </w:pPr>
            <w:r w:rsidRPr="00EB4CF7">
              <w:rPr>
                <w:bCs/>
                <w:sz w:val="22"/>
                <w:szCs w:val="22"/>
              </w:rPr>
              <w:t>100,0</w:t>
            </w:r>
          </w:p>
        </w:tc>
        <w:tc>
          <w:tcPr>
            <w:tcW w:w="5670" w:type="dxa"/>
            <w:vMerge w:val="restart"/>
            <w:hideMark/>
          </w:tcPr>
          <w:p w14:paraId="17A17AFC" w14:textId="77777777" w:rsidR="00954F98" w:rsidRPr="00EB4CF7" w:rsidRDefault="00954F98" w:rsidP="00A760AA">
            <w:pPr>
              <w:rPr>
                <w:bCs/>
                <w:sz w:val="22"/>
                <w:szCs w:val="22"/>
              </w:rPr>
            </w:pPr>
            <w:r w:rsidRPr="00EB4CF7">
              <w:rPr>
                <w:bCs/>
                <w:sz w:val="22"/>
                <w:szCs w:val="22"/>
              </w:rPr>
              <w:t>- Non disponibilité des informations au niveau des centres par rapport à l'outil "Formation sanitaire" ;</w:t>
            </w:r>
            <w:r w:rsidRPr="00EB4CF7">
              <w:rPr>
                <w:bCs/>
                <w:sz w:val="22"/>
                <w:szCs w:val="22"/>
              </w:rPr>
              <w:br/>
              <w:t xml:space="preserve">- Non collaboration des acteurs de la zone pour aider à avoir les informations disponibles par rapport à l'outil "Formation sanitaire" au niveau du bureau de zone. </w:t>
            </w:r>
          </w:p>
        </w:tc>
      </w:tr>
      <w:tr w:rsidR="00954F98" w:rsidRPr="00EB4CF7" w14:paraId="33D77A2D" w14:textId="77777777" w:rsidTr="00A760AA">
        <w:trPr>
          <w:trHeight w:val="300"/>
        </w:trPr>
        <w:tc>
          <w:tcPr>
            <w:tcW w:w="1129" w:type="dxa"/>
            <w:vMerge/>
            <w:hideMark/>
          </w:tcPr>
          <w:p w14:paraId="486B745F" w14:textId="77777777" w:rsidR="00954F98" w:rsidRPr="00EB4CF7" w:rsidRDefault="00954F98" w:rsidP="00A760AA">
            <w:pPr>
              <w:rPr>
                <w:bCs/>
                <w:sz w:val="22"/>
                <w:szCs w:val="22"/>
              </w:rPr>
            </w:pPr>
          </w:p>
        </w:tc>
        <w:tc>
          <w:tcPr>
            <w:tcW w:w="1701" w:type="dxa"/>
            <w:noWrap/>
            <w:hideMark/>
          </w:tcPr>
          <w:p w14:paraId="5D5C485C" w14:textId="77777777" w:rsidR="00954F98" w:rsidRPr="00EB4CF7" w:rsidRDefault="00954F98" w:rsidP="00A760AA">
            <w:pPr>
              <w:rPr>
                <w:bCs/>
                <w:sz w:val="22"/>
                <w:szCs w:val="22"/>
              </w:rPr>
            </w:pPr>
            <w:r w:rsidRPr="00EB4CF7">
              <w:rPr>
                <w:bCs/>
                <w:sz w:val="22"/>
                <w:szCs w:val="22"/>
              </w:rPr>
              <w:t>Atlantique</w:t>
            </w:r>
          </w:p>
        </w:tc>
        <w:tc>
          <w:tcPr>
            <w:tcW w:w="3686" w:type="dxa"/>
            <w:noWrap/>
            <w:hideMark/>
          </w:tcPr>
          <w:p w14:paraId="3850E82F" w14:textId="77777777" w:rsidR="00954F98" w:rsidRPr="00EB4CF7" w:rsidRDefault="00954F98" w:rsidP="00A760AA">
            <w:pPr>
              <w:rPr>
                <w:bCs/>
                <w:sz w:val="22"/>
                <w:szCs w:val="22"/>
              </w:rPr>
            </w:pPr>
            <w:r w:rsidRPr="00EB4CF7">
              <w:rPr>
                <w:bCs/>
                <w:sz w:val="22"/>
                <w:szCs w:val="22"/>
              </w:rPr>
              <w:t>Ouidah-Kpomassè-Tori</w:t>
            </w:r>
          </w:p>
        </w:tc>
        <w:tc>
          <w:tcPr>
            <w:tcW w:w="2126" w:type="dxa"/>
            <w:vMerge/>
            <w:hideMark/>
          </w:tcPr>
          <w:p w14:paraId="12E82918" w14:textId="77777777" w:rsidR="00954F98" w:rsidRPr="00EB4CF7" w:rsidRDefault="00954F98" w:rsidP="00A760AA">
            <w:pPr>
              <w:jc w:val="center"/>
              <w:rPr>
                <w:bCs/>
                <w:sz w:val="22"/>
                <w:szCs w:val="22"/>
              </w:rPr>
            </w:pPr>
          </w:p>
        </w:tc>
        <w:tc>
          <w:tcPr>
            <w:tcW w:w="5670" w:type="dxa"/>
            <w:vMerge/>
            <w:hideMark/>
          </w:tcPr>
          <w:p w14:paraId="6F7D4546" w14:textId="77777777" w:rsidR="00954F98" w:rsidRPr="00EB4CF7" w:rsidRDefault="00954F98" w:rsidP="00A760AA">
            <w:pPr>
              <w:rPr>
                <w:bCs/>
                <w:sz w:val="22"/>
                <w:szCs w:val="22"/>
              </w:rPr>
            </w:pPr>
          </w:p>
        </w:tc>
      </w:tr>
      <w:tr w:rsidR="00954F98" w:rsidRPr="00EB4CF7" w14:paraId="6831D231" w14:textId="77777777" w:rsidTr="00A760AA">
        <w:trPr>
          <w:trHeight w:val="300"/>
        </w:trPr>
        <w:tc>
          <w:tcPr>
            <w:tcW w:w="1129" w:type="dxa"/>
            <w:vMerge w:val="restart"/>
            <w:noWrap/>
            <w:hideMark/>
          </w:tcPr>
          <w:p w14:paraId="6C76F1FA" w14:textId="77777777" w:rsidR="00954F98" w:rsidRPr="00EB4CF7" w:rsidRDefault="00954F98" w:rsidP="00A760AA">
            <w:pPr>
              <w:rPr>
                <w:bCs/>
                <w:sz w:val="22"/>
                <w:szCs w:val="22"/>
              </w:rPr>
            </w:pPr>
            <w:r w:rsidRPr="00EB4CF7">
              <w:rPr>
                <w:bCs/>
                <w:sz w:val="22"/>
                <w:szCs w:val="22"/>
              </w:rPr>
              <w:t>Binôme 15</w:t>
            </w:r>
          </w:p>
        </w:tc>
        <w:tc>
          <w:tcPr>
            <w:tcW w:w="1701" w:type="dxa"/>
            <w:noWrap/>
            <w:hideMark/>
          </w:tcPr>
          <w:p w14:paraId="2A2DF7A9" w14:textId="77777777" w:rsidR="00954F98" w:rsidRPr="00EB4CF7" w:rsidRDefault="00954F98" w:rsidP="00A760AA">
            <w:pPr>
              <w:rPr>
                <w:bCs/>
                <w:sz w:val="22"/>
                <w:szCs w:val="22"/>
              </w:rPr>
            </w:pPr>
            <w:r w:rsidRPr="00EB4CF7">
              <w:rPr>
                <w:bCs/>
                <w:sz w:val="22"/>
                <w:szCs w:val="22"/>
              </w:rPr>
              <w:t>Ouémé</w:t>
            </w:r>
          </w:p>
        </w:tc>
        <w:tc>
          <w:tcPr>
            <w:tcW w:w="3686" w:type="dxa"/>
            <w:noWrap/>
            <w:hideMark/>
          </w:tcPr>
          <w:p w14:paraId="4082E157" w14:textId="77777777" w:rsidR="00954F98" w:rsidRPr="00EB4CF7" w:rsidRDefault="00954F98" w:rsidP="00A760AA">
            <w:pPr>
              <w:rPr>
                <w:bCs/>
                <w:sz w:val="22"/>
                <w:szCs w:val="22"/>
              </w:rPr>
            </w:pPr>
            <w:r w:rsidRPr="00EB4CF7">
              <w:rPr>
                <w:bCs/>
                <w:sz w:val="22"/>
                <w:szCs w:val="22"/>
              </w:rPr>
              <w:t>PN-Aguégués-Sèmè Kpodji</w:t>
            </w:r>
          </w:p>
        </w:tc>
        <w:tc>
          <w:tcPr>
            <w:tcW w:w="2126" w:type="dxa"/>
            <w:vMerge w:val="restart"/>
            <w:hideMark/>
          </w:tcPr>
          <w:p w14:paraId="780BA35D" w14:textId="77777777" w:rsidR="00954F98" w:rsidRPr="00EB4CF7" w:rsidRDefault="00954F98" w:rsidP="00A760AA">
            <w:pPr>
              <w:jc w:val="center"/>
              <w:rPr>
                <w:bCs/>
                <w:sz w:val="22"/>
                <w:szCs w:val="22"/>
              </w:rPr>
            </w:pPr>
            <w:r w:rsidRPr="00EB4CF7">
              <w:rPr>
                <w:bCs/>
                <w:sz w:val="22"/>
                <w:szCs w:val="22"/>
              </w:rPr>
              <w:t>96,4</w:t>
            </w:r>
          </w:p>
        </w:tc>
        <w:tc>
          <w:tcPr>
            <w:tcW w:w="5670" w:type="dxa"/>
            <w:vMerge w:val="restart"/>
            <w:hideMark/>
          </w:tcPr>
          <w:p w14:paraId="7187220A" w14:textId="77777777" w:rsidR="00954F98" w:rsidRPr="00EB4CF7" w:rsidRDefault="00954F98" w:rsidP="00A760AA">
            <w:pPr>
              <w:rPr>
                <w:bCs/>
                <w:sz w:val="22"/>
                <w:szCs w:val="22"/>
              </w:rPr>
            </w:pPr>
            <w:r w:rsidRPr="00EB4CF7">
              <w:rPr>
                <w:bCs/>
                <w:sz w:val="22"/>
                <w:szCs w:val="22"/>
              </w:rPr>
              <w:t>- Victime de bracage (Tablette emportée et effets d'un membre du binôme volé) ;</w:t>
            </w:r>
            <w:r w:rsidRPr="00EB4CF7">
              <w:rPr>
                <w:bCs/>
                <w:sz w:val="22"/>
                <w:szCs w:val="22"/>
              </w:rPr>
              <w:br/>
              <w:t>- Collecte de données effectuée de façon partielle ;</w:t>
            </w:r>
          </w:p>
        </w:tc>
      </w:tr>
      <w:tr w:rsidR="00954F98" w:rsidRPr="00EB4CF7" w14:paraId="4BFEF84C" w14:textId="77777777" w:rsidTr="00A760AA">
        <w:trPr>
          <w:trHeight w:val="300"/>
        </w:trPr>
        <w:tc>
          <w:tcPr>
            <w:tcW w:w="1129" w:type="dxa"/>
            <w:vMerge/>
            <w:hideMark/>
          </w:tcPr>
          <w:p w14:paraId="5A5985AE" w14:textId="77777777" w:rsidR="00954F98" w:rsidRPr="00EB4CF7" w:rsidRDefault="00954F98" w:rsidP="00A760AA">
            <w:pPr>
              <w:rPr>
                <w:bCs/>
                <w:sz w:val="22"/>
                <w:szCs w:val="22"/>
              </w:rPr>
            </w:pPr>
          </w:p>
        </w:tc>
        <w:tc>
          <w:tcPr>
            <w:tcW w:w="1701" w:type="dxa"/>
            <w:noWrap/>
            <w:hideMark/>
          </w:tcPr>
          <w:p w14:paraId="376A42EC" w14:textId="77777777" w:rsidR="00954F98" w:rsidRPr="00EB4CF7" w:rsidRDefault="00954F98" w:rsidP="00A760AA">
            <w:pPr>
              <w:rPr>
                <w:bCs/>
                <w:sz w:val="22"/>
                <w:szCs w:val="22"/>
              </w:rPr>
            </w:pPr>
            <w:r w:rsidRPr="00EB4CF7">
              <w:rPr>
                <w:bCs/>
                <w:sz w:val="22"/>
                <w:szCs w:val="22"/>
              </w:rPr>
              <w:t>Ouémé</w:t>
            </w:r>
          </w:p>
        </w:tc>
        <w:tc>
          <w:tcPr>
            <w:tcW w:w="3686" w:type="dxa"/>
            <w:noWrap/>
            <w:hideMark/>
          </w:tcPr>
          <w:p w14:paraId="029621FE" w14:textId="77777777" w:rsidR="00954F98" w:rsidRPr="00EB4CF7" w:rsidRDefault="00954F98" w:rsidP="00A760AA">
            <w:pPr>
              <w:rPr>
                <w:bCs/>
                <w:sz w:val="22"/>
                <w:szCs w:val="22"/>
              </w:rPr>
            </w:pPr>
            <w:r w:rsidRPr="00EB4CF7">
              <w:rPr>
                <w:bCs/>
                <w:sz w:val="22"/>
                <w:szCs w:val="22"/>
              </w:rPr>
              <w:t>Adjohoun-Bonou-Dangbo</w:t>
            </w:r>
          </w:p>
        </w:tc>
        <w:tc>
          <w:tcPr>
            <w:tcW w:w="2126" w:type="dxa"/>
            <w:vMerge/>
            <w:hideMark/>
          </w:tcPr>
          <w:p w14:paraId="54A2C0F9" w14:textId="77777777" w:rsidR="00954F98" w:rsidRPr="00EB4CF7" w:rsidRDefault="00954F98" w:rsidP="00A760AA">
            <w:pPr>
              <w:jc w:val="center"/>
              <w:rPr>
                <w:bCs/>
                <w:sz w:val="22"/>
                <w:szCs w:val="22"/>
              </w:rPr>
            </w:pPr>
          </w:p>
        </w:tc>
        <w:tc>
          <w:tcPr>
            <w:tcW w:w="5670" w:type="dxa"/>
            <w:vMerge/>
            <w:hideMark/>
          </w:tcPr>
          <w:p w14:paraId="02D1F70A" w14:textId="77777777" w:rsidR="00954F98" w:rsidRPr="00EB4CF7" w:rsidRDefault="00954F98" w:rsidP="00A760AA">
            <w:pPr>
              <w:rPr>
                <w:bCs/>
                <w:sz w:val="22"/>
                <w:szCs w:val="22"/>
              </w:rPr>
            </w:pPr>
          </w:p>
        </w:tc>
      </w:tr>
      <w:tr w:rsidR="00954F98" w:rsidRPr="00EB4CF7" w14:paraId="01E9CE50" w14:textId="77777777" w:rsidTr="00A760AA">
        <w:trPr>
          <w:trHeight w:val="315"/>
        </w:trPr>
        <w:tc>
          <w:tcPr>
            <w:tcW w:w="1129" w:type="dxa"/>
            <w:vMerge/>
            <w:hideMark/>
          </w:tcPr>
          <w:p w14:paraId="0F886843" w14:textId="77777777" w:rsidR="00954F98" w:rsidRPr="00EB4CF7" w:rsidRDefault="00954F98" w:rsidP="00A760AA">
            <w:pPr>
              <w:rPr>
                <w:bCs/>
                <w:sz w:val="22"/>
                <w:szCs w:val="22"/>
              </w:rPr>
            </w:pPr>
          </w:p>
        </w:tc>
        <w:tc>
          <w:tcPr>
            <w:tcW w:w="1701" w:type="dxa"/>
            <w:noWrap/>
            <w:hideMark/>
          </w:tcPr>
          <w:p w14:paraId="7F1484FD" w14:textId="77777777" w:rsidR="00954F98" w:rsidRPr="00EB4CF7" w:rsidRDefault="00954F98" w:rsidP="00A760AA">
            <w:pPr>
              <w:rPr>
                <w:bCs/>
                <w:sz w:val="22"/>
                <w:szCs w:val="22"/>
              </w:rPr>
            </w:pPr>
            <w:r w:rsidRPr="00EB4CF7">
              <w:rPr>
                <w:bCs/>
                <w:sz w:val="22"/>
                <w:szCs w:val="22"/>
              </w:rPr>
              <w:t>Ouémé</w:t>
            </w:r>
          </w:p>
        </w:tc>
        <w:tc>
          <w:tcPr>
            <w:tcW w:w="3686" w:type="dxa"/>
            <w:noWrap/>
            <w:hideMark/>
          </w:tcPr>
          <w:p w14:paraId="513ED605" w14:textId="77777777" w:rsidR="00954F98" w:rsidRPr="00EB4CF7" w:rsidRDefault="00954F98" w:rsidP="00A760AA">
            <w:pPr>
              <w:rPr>
                <w:bCs/>
                <w:sz w:val="22"/>
                <w:szCs w:val="22"/>
              </w:rPr>
            </w:pPr>
            <w:r w:rsidRPr="00EB4CF7">
              <w:rPr>
                <w:bCs/>
                <w:sz w:val="22"/>
                <w:szCs w:val="22"/>
              </w:rPr>
              <w:t>Avrankou-Adjarra-Akpro Missrété</w:t>
            </w:r>
          </w:p>
        </w:tc>
        <w:tc>
          <w:tcPr>
            <w:tcW w:w="2126" w:type="dxa"/>
            <w:vMerge/>
            <w:hideMark/>
          </w:tcPr>
          <w:p w14:paraId="72A55E3F" w14:textId="77777777" w:rsidR="00954F98" w:rsidRPr="00EB4CF7" w:rsidRDefault="00954F98" w:rsidP="00A760AA">
            <w:pPr>
              <w:jc w:val="center"/>
              <w:rPr>
                <w:bCs/>
                <w:sz w:val="22"/>
                <w:szCs w:val="22"/>
              </w:rPr>
            </w:pPr>
          </w:p>
        </w:tc>
        <w:tc>
          <w:tcPr>
            <w:tcW w:w="5670" w:type="dxa"/>
            <w:vMerge/>
            <w:hideMark/>
          </w:tcPr>
          <w:p w14:paraId="4D1D8E52" w14:textId="77777777" w:rsidR="00954F98" w:rsidRPr="00EB4CF7" w:rsidRDefault="00954F98" w:rsidP="00A760AA">
            <w:pPr>
              <w:rPr>
                <w:bCs/>
                <w:sz w:val="22"/>
                <w:szCs w:val="22"/>
              </w:rPr>
            </w:pPr>
          </w:p>
        </w:tc>
      </w:tr>
    </w:tbl>
    <w:p w14:paraId="019C8378" w14:textId="77777777" w:rsidR="00954F98" w:rsidRPr="00EB4CF7" w:rsidRDefault="00954F98" w:rsidP="00954F98">
      <w:pPr>
        <w:rPr>
          <w:sz w:val="22"/>
          <w:szCs w:val="22"/>
        </w:rPr>
      </w:pPr>
    </w:p>
    <w:p w14:paraId="6C6C531B" w14:textId="77777777" w:rsidR="00954F98" w:rsidRPr="00EB4CF7"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333333"/>
        </w:rPr>
        <w:sectPr w:rsidR="00954F98" w:rsidRPr="00EB4CF7" w:rsidSect="008553F2">
          <w:pgSz w:w="16838" w:h="11906" w:orient="landscape" w:code="9"/>
          <w:pgMar w:top="1418" w:right="1134" w:bottom="1418" w:left="1418" w:header="709" w:footer="709" w:gutter="0"/>
          <w:cols w:space="708"/>
          <w:docGrid w:linePitch="360"/>
        </w:sectPr>
      </w:pPr>
    </w:p>
    <w:p w14:paraId="12BD32B5" w14:textId="77777777" w:rsidR="00954F98" w:rsidRPr="00EB4CF7"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center"/>
        <w:textAlignment w:val="baseline"/>
        <w:rPr>
          <w:b/>
          <w:color w:val="333333"/>
        </w:rPr>
      </w:pPr>
      <w:r w:rsidRPr="00EB4CF7">
        <w:rPr>
          <w:b/>
          <w:color w:val="333333"/>
        </w:rPr>
        <w:lastRenderedPageBreak/>
        <w:t>Annexe 2 : Résultats sommaires des focus group</w:t>
      </w:r>
    </w:p>
    <w:p w14:paraId="7F4F12CE" w14:textId="77777777" w:rsidR="00954F98" w:rsidRDefault="00954F98" w:rsidP="00954F98">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333333"/>
        </w:rPr>
      </w:pPr>
    </w:p>
    <w:p w14:paraId="17916CDD" w14:textId="77777777" w:rsidR="00954F98" w:rsidRPr="005D5F82" w:rsidRDefault="00954F98" w:rsidP="00954F98">
      <w:pPr>
        <w:pStyle w:val="ListParagraph"/>
        <w:tabs>
          <w:tab w:val="left" w:pos="142"/>
        </w:tabs>
        <w:spacing w:line="360" w:lineRule="auto"/>
        <w:ind w:left="0"/>
        <w:jc w:val="both"/>
        <w:rPr>
          <w:rFonts w:cs="Calibri"/>
          <w:b/>
          <w:sz w:val="44"/>
          <w:szCs w:val="44"/>
        </w:rPr>
      </w:pPr>
      <w:r w:rsidRPr="005D5F82">
        <w:rPr>
          <w:rFonts w:cs="Calibri"/>
          <w:b/>
          <w:sz w:val="44"/>
          <w:szCs w:val="44"/>
        </w:rPr>
        <w:t>Etat</w:t>
      </w:r>
      <w:r>
        <w:rPr>
          <w:rFonts w:cs="Calibri"/>
          <w:b/>
          <w:sz w:val="44"/>
          <w:szCs w:val="44"/>
        </w:rPr>
        <w:t xml:space="preserve"> </w:t>
      </w:r>
      <w:r w:rsidRPr="005D5F82">
        <w:rPr>
          <w:rFonts w:cs="Calibri"/>
          <w:b/>
          <w:sz w:val="44"/>
          <w:szCs w:val="44"/>
        </w:rPr>
        <w:t>de la gouvernance du système de santé ?</w:t>
      </w:r>
    </w:p>
    <w:p w14:paraId="410A0FDC" w14:textId="77777777" w:rsidR="00954F98" w:rsidRDefault="00954F98" w:rsidP="00954F98">
      <w:pPr>
        <w:spacing w:line="360" w:lineRule="auto"/>
        <w:jc w:val="both"/>
        <w:rPr>
          <w:rFonts w:cs="Calibri"/>
          <w:iCs/>
        </w:rPr>
      </w:pPr>
      <w:r>
        <w:rPr>
          <w:rFonts w:cs="Calibri"/>
          <w:iCs/>
        </w:rPr>
        <w:t>La gouvernance du système de la santé constitue un grand défi au Bénin. Elle bénéficie d’un grand intérêt de la part des acteurs clés. Plusieurs facteurs clés ont permis d’apprécier.</w:t>
      </w:r>
    </w:p>
    <w:p w14:paraId="3A0F3FE4" w14:textId="77777777" w:rsidR="00954F98" w:rsidRDefault="00954F98" w:rsidP="00954F98">
      <w:pPr>
        <w:spacing w:line="360" w:lineRule="auto"/>
        <w:jc w:val="both"/>
        <w:rPr>
          <w:rFonts w:cs="Calibri"/>
          <w:iCs/>
        </w:rPr>
      </w:pPr>
      <w:r>
        <w:rPr>
          <w:rFonts w:cs="Calibri"/>
          <w:iCs/>
        </w:rPr>
        <w:t>Ce chapitre présente la synthèse des perceptions des gestionnaires de la santé et des cadres de la société sur la gouvernance du système de santé. C’est le résumé des focus groups réalisés.</w:t>
      </w:r>
    </w:p>
    <w:p w14:paraId="7612E6EA" w14:textId="77777777" w:rsidR="00954F98" w:rsidRDefault="00954F98" w:rsidP="00954F98">
      <w:pPr>
        <w:spacing w:line="360" w:lineRule="auto"/>
        <w:jc w:val="both"/>
        <w:rPr>
          <w:rFonts w:cs="Calibri"/>
          <w:iCs/>
        </w:rPr>
      </w:pPr>
    </w:p>
    <w:p w14:paraId="4E319E16" w14:textId="77777777" w:rsidR="00954F98" w:rsidRPr="005D5F82" w:rsidRDefault="00954F98" w:rsidP="00954F98">
      <w:pPr>
        <w:spacing w:line="360" w:lineRule="auto"/>
        <w:jc w:val="both"/>
        <w:rPr>
          <w:rFonts w:cs="Calibri"/>
          <w:iCs/>
        </w:rPr>
      </w:pPr>
    </w:p>
    <w:p w14:paraId="608A8E3A" w14:textId="77777777" w:rsidR="00954F98" w:rsidRPr="003E5D53" w:rsidRDefault="00954F98" w:rsidP="00954F98">
      <w:pPr>
        <w:pStyle w:val="ListParagraph"/>
        <w:numPr>
          <w:ilvl w:val="0"/>
          <w:numId w:val="18"/>
        </w:numPr>
        <w:spacing w:after="200" w:line="360" w:lineRule="auto"/>
        <w:ind w:left="0" w:firstLine="0"/>
        <w:jc w:val="both"/>
        <w:rPr>
          <w:rFonts w:cs="Calibri"/>
          <w:b/>
          <w:sz w:val="32"/>
          <w:szCs w:val="32"/>
        </w:rPr>
      </w:pPr>
      <w:r w:rsidRPr="003E5D53">
        <w:rPr>
          <w:rFonts w:cs="Calibri"/>
          <w:b/>
          <w:sz w:val="32"/>
          <w:szCs w:val="32"/>
        </w:rPr>
        <w:t xml:space="preserve">Cadre institutionnel régissant le marché du travail des RHS </w:t>
      </w:r>
    </w:p>
    <w:p w14:paraId="3E7F37EA" w14:textId="77777777" w:rsidR="00954F98" w:rsidRDefault="00954F98" w:rsidP="00954F98">
      <w:pPr>
        <w:pStyle w:val="ListParagraph"/>
        <w:spacing w:line="360" w:lineRule="auto"/>
        <w:ind w:left="0"/>
        <w:jc w:val="both"/>
        <w:rPr>
          <w:rFonts w:cs="Calibri"/>
        </w:rPr>
      </w:pPr>
    </w:p>
    <w:p w14:paraId="3190D49D" w14:textId="77777777" w:rsidR="00954F98" w:rsidRDefault="00954F98" w:rsidP="00954F98">
      <w:pPr>
        <w:pStyle w:val="ListParagraph"/>
        <w:numPr>
          <w:ilvl w:val="0"/>
          <w:numId w:val="20"/>
        </w:numPr>
        <w:spacing w:after="200" w:line="360" w:lineRule="auto"/>
        <w:ind w:left="0" w:firstLine="0"/>
        <w:jc w:val="both"/>
        <w:rPr>
          <w:rFonts w:cs="Calibri"/>
          <w:b/>
        </w:rPr>
      </w:pPr>
      <w:r>
        <w:rPr>
          <w:rFonts w:cs="Calibri"/>
          <w:b/>
        </w:rPr>
        <w:t>L</w:t>
      </w:r>
      <w:r w:rsidRPr="00FA2EC9">
        <w:rPr>
          <w:rFonts w:cs="Calibri"/>
          <w:b/>
        </w:rPr>
        <w:t xml:space="preserve">es dispositifs institutionnels qui réglementent la gestion du marché du travail des Ressources </w:t>
      </w:r>
      <w:r>
        <w:rPr>
          <w:rFonts w:cs="Calibri"/>
          <w:b/>
        </w:rPr>
        <w:t>H</w:t>
      </w:r>
      <w:r w:rsidRPr="00FA2EC9">
        <w:rPr>
          <w:rFonts w:cs="Calibri"/>
          <w:b/>
        </w:rPr>
        <w:t xml:space="preserve">umaines en </w:t>
      </w:r>
      <w:r>
        <w:rPr>
          <w:rFonts w:cs="Calibri"/>
          <w:b/>
        </w:rPr>
        <w:t>Santé au Bénin</w:t>
      </w:r>
    </w:p>
    <w:p w14:paraId="1C396540" w14:textId="77777777" w:rsidR="00954F98" w:rsidRPr="00FA2EC9" w:rsidRDefault="00954F98" w:rsidP="00954F98">
      <w:pPr>
        <w:pStyle w:val="ListParagraph"/>
        <w:spacing w:line="360" w:lineRule="auto"/>
        <w:ind w:left="0"/>
        <w:jc w:val="both"/>
        <w:rPr>
          <w:rFonts w:cs="Calibri"/>
          <w:b/>
        </w:rPr>
      </w:pPr>
    </w:p>
    <w:p w14:paraId="60EE1666" w14:textId="77777777" w:rsidR="00954F98" w:rsidRDefault="00954F98" w:rsidP="00954F98">
      <w:pPr>
        <w:pStyle w:val="ListParagraph"/>
        <w:spacing w:line="360" w:lineRule="auto"/>
        <w:ind w:left="0"/>
        <w:jc w:val="both"/>
        <w:rPr>
          <w:rFonts w:cs="Calibri"/>
        </w:rPr>
      </w:pPr>
      <w:r>
        <w:rPr>
          <w:rFonts w:cs="Calibri"/>
        </w:rPr>
        <w:t>Les acteurs touchés par les focus group lors de cette étude ont démontré une connaissance variable du dispositif institutionnel existant au Bénin en matière de marché de travail. On note dans ce cadre comme atouts identifiés lors de ces entretiens l’existence :</w:t>
      </w:r>
    </w:p>
    <w:p w14:paraId="28DE3234" w14:textId="77777777" w:rsidR="00954F98" w:rsidRDefault="00954F98" w:rsidP="00954F98">
      <w:pPr>
        <w:pStyle w:val="ListParagraph"/>
        <w:spacing w:line="360" w:lineRule="auto"/>
        <w:ind w:left="0"/>
        <w:jc w:val="both"/>
        <w:rPr>
          <w:rFonts w:cs="Calibri"/>
        </w:rPr>
      </w:pPr>
    </w:p>
    <w:p w14:paraId="6F38C4FD" w14:textId="77777777" w:rsidR="00954F98" w:rsidRDefault="00954F98" w:rsidP="00954F98">
      <w:pPr>
        <w:pStyle w:val="ListParagraph"/>
        <w:numPr>
          <w:ilvl w:val="0"/>
          <w:numId w:val="31"/>
        </w:numPr>
        <w:spacing w:after="200" w:line="360" w:lineRule="auto"/>
        <w:ind w:left="0" w:firstLine="0"/>
        <w:jc w:val="both"/>
        <w:rPr>
          <w:rFonts w:cs="Calibri"/>
        </w:rPr>
      </w:pPr>
      <w:r>
        <w:rPr>
          <w:rFonts w:cs="Calibri"/>
        </w:rPr>
        <w:t xml:space="preserve">L’existence du </w:t>
      </w:r>
      <w:r w:rsidRPr="00061C95">
        <w:rPr>
          <w:rFonts w:cs="Calibri"/>
        </w:rPr>
        <w:t>Code du travail en république du Bénin</w:t>
      </w:r>
    </w:p>
    <w:p w14:paraId="6FE9FE6A" w14:textId="77777777" w:rsidR="00954F98" w:rsidRDefault="00954F98" w:rsidP="00954F98">
      <w:pPr>
        <w:pStyle w:val="ListParagraph"/>
        <w:numPr>
          <w:ilvl w:val="0"/>
          <w:numId w:val="31"/>
        </w:numPr>
        <w:spacing w:after="200" w:line="360" w:lineRule="auto"/>
        <w:ind w:left="0" w:firstLine="0"/>
        <w:jc w:val="both"/>
        <w:rPr>
          <w:rFonts w:cs="Calibri"/>
        </w:rPr>
      </w:pPr>
      <w:r>
        <w:rPr>
          <w:rFonts w:cs="Calibri"/>
        </w:rPr>
        <w:t xml:space="preserve">L’existence du </w:t>
      </w:r>
      <w:r w:rsidRPr="00061C95">
        <w:rPr>
          <w:rFonts w:cs="Calibri"/>
        </w:rPr>
        <w:t>Statut général de</w:t>
      </w:r>
      <w:r>
        <w:rPr>
          <w:rFonts w:cs="Calibri"/>
        </w:rPr>
        <w:t>s Agents Permanents de l’Etat (APE)</w:t>
      </w:r>
    </w:p>
    <w:p w14:paraId="7ED226E9" w14:textId="77777777" w:rsidR="00954F98" w:rsidRDefault="00954F98" w:rsidP="00954F98">
      <w:pPr>
        <w:pStyle w:val="ListParagraph"/>
        <w:numPr>
          <w:ilvl w:val="0"/>
          <w:numId w:val="31"/>
        </w:numPr>
        <w:spacing w:after="200" w:line="360" w:lineRule="auto"/>
        <w:ind w:left="0" w:firstLine="0"/>
        <w:jc w:val="both"/>
        <w:rPr>
          <w:rFonts w:cs="Calibri"/>
        </w:rPr>
      </w:pPr>
      <w:r>
        <w:rPr>
          <w:rFonts w:cs="Calibri"/>
        </w:rPr>
        <w:t>L’existence des dispositions règlementant l’intervention des Agents Contractuels de l’Etat (</w:t>
      </w:r>
      <w:r w:rsidRPr="00061C95">
        <w:rPr>
          <w:rFonts w:cs="Calibri"/>
        </w:rPr>
        <w:t>ACE</w:t>
      </w:r>
      <w:r>
        <w:rPr>
          <w:rFonts w:cs="Calibri"/>
        </w:rPr>
        <w:t>)</w:t>
      </w:r>
      <w:r w:rsidRPr="00061C95">
        <w:rPr>
          <w:rFonts w:cs="Calibri"/>
        </w:rPr>
        <w:t>,</w:t>
      </w:r>
    </w:p>
    <w:p w14:paraId="5F2BA2F7" w14:textId="77777777" w:rsidR="00954F98" w:rsidRDefault="00954F98" w:rsidP="00954F98">
      <w:pPr>
        <w:pStyle w:val="ListParagraph"/>
        <w:numPr>
          <w:ilvl w:val="0"/>
          <w:numId w:val="31"/>
        </w:numPr>
        <w:spacing w:after="200" w:line="360" w:lineRule="auto"/>
        <w:ind w:left="0" w:firstLine="0"/>
        <w:jc w:val="both"/>
        <w:rPr>
          <w:rFonts w:cs="Calibri"/>
        </w:rPr>
      </w:pPr>
      <w:r>
        <w:rPr>
          <w:rFonts w:cs="Calibri"/>
        </w:rPr>
        <w:t>L’existence d’un plan stratégique de gestion des RHS</w:t>
      </w:r>
    </w:p>
    <w:p w14:paraId="2817D458" w14:textId="77777777" w:rsidR="00954F98" w:rsidRDefault="00954F98" w:rsidP="00954F98">
      <w:pPr>
        <w:pStyle w:val="ListParagraph"/>
        <w:numPr>
          <w:ilvl w:val="0"/>
          <w:numId w:val="31"/>
        </w:numPr>
        <w:spacing w:after="200" w:line="360" w:lineRule="auto"/>
        <w:ind w:left="0" w:firstLine="0"/>
        <w:jc w:val="both"/>
        <w:rPr>
          <w:rFonts w:cs="Calibri"/>
        </w:rPr>
      </w:pPr>
      <w:r>
        <w:rPr>
          <w:rFonts w:cs="Calibri"/>
        </w:rPr>
        <w:t>L’élaboration annuelle d’un</w:t>
      </w:r>
      <w:r w:rsidRPr="002C7532">
        <w:rPr>
          <w:rFonts w:cs="Calibri"/>
        </w:rPr>
        <w:t xml:space="preserve"> </w:t>
      </w:r>
      <w:r>
        <w:rPr>
          <w:rFonts w:cs="Calibri"/>
        </w:rPr>
        <w:t xml:space="preserve">cadre organique </w:t>
      </w:r>
      <w:r w:rsidRPr="00061C95">
        <w:rPr>
          <w:rFonts w:cs="Calibri"/>
        </w:rPr>
        <w:t>valid</w:t>
      </w:r>
      <w:r>
        <w:rPr>
          <w:rFonts w:cs="Calibri"/>
        </w:rPr>
        <w:t>é</w:t>
      </w:r>
      <w:r w:rsidRPr="00061C95">
        <w:rPr>
          <w:rFonts w:cs="Calibri"/>
        </w:rPr>
        <w:t xml:space="preserve"> en conseil des ministres sur la base duquel le M</w:t>
      </w:r>
      <w:r>
        <w:rPr>
          <w:rFonts w:cs="Calibri"/>
        </w:rPr>
        <w:t>inistère de la Fonction publique organise les recrutements des agents. Ces recrutements sont co-organisés par le Ministère du Travail et celui de la Santé en tenant compte des besoins exprimés par ces derniers. Après recrutement le personnel est mis à la disposition du MS par le MTFP</w:t>
      </w:r>
    </w:p>
    <w:p w14:paraId="3539FC0D" w14:textId="77777777" w:rsidR="00954F98" w:rsidRDefault="00954F98" w:rsidP="00954F98">
      <w:pPr>
        <w:pStyle w:val="ListParagraph"/>
        <w:spacing w:line="360" w:lineRule="auto"/>
        <w:ind w:left="0"/>
        <w:jc w:val="both"/>
        <w:rPr>
          <w:rFonts w:cs="Calibri"/>
        </w:rPr>
      </w:pPr>
    </w:p>
    <w:p w14:paraId="0C874E86" w14:textId="77777777" w:rsidR="00954F98" w:rsidRDefault="00954F98" w:rsidP="00954F98">
      <w:pPr>
        <w:pStyle w:val="ListParagraph"/>
        <w:spacing w:line="360" w:lineRule="auto"/>
        <w:ind w:left="0"/>
        <w:jc w:val="both"/>
        <w:rPr>
          <w:rFonts w:cs="Calibri"/>
        </w:rPr>
      </w:pPr>
      <w:r>
        <w:rPr>
          <w:rFonts w:cs="Calibri"/>
        </w:rPr>
        <w:t>Le secteur privé de la santé échappe à ce processus et ne bénéficie pas encore de normes et standards en matière de recrutement du personnel de santé. Le code du travail est le seul document référent que malheureusement très peu utilise dans ce secteur.</w:t>
      </w:r>
    </w:p>
    <w:p w14:paraId="3DDC2F51" w14:textId="77777777" w:rsidR="00954F98" w:rsidRDefault="00954F98" w:rsidP="00954F98">
      <w:pPr>
        <w:pStyle w:val="ListParagraph"/>
        <w:spacing w:line="360" w:lineRule="auto"/>
        <w:ind w:left="0"/>
        <w:jc w:val="both"/>
        <w:rPr>
          <w:rFonts w:cs="Calibri"/>
        </w:rPr>
      </w:pPr>
    </w:p>
    <w:p w14:paraId="430FF896" w14:textId="77777777" w:rsidR="00954F98" w:rsidRPr="00FA2EC9" w:rsidRDefault="00954F98" w:rsidP="00954F98">
      <w:pPr>
        <w:pStyle w:val="ListParagraph"/>
        <w:numPr>
          <w:ilvl w:val="0"/>
          <w:numId w:val="20"/>
        </w:numPr>
        <w:spacing w:after="200" w:line="360" w:lineRule="auto"/>
        <w:ind w:left="0" w:firstLine="0"/>
        <w:jc w:val="both"/>
        <w:rPr>
          <w:rFonts w:cs="Calibri"/>
          <w:b/>
        </w:rPr>
      </w:pPr>
      <w:r>
        <w:rPr>
          <w:rFonts w:cs="Calibri"/>
          <w:b/>
        </w:rPr>
        <w:lastRenderedPageBreak/>
        <w:t>Efficacité du cadre règlementaire dans la</w:t>
      </w:r>
      <w:r w:rsidRPr="00FA2EC9">
        <w:rPr>
          <w:rFonts w:cs="Calibri"/>
          <w:b/>
        </w:rPr>
        <w:t xml:space="preserve"> </w:t>
      </w:r>
      <w:r>
        <w:rPr>
          <w:rFonts w:cs="Calibri"/>
          <w:b/>
        </w:rPr>
        <w:t>gouvernance du système de santé</w:t>
      </w:r>
    </w:p>
    <w:p w14:paraId="56C07B3E" w14:textId="77777777" w:rsidR="00954F98" w:rsidRDefault="00954F98" w:rsidP="00954F98">
      <w:pPr>
        <w:pStyle w:val="ListParagraph"/>
        <w:spacing w:line="360" w:lineRule="auto"/>
        <w:ind w:left="0"/>
        <w:jc w:val="both"/>
        <w:rPr>
          <w:rFonts w:cs="Calibri"/>
        </w:rPr>
      </w:pPr>
    </w:p>
    <w:p w14:paraId="3144D0D1" w14:textId="77777777" w:rsidR="00954F98" w:rsidRDefault="00954F98" w:rsidP="00954F98">
      <w:pPr>
        <w:pStyle w:val="ListParagraph"/>
        <w:spacing w:line="360" w:lineRule="auto"/>
        <w:ind w:left="0"/>
        <w:jc w:val="both"/>
        <w:rPr>
          <w:rFonts w:cs="Calibri"/>
        </w:rPr>
      </w:pPr>
      <w:r>
        <w:rPr>
          <w:rFonts w:cs="Calibri"/>
        </w:rPr>
        <w:t xml:space="preserve">Certaines forces et faiblesses sont relevées quant à l’efficacité de ce cadre réglementaire pour assurer la gouvernance du système de santé. </w:t>
      </w:r>
    </w:p>
    <w:p w14:paraId="380BACDB" w14:textId="77777777" w:rsidR="00954F98" w:rsidRDefault="00954F98" w:rsidP="00954F98">
      <w:pPr>
        <w:pStyle w:val="ListParagraph"/>
        <w:spacing w:line="360" w:lineRule="auto"/>
        <w:ind w:left="0"/>
        <w:jc w:val="both"/>
        <w:rPr>
          <w:rFonts w:cs="Calibri"/>
        </w:rPr>
      </w:pPr>
      <w:r>
        <w:rPr>
          <w:rFonts w:cs="Calibri"/>
        </w:rPr>
        <w:t>En matière de force, les acteurs estiment que les différentes dispositions :</w:t>
      </w:r>
    </w:p>
    <w:p w14:paraId="32F3199D" w14:textId="77777777" w:rsidR="00954F98" w:rsidRDefault="00954F98" w:rsidP="00954F98">
      <w:pPr>
        <w:pStyle w:val="ListParagraph"/>
        <w:spacing w:line="360" w:lineRule="auto"/>
        <w:ind w:left="0"/>
        <w:jc w:val="both"/>
        <w:rPr>
          <w:rFonts w:cs="Calibri"/>
        </w:rPr>
      </w:pPr>
    </w:p>
    <w:p w14:paraId="332A5D86" w14:textId="77777777" w:rsidR="00954F98" w:rsidRDefault="00954F98" w:rsidP="00954F98">
      <w:pPr>
        <w:pStyle w:val="ListParagraph"/>
        <w:numPr>
          <w:ilvl w:val="0"/>
          <w:numId w:val="30"/>
        </w:numPr>
        <w:spacing w:after="200" w:line="360" w:lineRule="auto"/>
        <w:ind w:left="0" w:firstLine="0"/>
        <w:jc w:val="both"/>
        <w:rPr>
          <w:rFonts w:cs="Calibri"/>
        </w:rPr>
      </w:pPr>
      <w:r>
        <w:rPr>
          <w:rFonts w:cs="Calibri"/>
        </w:rPr>
        <w:t>Permettent un meilleur suivi des carrières et du départ à la retraite  (les</w:t>
      </w:r>
      <w:r w:rsidRPr="004E5312">
        <w:rPr>
          <w:rFonts w:cs="Calibri"/>
        </w:rPr>
        <w:t xml:space="preserve"> agents admis à la retraite fournissent plus facilement les documents que par le passé</w:t>
      </w:r>
      <w:r>
        <w:rPr>
          <w:rFonts w:cs="Calibri"/>
        </w:rPr>
        <w:t>)</w:t>
      </w:r>
    </w:p>
    <w:p w14:paraId="7B52AE13" w14:textId="77777777" w:rsidR="00954F98" w:rsidRDefault="00954F98" w:rsidP="00954F98">
      <w:pPr>
        <w:pStyle w:val="ListParagraph"/>
        <w:spacing w:line="360" w:lineRule="auto"/>
        <w:ind w:left="0"/>
        <w:jc w:val="both"/>
        <w:rPr>
          <w:rFonts w:cs="Calibri"/>
        </w:rPr>
      </w:pPr>
    </w:p>
    <w:p w14:paraId="2DED0B49" w14:textId="77777777" w:rsidR="00954F98" w:rsidRDefault="00954F98" w:rsidP="00954F98">
      <w:pPr>
        <w:pStyle w:val="ListParagraph"/>
        <w:numPr>
          <w:ilvl w:val="0"/>
          <w:numId w:val="30"/>
        </w:numPr>
        <w:spacing w:after="200" w:line="360" w:lineRule="auto"/>
        <w:ind w:left="0" w:firstLine="0"/>
        <w:jc w:val="both"/>
        <w:rPr>
          <w:rFonts w:cs="Calibri"/>
        </w:rPr>
      </w:pPr>
      <w:r>
        <w:rPr>
          <w:rFonts w:cs="Calibri"/>
        </w:rPr>
        <w:t>Contribuent à la r</w:t>
      </w:r>
      <w:r w:rsidRPr="004E5312">
        <w:rPr>
          <w:rFonts w:cs="Calibri"/>
        </w:rPr>
        <w:t>égularisation</w:t>
      </w:r>
      <w:r>
        <w:rPr>
          <w:rFonts w:cs="Calibri"/>
        </w:rPr>
        <w:t xml:space="preserve"> </w:t>
      </w:r>
      <w:r w:rsidRPr="004E5312">
        <w:rPr>
          <w:rFonts w:cs="Calibri"/>
        </w:rPr>
        <w:t>du fonctionnement du secteur</w:t>
      </w:r>
      <w:r>
        <w:rPr>
          <w:rFonts w:cs="Calibri"/>
        </w:rPr>
        <w:t xml:space="preserve"> des RHS avec la mise en application des normes y afférentes</w:t>
      </w:r>
    </w:p>
    <w:p w14:paraId="79D6B713" w14:textId="77777777" w:rsidR="00954F98" w:rsidRDefault="00954F98" w:rsidP="00954F98">
      <w:pPr>
        <w:pStyle w:val="ListParagraph"/>
        <w:spacing w:line="360" w:lineRule="auto"/>
        <w:ind w:left="0"/>
        <w:jc w:val="both"/>
        <w:rPr>
          <w:rFonts w:cs="Calibri"/>
        </w:rPr>
      </w:pPr>
    </w:p>
    <w:p w14:paraId="3D3A3FA6" w14:textId="77777777" w:rsidR="00954F98" w:rsidRDefault="00954F98" w:rsidP="00954F98">
      <w:pPr>
        <w:pStyle w:val="ListParagraph"/>
        <w:spacing w:line="360" w:lineRule="auto"/>
        <w:ind w:left="0"/>
        <w:jc w:val="both"/>
        <w:rPr>
          <w:rFonts w:cs="Calibri"/>
          <w:b/>
        </w:rPr>
      </w:pPr>
      <w:r>
        <w:rPr>
          <w:rFonts w:cs="Calibri"/>
        </w:rPr>
        <w:t>Plusieurs faiblesses sont relevées dans ce cadre. Ainsi, d</w:t>
      </w:r>
      <w:r w:rsidRPr="00533BD6">
        <w:rPr>
          <w:rFonts w:cs="Calibri"/>
        </w:rPr>
        <w:t>ans</w:t>
      </w:r>
      <w:r>
        <w:rPr>
          <w:rFonts w:cs="Calibri"/>
        </w:rPr>
        <w:t xml:space="preserve"> </w:t>
      </w:r>
      <w:r w:rsidRPr="00533BD6">
        <w:rPr>
          <w:rFonts w:cs="Calibri"/>
        </w:rPr>
        <w:t xml:space="preserve">le secteur privé le cadre </w:t>
      </w:r>
      <w:r>
        <w:rPr>
          <w:rFonts w:cs="Calibri"/>
        </w:rPr>
        <w:t xml:space="preserve">de réglementation est pratiquement inopérant avec une </w:t>
      </w:r>
      <w:r w:rsidRPr="00533BD6">
        <w:rPr>
          <w:rFonts w:cs="Calibri"/>
        </w:rPr>
        <w:t xml:space="preserve">qualité </w:t>
      </w:r>
      <w:r>
        <w:rPr>
          <w:rFonts w:cs="Calibri"/>
        </w:rPr>
        <w:t xml:space="preserve">douteuse </w:t>
      </w:r>
      <w:r w:rsidRPr="00533BD6">
        <w:rPr>
          <w:rFonts w:cs="Calibri"/>
        </w:rPr>
        <w:t xml:space="preserve">des recrutements </w:t>
      </w:r>
      <w:r>
        <w:rPr>
          <w:rFonts w:cs="Calibri"/>
        </w:rPr>
        <w:t>s</w:t>
      </w:r>
      <w:r w:rsidRPr="00533BD6">
        <w:rPr>
          <w:rFonts w:cs="Calibri"/>
        </w:rPr>
        <w:t xml:space="preserve">urtout </w:t>
      </w:r>
      <w:r>
        <w:rPr>
          <w:rFonts w:cs="Calibri"/>
        </w:rPr>
        <w:t xml:space="preserve">ceux du personnel paramédical </w:t>
      </w:r>
      <w:r w:rsidRPr="00533BD6">
        <w:rPr>
          <w:rFonts w:cs="Calibri"/>
        </w:rPr>
        <w:t>(aides soignant et infirmiers)</w:t>
      </w:r>
      <w:r>
        <w:rPr>
          <w:rFonts w:cs="Calibri"/>
        </w:rPr>
        <w:t>. D’un autre côté, les recrutements se font avec l’Etat, mais la quantité, la qualité et la gestion du personnel n’est pas en adéquation avec les prévisions. Le dispositif ne permet pas la fidélisation du personnel dont une bonne frange parvient à déjouer l’orthodoxie en joua</w:t>
      </w:r>
      <w:r w:rsidRPr="000A4146">
        <w:rPr>
          <w:rFonts w:cs="Calibri"/>
        </w:rPr>
        <w:t>nt s</w:t>
      </w:r>
      <w:r>
        <w:rPr>
          <w:rFonts w:cs="Calibri"/>
        </w:rPr>
        <w:t>u</w:t>
      </w:r>
      <w:r w:rsidRPr="000A4146">
        <w:rPr>
          <w:rFonts w:cs="Calibri"/>
        </w:rPr>
        <w:t>r leur connaissance pour orienter leur positionnement vers les struct</w:t>
      </w:r>
      <w:r>
        <w:rPr>
          <w:rFonts w:cs="Calibri"/>
        </w:rPr>
        <w:t>ures de leur choix au lieu d’aller là</w:t>
      </w:r>
      <w:r w:rsidRPr="000A4146">
        <w:rPr>
          <w:rFonts w:cs="Calibri"/>
        </w:rPr>
        <w:t xml:space="preserve"> o</w:t>
      </w:r>
      <w:r>
        <w:rPr>
          <w:rFonts w:cs="Calibri"/>
        </w:rPr>
        <w:t>ù</w:t>
      </w:r>
      <w:r w:rsidRPr="000A4146">
        <w:rPr>
          <w:rFonts w:cs="Calibri"/>
        </w:rPr>
        <w:t xml:space="preserve"> ils ont été </w:t>
      </w:r>
      <w:r>
        <w:rPr>
          <w:rFonts w:cs="Calibri"/>
        </w:rPr>
        <w:t>affectés. De même certains prennent service et peu de temps après cherchent des moyens pour repartir. Cela pose un problème de condition de rétention du personnel sur le terrain.</w:t>
      </w:r>
    </w:p>
    <w:p w14:paraId="7EA8A4EF" w14:textId="77777777" w:rsidR="00954F98" w:rsidRDefault="00954F98" w:rsidP="00954F98">
      <w:pPr>
        <w:pStyle w:val="ListParagraph"/>
        <w:spacing w:line="360" w:lineRule="auto"/>
        <w:ind w:left="0"/>
        <w:jc w:val="both"/>
        <w:rPr>
          <w:rFonts w:cs="Calibri"/>
        </w:rPr>
      </w:pPr>
      <w:r w:rsidRPr="000A4146">
        <w:rPr>
          <w:rFonts w:cs="Calibri"/>
        </w:rPr>
        <w:t xml:space="preserve"> </w:t>
      </w:r>
    </w:p>
    <w:p w14:paraId="26CC58AA" w14:textId="77777777" w:rsidR="00954F98" w:rsidRDefault="00954F98" w:rsidP="00954F98">
      <w:pPr>
        <w:pStyle w:val="ListParagraph"/>
        <w:spacing w:line="360" w:lineRule="auto"/>
        <w:ind w:left="0"/>
        <w:jc w:val="both"/>
        <w:rPr>
          <w:rFonts w:cs="Calibri"/>
        </w:rPr>
      </w:pPr>
      <w:r>
        <w:rPr>
          <w:rFonts w:cs="Calibri"/>
        </w:rPr>
        <w:t xml:space="preserve">Pour ce qui concerne le secteur privé, il est à noter que, en dépit des disfonctionnement mentionnés plus haut, il fait montre d’une organisation et dispose d’une règlementation pour son fonctionnement. L’existence de la Plateforme du Secteur Sanitaire Privé (PSSP) et son fonctionnement, l’existence du mécanisme de règlementation, d’accréditation et d’autorisation d’exercice en clientèle privé, la dynamisation de cette plateforme avec l’appui technique de bailleurs comme l’USAID constituent des preuves qui augurent d’un assainissement parfait dudit secteur. Il reste à assurer le respect des mêmes normes idoines en matière de recrutement des agents. L’Etat aujourd’hui a opté pour une application ferme des dispositions en matière d’autorisation d’exercice en clientèle privé. Mais l’action n’a pas encore touché les procédures de recrutement au sein des formations sanitaires privées. </w:t>
      </w:r>
    </w:p>
    <w:p w14:paraId="087244B5" w14:textId="77777777" w:rsidR="00954F98" w:rsidRDefault="00954F98" w:rsidP="00954F98">
      <w:pPr>
        <w:pStyle w:val="ListParagraph"/>
        <w:spacing w:line="360" w:lineRule="auto"/>
        <w:ind w:left="0"/>
        <w:jc w:val="both"/>
        <w:rPr>
          <w:rFonts w:cs="Calibri"/>
        </w:rPr>
      </w:pPr>
    </w:p>
    <w:p w14:paraId="22C28A27" w14:textId="77777777" w:rsidR="00954F98" w:rsidRDefault="00954F98" w:rsidP="00954F98">
      <w:pPr>
        <w:pStyle w:val="ListParagraph"/>
        <w:spacing w:line="360" w:lineRule="auto"/>
        <w:ind w:left="0"/>
        <w:jc w:val="both"/>
        <w:rPr>
          <w:rFonts w:cs="Calibri"/>
        </w:rPr>
      </w:pPr>
    </w:p>
    <w:p w14:paraId="1C3ACF10" w14:textId="77777777" w:rsidR="00954F98" w:rsidRPr="00F10CB4" w:rsidRDefault="00954F98" w:rsidP="00954F98">
      <w:pPr>
        <w:pStyle w:val="ListParagraph"/>
        <w:numPr>
          <w:ilvl w:val="0"/>
          <w:numId w:val="20"/>
        </w:numPr>
        <w:spacing w:after="200" w:line="360" w:lineRule="auto"/>
        <w:ind w:left="0" w:firstLine="0"/>
        <w:jc w:val="both"/>
        <w:rPr>
          <w:rFonts w:cs="Calibri"/>
          <w:b/>
          <w:i/>
        </w:rPr>
      </w:pPr>
      <w:r>
        <w:rPr>
          <w:rFonts w:cs="Calibri"/>
          <w:b/>
        </w:rPr>
        <w:lastRenderedPageBreak/>
        <w:t>Insuffisances du</w:t>
      </w:r>
      <w:r w:rsidRPr="00F10CB4">
        <w:rPr>
          <w:rFonts w:cs="Calibri"/>
          <w:b/>
        </w:rPr>
        <w:t xml:space="preserve"> cadre institutionnel pour garantir une couverture complète et équitable en matière de ressources humaines en santé au Bénin</w:t>
      </w:r>
    </w:p>
    <w:p w14:paraId="17266AF0" w14:textId="77777777" w:rsidR="00954F98" w:rsidRDefault="00954F98" w:rsidP="00954F98">
      <w:pPr>
        <w:pStyle w:val="ListParagraph"/>
        <w:spacing w:line="360" w:lineRule="auto"/>
        <w:ind w:left="0"/>
        <w:jc w:val="both"/>
        <w:rPr>
          <w:rFonts w:cs="Calibri"/>
        </w:rPr>
      </w:pPr>
    </w:p>
    <w:p w14:paraId="37E12FA9" w14:textId="77777777" w:rsidR="00954F98" w:rsidRPr="00AD47C7" w:rsidRDefault="00954F98" w:rsidP="00954F98">
      <w:pPr>
        <w:pStyle w:val="ListParagraph"/>
        <w:spacing w:line="360" w:lineRule="auto"/>
        <w:ind w:left="0"/>
        <w:jc w:val="both"/>
        <w:rPr>
          <w:rFonts w:cs="Calibri"/>
        </w:rPr>
      </w:pPr>
      <w:r>
        <w:rPr>
          <w:rFonts w:cs="Calibri"/>
        </w:rPr>
        <w:t xml:space="preserve">Comme annoncé déjà plus haut, certaines insuffisances sont identifiées dans le cadre institutionnel pour assurer une couverture de qualité en RHS au Bénin. Il s’agit selon les gestionnaires de la santé de : </w:t>
      </w:r>
    </w:p>
    <w:p w14:paraId="54EE4241" w14:textId="77777777" w:rsidR="00954F98" w:rsidRDefault="00954F98" w:rsidP="00954F98">
      <w:pPr>
        <w:pStyle w:val="ListParagraph"/>
        <w:numPr>
          <w:ilvl w:val="0"/>
          <w:numId w:val="29"/>
        </w:numPr>
        <w:spacing w:after="200" w:line="360" w:lineRule="auto"/>
        <w:ind w:left="0" w:firstLine="0"/>
        <w:jc w:val="both"/>
        <w:rPr>
          <w:rFonts w:cs="Calibri"/>
        </w:rPr>
      </w:pPr>
      <w:r>
        <w:rPr>
          <w:rFonts w:cs="Calibri"/>
        </w:rPr>
        <w:t>L’i</w:t>
      </w:r>
      <w:r w:rsidRPr="00F10CB4">
        <w:rPr>
          <w:rFonts w:cs="Calibri"/>
        </w:rPr>
        <w:t>nsuffisance de cadre réglementaire de la formation de base pour ressembler un peu aux</w:t>
      </w:r>
      <w:r>
        <w:rPr>
          <w:rFonts w:cs="Calibri"/>
        </w:rPr>
        <w:t xml:space="preserve"> </w:t>
      </w:r>
      <w:r w:rsidRPr="00F10CB4">
        <w:rPr>
          <w:rFonts w:cs="Calibri"/>
        </w:rPr>
        <w:t xml:space="preserve">autres pays; </w:t>
      </w:r>
    </w:p>
    <w:p w14:paraId="5370ABFA" w14:textId="77777777" w:rsidR="00954F98" w:rsidRPr="00C14F76" w:rsidRDefault="00954F98" w:rsidP="00954F98">
      <w:pPr>
        <w:pStyle w:val="ListParagraph"/>
        <w:spacing w:line="360" w:lineRule="auto"/>
        <w:ind w:left="0"/>
        <w:jc w:val="both"/>
        <w:rPr>
          <w:rFonts w:cs="Calibri"/>
        </w:rPr>
      </w:pPr>
    </w:p>
    <w:p w14:paraId="24827308" w14:textId="77777777" w:rsidR="00954F98" w:rsidRDefault="00954F98" w:rsidP="00954F98">
      <w:pPr>
        <w:pStyle w:val="ListParagraph"/>
        <w:numPr>
          <w:ilvl w:val="0"/>
          <w:numId w:val="28"/>
        </w:numPr>
        <w:spacing w:after="200" w:line="360" w:lineRule="auto"/>
        <w:ind w:left="0" w:firstLine="0"/>
        <w:jc w:val="both"/>
        <w:rPr>
          <w:rFonts w:cs="Calibri"/>
          <w:b/>
        </w:rPr>
      </w:pPr>
      <w:r>
        <w:rPr>
          <w:rFonts w:cs="Calibri"/>
        </w:rPr>
        <w:t xml:space="preserve">La mauvaise application des </w:t>
      </w:r>
      <w:r w:rsidRPr="00F10CB4">
        <w:rPr>
          <w:rFonts w:cs="Calibri"/>
        </w:rPr>
        <w:t>texte</w:t>
      </w:r>
      <w:r>
        <w:rPr>
          <w:rFonts w:cs="Calibri"/>
        </w:rPr>
        <w:t xml:space="preserve">s qui encadrent </w:t>
      </w:r>
      <w:r w:rsidRPr="00F10CB4">
        <w:rPr>
          <w:rFonts w:cs="Calibri"/>
        </w:rPr>
        <w:t>le recrutement du personnel et leur mouvement</w:t>
      </w:r>
      <w:r>
        <w:rPr>
          <w:rFonts w:cs="Calibri"/>
        </w:rPr>
        <w:t xml:space="preserve"> (« </w:t>
      </w:r>
      <w:r w:rsidRPr="0012262A">
        <w:rPr>
          <w:rFonts w:cs="Calibri"/>
        </w:rPr>
        <w:t>Ce n'est pas le nombre de textes de loi qui est le problème; c'est plutôt la bonne application des textes de lois qui pose problème, le respect des disposition</w:t>
      </w:r>
      <w:r>
        <w:rPr>
          <w:rFonts w:cs="Calibri"/>
        </w:rPr>
        <w:t>s</w:t>
      </w:r>
      <w:r w:rsidRPr="0012262A">
        <w:rPr>
          <w:rFonts w:cs="Calibri"/>
        </w:rPr>
        <w:t xml:space="preserve"> légale fait défaut</w:t>
      </w:r>
      <w:r>
        <w:rPr>
          <w:rFonts w:cs="Calibri"/>
        </w:rPr>
        <w:t> » disait un participants aux focus group)</w:t>
      </w:r>
    </w:p>
    <w:p w14:paraId="3B83D23F" w14:textId="77777777" w:rsidR="00954F98" w:rsidRPr="0012262A" w:rsidRDefault="00954F98" w:rsidP="00954F98">
      <w:pPr>
        <w:pStyle w:val="ListParagraph"/>
        <w:spacing w:line="360" w:lineRule="auto"/>
        <w:ind w:left="0"/>
        <w:jc w:val="both"/>
        <w:rPr>
          <w:rFonts w:cs="Calibri"/>
        </w:rPr>
      </w:pPr>
    </w:p>
    <w:p w14:paraId="4B259AA5" w14:textId="77777777" w:rsidR="00954F98" w:rsidRDefault="00954F98" w:rsidP="00954F98">
      <w:pPr>
        <w:pStyle w:val="ListParagraph"/>
        <w:spacing w:line="360" w:lineRule="auto"/>
        <w:ind w:left="0"/>
        <w:jc w:val="both"/>
        <w:rPr>
          <w:rFonts w:cs="Calibri"/>
        </w:rPr>
      </w:pPr>
      <w:r>
        <w:rPr>
          <w:rFonts w:cs="Calibri"/>
        </w:rPr>
        <w:t xml:space="preserve">Parlant des catégories d’agents, il en existait une dénommée « Mesure sociale ». Les agents de cette catégorie étaient recrutés sur poste et cela permettait aux </w:t>
      </w:r>
      <w:r w:rsidRPr="0012262A">
        <w:rPr>
          <w:rFonts w:cs="Calibri"/>
        </w:rPr>
        <w:t xml:space="preserve">formations sanitaires </w:t>
      </w:r>
      <w:r>
        <w:rPr>
          <w:rFonts w:cs="Calibri"/>
        </w:rPr>
        <w:t>d’être</w:t>
      </w:r>
      <w:r w:rsidRPr="0012262A">
        <w:rPr>
          <w:rFonts w:cs="Calibri"/>
        </w:rPr>
        <w:t xml:space="preserve"> mieux pourvues en personnel quali</w:t>
      </w:r>
      <w:r>
        <w:rPr>
          <w:rFonts w:cs="Calibri"/>
        </w:rPr>
        <w:t>fié. Avec l’évolution des réformes qui ont par la suite conduite à la conversion des agents « Mesure sociale » en ACE,</w:t>
      </w:r>
      <w:r w:rsidRPr="0012262A">
        <w:rPr>
          <w:rFonts w:cs="Calibri"/>
        </w:rPr>
        <w:t xml:space="preserve"> </w:t>
      </w:r>
      <w:r>
        <w:rPr>
          <w:rFonts w:cs="Calibri"/>
        </w:rPr>
        <w:t>ils ont commencé</w:t>
      </w:r>
      <w:r w:rsidRPr="0012262A">
        <w:rPr>
          <w:rFonts w:cs="Calibri"/>
        </w:rPr>
        <w:t xml:space="preserve"> par jouir de leur droit de solliciter des mutation</w:t>
      </w:r>
      <w:r>
        <w:rPr>
          <w:rFonts w:cs="Calibri"/>
        </w:rPr>
        <w:t>s</w:t>
      </w:r>
      <w:r w:rsidRPr="0012262A">
        <w:rPr>
          <w:rFonts w:cs="Calibri"/>
        </w:rPr>
        <w:t>. Ainsi les centre</w:t>
      </w:r>
      <w:r>
        <w:rPr>
          <w:rFonts w:cs="Calibri"/>
        </w:rPr>
        <w:t>s</w:t>
      </w:r>
      <w:r w:rsidRPr="0012262A">
        <w:rPr>
          <w:rFonts w:cs="Calibri"/>
        </w:rPr>
        <w:t xml:space="preserve"> de santé situé</w:t>
      </w:r>
      <w:r>
        <w:rPr>
          <w:rFonts w:cs="Calibri"/>
        </w:rPr>
        <w:t>s</w:t>
      </w:r>
      <w:r w:rsidRPr="0012262A">
        <w:rPr>
          <w:rFonts w:cs="Calibri"/>
        </w:rPr>
        <w:t xml:space="preserve"> dans les localités enclavées ont commencé par se vider progressivement de ces agents qualifiés. Les nouveaux textes exigent que les a</w:t>
      </w:r>
      <w:r>
        <w:rPr>
          <w:rFonts w:cs="Calibri"/>
        </w:rPr>
        <w:t xml:space="preserve">gents soient recrutés sur poste. </w:t>
      </w:r>
      <w:r w:rsidRPr="0012262A">
        <w:rPr>
          <w:rFonts w:cs="Calibri"/>
        </w:rPr>
        <w:t>Malh</w:t>
      </w:r>
      <w:r>
        <w:rPr>
          <w:rFonts w:cs="Calibri"/>
        </w:rPr>
        <w:t xml:space="preserve">eureusement, cette mesure est appliquée avec légèreté et complaisance car </w:t>
      </w:r>
      <w:r w:rsidRPr="0012262A">
        <w:rPr>
          <w:rFonts w:cs="Calibri"/>
        </w:rPr>
        <w:t>les même</w:t>
      </w:r>
      <w:r>
        <w:rPr>
          <w:rFonts w:cs="Calibri"/>
        </w:rPr>
        <w:t>s</w:t>
      </w:r>
      <w:r w:rsidRPr="0012262A">
        <w:rPr>
          <w:rFonts w:cs="Calibri"/>
        </w:rPr>
        <w:t xml:space="preserve"> responsables </w:t>
      </w:r>
      <w:r>
        <w:rPr>
          <w:rFonts w:cs="Calibri"/>
        </w:rPr>
        <w:t xml:space="preserve">chargés de la gestion des RHS prennent l’initiative de muter les agents </w:t>
      </w:r>
      <w:r w:rsidRPr="0012262A">
        <w:rPr>
          <w:rFonts w:cs="Calibri"/>
        </w:rPr>
        <w:t>de leur</w:t>
      </w:r>
      <w:r>
        <w:rPr>
          <w:rFonts w:cs="Calibri"/>
        </w:rPr>
        <w:t>s</w:t>
      </w:r>
      <w:r w:rsidRPr="0012262A">
        <w:rPr>
          <w:rFonts w:cs="Calibri"/>
        </w:rPr>
        <w:t xml:space="preserve"> lieux d'affectation vers de nouvelles localités sa</w:t>
      </w:r>
      <w:r>
        <w:rPr>
          <w:rFonts w:cs="Calibri"/>
        </w:rPr>
        <w:t>ns pourvoir à leur remplacement. Ainsi les administrateurs de la santé estiment que c</w:t>
      </w:r>
      <w:r w:rsidRPr="0012262A">
        <w:rPr>
          <w:rFonts w:cs="Calibri"/>
        </w:rPr>
        <w:t>e qui manque, ce ne sont pas les textes, mais leur application</w:t>
      </w:r>
      <w:r>
        <w:rPr>
          <w:rFonts w:cs="Calibri"/>
        </w:rPr>
        <w:t>.</w:t>
      </w:r>
    </w:p>
    <w:p w14:paraId="7CAA8B06" w14:textId="77777777" w:rsidR="00954F98" w:rsidRDefault="00954F98" w:rsidP="00954F98">
      <w:pPr>
        <w:pStyle w:val="ListParagraph"/>
        <w:spacing w:line="360" w:lineRule="auto"/>
        <w:ind w:left="0"/>
        <w:jc w:val="both"/>
        <w:rPr>
          <w:rFonts w:cs="Calibri"/>
        </w:rPr>
      </w:pPr>
    </w:p>
    <w:p w14:paraId="35A45247" w14:textId="77777777" w:rsidR="00954F98" w:rsidRPr="00F10CB4" w:rsidRDefault="00954F98" w:rsidP="00954F98">
      <w:pPr>
        <w:pStyle w:val="ListParagraph"/>
        <w:numPr>
          <w:ilvl w:val="0"/>
          <w:numId w:val="20"/>
        </w:numPr>
        <w:spacing w:after="200" w:line="360" w:lineRule="auto"/>
        <w:ind w:left="0" w:firstLine="0"/>
        <w:jc w:val="both"/>
        <w:rPr>
          <w:rFonts w:cs="Calibri"/>
          <w:b/>
        </w:rPr>
      </w:pPr>
      <w:r>
        <w:rPr>
          <w:rFonts w:cs="Calibri"/>
          <w:b/>
        </w:rPr>
        <w:t xml:space="preserve">Propositions </w:t>
      </w:r>
      <w:r w:rsidRPr="00F10CB4">
        <w:rPr>
          <w:rFonts w:cs="Calibri"/>
          <w:b/>
        </w:rPr>
        <w:t>pour une bonne gouvernance du système de santé au Bénin</w:t>
      </w:r>
    </w:p>
    <w:p w14:paraId="7BF53340" w14:textId="77777777" w:rsidR="00954F98" w:rsidRDefault="00954F98" w:rsidP="00954F98">
      <w:pPr>
        <w:pStyle w:val="ListParagraph"/>
        <w:spacing w:line="360" w:lineRule="auto"/>
        <w:ind w:left="0"/>
        <w:jc w:val="both"/>
        <w:rPr>
          <w:rFonts w:cs="Calibri"/>
        </w:rPr>
      </w:pPr>
    </w:p>
    <w:p w14:paraId="08BC06B4" w14:textId="77777777" w:rsidR="00954F98" w:rsidRPr="006F018D" w:rsidRDefault="00954F98" w:rsidP="00954F98">
      <w:pPr>
        <w:pStyle w:val="ListParagraph"/>
        <w:spacing w:line="360" w:lineRule="auto"/>
        <w:ind w:left="0"/>
        <w:jc w:val="both"/>
        <w:rPr>
          <w:rFonts w:cs="Calibri"/>
        </w:rPr>
      </w:pPr>
      <w:r w:rsidRPr="006F018D">
        <w:rPr>
          <w:rFonts w:cs="Calibri"/>
        </w:rPr>
        <w:t xml:space="preserve">Face </w:t>
      </w:r>
      <w:r>
        <w:rPr>
          <w:rFonts w:cs="Calibri"/>
        </w:rPr>
        <w:t xml:space="preserve">à cette situation de floraison de textes règlementaires et d’atrophie de leur application, les cadres proposent des mesures comme les suivantes :  </w:t>
      </w:r>
    </w:p>
    <w:p w14:paraId="3059E2F6" w14:textId="77777777" w:rsidR="00954F98" w:rsidRDefault="00954F98" w:rsidP="00954F98">
      <w:pPr>
        <w:pStyle w:val="ListParagraph"/>
        <w:numPr>
          <w:ilvl w:val="0"/>
          <w:numId w:val="27"/>
        </w:numPr>
        <w:spacing w:after="200" w:line="360" w:lineRule="auto"/>
        <w:ind w:left="0" w:firstLine="0"/>
        <w:jc w:val="both"/>
        <w:rPr>
          <w:rFonts w:cs="Calibri"/>
        </w:rPr>
      </w:pPr>
      <w:r>
        <w:rPr>
          <w:rFonts w:cs="Calibri"/>
        </w:rPr>
        <w:t xml:space="preserve">Revoir les modalités de rapprochement des conjoints pour assurer la continuité des services. </w:t>
      </w:r>
    </w:p>
    <w:p w14:paraId="0364BA5B" w14:textId="77777777" w:rsidR="00954F98" w:rsidRPr="00C14F76" w:rsidRDefault="00954F98" w:rsidP="00954F98">
      <w:pPr>
        <w:pStyle w:val="ListParagraph"/>
        <w:numPr>
          <w:ilvl w:val="0"/>
          <w:numId w:val="27"/>
        </w:numPr>
        <w:spacing w:after="200" w:line="360" w:lineRule="auto"/>
        <w:ind w:left="0" w:firstLine="0"/>
        <w:jc w:val="both"/>
        <w:rPr>
          <w:rFonts w:cs="Calibri"/>
        </w:rPr>
      </w:pPr>
      <w:r w:rsidRPr="00F10CB4">
        <w:rPr>
          <w:rFonts w:cs="Calibri"/>
        </w:rPr>
        <w:t>Privilégié</w:t>
      </w:r>
      <w:r>
        <w:rPr>
          <w:rFonts w:cs="Calibri"/>
        </w:rPr>
        <w:t xml:space="preserve"> et encadrer </w:t>
      </w:r>
      <w:r w:rsidRPr="00F10CB4">
        <w:rPr>
          <w:rFonts w:cs="Calibri"/>
        </w:rPr>
        <w:t>le recrutement sur poste</w:t>
      </w:r>
      <w:r>
        <w:rPr>
          <w:rFonts w:cs="Calibri"/>
        </w:rPr>
        <w:t xml:space="preserve"> dans les formations sanitaires</w:t>
      </w:r>
    </w:p>
    <w:p w14:paraId="4A4DF75F" w14:textId="77777777" w:rsidR="00954F98" w:rsidRPr="000A4146" w:rsidRDefault="00954F98" w:rsidP="00954F98">
      <w:pPr>
        <w:pStyle w:val="ListParagraph"/>
        <w:numPr>
          <w:ilvl w:val="0"/>
          <w:numId w:val="27"/>
        </w:numPr>
        <w:spacing w:after="200" w:line="360" w:lineRule="auto"/>
        <w:ind w:left="0" w:firstLine="0"/>
        <w:jc w:val="both"/>
        <w:rPr>
          <w:rFonts w:cs="Calibri"/>
        </w:rPr>
      </w:pPr>
      <w:r w:rsidRPr="000A4146">
        <w:rPr>
          <w:rFonts w:cs="Calibri"/>
        </w:rPr>
        <w:t>Dépolitiser</w:t>
      </w:r>
      <w:r>
        <w:rPr>
          <w:rFonts w:cs="Calibri"/>
        </w:rPr>
        <w:t xml:space="preserve"> progressivement</w:t>
      </w:r>
      <w:r w:rsidRPr="000A4146">
        <w:rPr>
          <w:rFonts w:cs="Calibri"/>
        </w:rPr>
        <w:t xml:space="preserve"> la GRH en santé</w:t>
      </w:r>
      <w:r>
        <w:rPr>
          <w:rFonts w:cs="Calibri"/>
        </w:rPr>
        <w:t xml:space="preserve"> </w:t>
      </w:r>
    </w:p>
    <w:p w14:paraId="2C17C7D6" w14:textId="77777777" w:rsidR="00954F98" w:rsidRPr="000A4146" w:rsidRDefault="00954F98" w:rsidP="00954F98">
      <w:pPr>
        <w:pStyle w:val="ListParagraph"/>
        <w:numPr>
          <w:ilvl w:val="0"/>
          <w:numId w:val="27"/>
        </w:numPr>
        <w:spacing w:after="200" w:line="360" w:lineRule="auto"/>
        <w:ind w:left="0" w:firstLine="0"/>
        <w:jc w:val="both"/>
        <w:rPr>
          <w:rFonts w:cs="Calibri"/>
        </w:rPr>
      </w:pPr>
      <w:r>
        <w:rPr>
          <w:rFonts w:cs="Calibri"/>
        </w:rPr>
        <w:lastRenderedPageBreak/>
        <w:t>Assurer l’équité dans l’application des textes</w:t>
      </w:r>
    </w:p>
    <w:p w14:paraId="275A2BCB" w14:textId="77777777" w:rsidR="00954F98" w:rsidRDefault="00954F98" w:rsidP="00954F98">
      <w:pPr>
        <w:pStyle w:val="ListParagraph"/>
        <w:numPr>
          <w:ilvl w:val="0"/>
          <w:numId w:val="27"/>
        </w:numPr>
        <w:spacing w:after="200" w:line="360" w:lineRule="auto"/>
        <w:ind w:left="0" w:firstLine="0"/>
        <w:jc w:val="both"/>
        <w:rPr>
          <w:rFonts w:cs="Calibri"/>
        </w:rPr>
      </w:pPr>
      <w:r w:rsidRPr="000A4146">
        <w:rPr>
          <w:rFonts w:cs="Calibri"/>
        </w:rPr>
        <w:t xml:space="preserve">Respecter les normes de </w:t>
      </w:r>
      <w:r>
        <w:rPr>
          <w:rFonts w:cs="Calibri"/>
        </w:rPr>
        <w:t>l’</w:t>
      </w:r>
      <w:r w:rsidRPr="000A4146">
        <w:rPr>
          <w:rFonts w:cs="Calibri"/>
        </w:rPr>
        <w:t xml:space="preserve">OMS en </w:t>
      </w:r>
      <w:r>
        <w:rPr>
          <w:rFonts w:cs="Calibri"/>
        </w:rPr>
        <w:t>matière de quota de RH dans les localités</w:t>
      </w:r>
    </w:p>
    <w:p w14:paraId="494ED66C" w14:textId="77777777" w:rsidR="00954F98" w:rsidRDefault="00954F98" w:rsidP="00954F98">
      <w:pPr>
        <w:pStyle w:val="ListParagraph"/>
        <w:numPr>
          <w:ilvl w:val="0"/>
          <w:numId w:val="27"/>
        </w:numPr>
        <w:spacing w:after="200" w:line="360" w:lineRule="auto"/>
        <w:ind w:left="0" w:firstLine="0"/>
        <w:jc w:val="both"/>
        <w:rPr>
          <w:rFonts w:cs="Calibri"/>
        </w:rPr>
      </w:pPr>
      <w:r w:rsidRPr="000A4146">
        <w:rPr>
          <w:rFonts w:cs="Calibri"/>
        </w:rPr>
        <w:t>Mettre</w:t>
      </w:r>
      <w:r>
        <w:rPr>
          <w:rFonts w:cs="Calibri"/>
        </w:rPr>
        <w:t xml:space="preserve"> </w:t>
      </w:r>
      <w:r w:rsidRPr="000A4146">
        <w:rPr>
          <w:rFonts w:cs="Calibri"/>
        </w:rPr>
        <w:t xml:space="preserve"> </w:t>
      </w:r>
      <w:r>
        <w:rPr>
          <w:rFonts w:cs="Calibri"/>
        </w:rPr>
        <w:t>l</w:t>
      </w:r>
      <w:r w:rsidRPr="000A4146">
        <w:rPr>
          <w:rFonts w:cs="Calibri"/>
        </w:rPr>
        <w:t xml:space="preserve">‘accent sur le partenariat </w:t>
      </w:r>
      <w:r>
        <w:rPr>
          <w:rFonts w:cs="Calibri"/>
        </w:rPr>
        <w:t>avec</w:t>
      </w:r>
      <w:r w:rsidRPr="000A4146">
        <w:rPr>
          <w:rFonts w:cs="Calibri"/>
        </w:rPr>
        <w:t xml:space="preserve"> le secteur privé. </w:t>
      </w:r>
    </w:p>
    <w:p w14:paraId="7084D89B" w14:textId="77777777" w:rsidR="00954F98" w:rsidRDefault="00954F98" w:rsidP="00954F98">
      <w:pPr>
        <w:pStyle w:val="ListParagraph"/>
        <w:numPr>
          <w:ilvl w:val="0"/>
          <w:numId w:val="27"/>
        </w:numPr>
        <w:spacing w:after="200" w:line="360" w:lineRule="auto"/>
        <w:ind w:left="0" w:firstLine="0"/>
        <w:jc w:val="both"/>
        <w:rPr>
          <w:rFonts w:cs="Calibri"/>
        </w:rPr>
      </w:pPr>
      <w:r>
        <w:rPr>
          <w:rFonts w:cs="Calibri"/>
        </w:rPr>
        <w:t>Promouvoir le respect des normes  en matière de recrutement et de fonctionnement des RHS dans le secteur privé.</w:t>
      </w:r>
    </w:p>
    <w:p w14:paraId="33769750" w14:textId="77777777" w:rsidR="00954F98" w:rsidRPr="000A4146" w:rsidRDefault="00954F98" w:rsidP="00954F98">
      <w:pPr>
        <w:pStyle w:val="ListParagraph"/>
        <w:numPr>
          <w:ilvl w:val="0"/>
          <w:numId w:val="27"/>
        </w:numPr>
        <w:spacing w:after="200" w:line="360" w:lineRule="auto"/>
        <w:ind w:left="0" w:firstLine="0"/>
        <w:jc w:val="both"/>
        <w:rPr>
          <w:rFonts w:cs="Calibri"/>
        </w:rPr>
      </w:pPr>
      <w:r w:rsidRPr="000A4146">
        <w:rPr>
          <w:rFonts w:cs="Calibri"/>
        </w:rPr>
        <w:t>Avoir une carte sanitaire par niveau de soins pour couverture en matière de soins par niveau</w:t>
      </w:r>
    </w:p>
    <w:p w14:paraId="6797AC34" w14:textId="77777777" w:rsidR="00954F98" w:rsidRPr="000A4146" w:rsidRDefault="00954F98" w:rsidP="00954F98">
      <w:pPr>
        <w:pStyle w:val="ListParagraph"/>
        <w:numPr>
          <w:ilvl w:val="0"/>
          <w:numId w:val="27"/>
        </w:numPr>
        <w:spacing w:after="200" w:line="360" w:lineRule="auto"/>
        <w:ind w:left="0" w:firstLine="0"/>
        <w:jc w:val="both"/>
        <w:rPr>
          <w:rFonts w:cs="Calibri"/>
        </w:rPr>
      </w:pPr>
      <w:r>
        <w:rPr>
          <w:rFonts w:cs="Calibri"/>
        </w:rPr>
        <w:t>Faire un suivi correct de la carrière des agents sur le terrain en toute équité</w:t>
      </w:r>
    </w:p>
    <w:p w14:paraId="40B6466B" w14:textId="77777777" w:rsidR="00954F98" w:rsidRDefault="00954F98" w:rsidP="00954F98">
      <w:pPr>
        <w:pStyle w:val="ListParagraph"/>
        <w:numPr>
          <w:ilvl w:val="0"/>
          <w:numId w:val="18"/>
        </w:numPr>
        <w:spacing w:after="200" w:line="360" w:lineRule="auto"/>
        <w:ind w:left="0" w:firstLine="0"/>
        <w:jc w:val="both"/>
        <w:rPr>
          <w:rFonts w:cs="Calibri"/>
          <w:b/>
          <w:sz w:val="32"/>
          <w:szCs w:val="32"/>
        </w:rPr>
      </w:pPr>
      <w:r w:rsidRPr="000F0295">
        <w:rPr>
          <w:rFonts w:cs="Calibri"/>
          <w:b/>
          <w:sz w:val="32"/>
          <w:szCs w:val="32"/>
        </w:rPr>
        <w:t>Efficacité/efficience des stratégies de recr</w:t>
      </w:r>
      <w:r>
        <w:rPr>
          <w:rFonts w:cs="Calibri"/>
          <w:b/>
          <w:sz w:val="32"/>
          <w:szCs w:val="32"/>
        </w:rPr>
        <w:t>utement des personnels de santé</w:t>
      </w:r>
    </w:p>
    <w:p w14:paraId="2BB8568E" w14:textId="77777777" w:rsidR="00954F98" w:rsidRPr="000F0295" w:rsidRDefault="00954F98" w:rsidP="00954F98">
      <w:pPr>
        <w:pStyle w:val="ListParagraph"/>
        <w:spacing w:line="360" w:lineRule="auto"/>
        <w:ind w:left="0"/>
        <w:jc w:val="both"/>
        <w:rPr>
          <w:rFonts w:cs="Calibri"/>
          <w:b/>
          <w:sz w:val="32"/>
          <w:szCs w:val="32"/>
        </w:rPr>
      </w:pPr>
    </w:p>
    <w:p w14:paraId="59DD5DB3" w14:textId="77777777" w:rsidR="00954F98" w:rsidRDefault="00954F98" w:rsidP="00954F98">
      <w:pPr>
        <w:pStyle w:val="ListParagraph"/>
        <w:numPr>
          <w:ilvl w:val="0"/>
          <w:numId w:val="19"/>
        </w:numPr>
        <w:spacing w:after="200" w:line="360" w:lineRule="auto"/>
        <w:ind w:left="0" w:firstLine="0"/>
        <w:jc w:val="both"/>
        <w:rPr>
          <w:rFonts w:cs="Calibri"/>
          <w:b/>
        </w:rPr>
      </w:pPr>
      <w:r w:rsidRPr="0001417D">
        <w:rPr>
          <w:rFonts w:cs="Calibri"/>
          <w:b/>
        </w:rPr>
        <w:t>Méthodes</w:t>
      </w:r>
      <w:r>
        <w:rPr>
          <w:rFonts w:cs="Calibri"/>
          <w:b/>
        </w:rPr>
        <w:t xml:space="preserve"> </w:t>
      </w:r>
      <w:r w:rsidRPr="0001417D">
        <w:rPr>
          <w:rFonts w:cs="Calibri"/>
          <w:b/>
        </w:rPr>
        <w:t xml:space="preserve">de recrutement </w:t>
      </w:r>
      <w:r>
        <w:rPr>
          <w:rFonts w:cs="Calibri"/>
          <w:b/>
        </w:rPr>
        <w:t xml:space="preserve">connues </w:t>
      </w:r>
      <w:r w:rsidRPr="0001417D">
        <w:rPr>
          <w:rFonts w:cs="Calibri"/>
          <w:b/>
        </w:rPr>
        <w:t>d</w:t>
      </w:r>
      <w:r>
        <w:rPr>
          <w:rFonts w:cs="Calibri"/>
          <w:b/>
        </w:rPr>
        <w:t>u</w:t>
      </w:r>
      <w:r w:rsidRPr="0001417D">
        <w:rPr>
          <w:rFonts w:cs="Calibri"/>
          <w:b/>
        </w:rPr>
        <w:t xml:space="preserve"> personnel de santé au Bénin</w:t>
      </w:r>
    </w:p>
    <w:p w14:paraId="1C608D3F" w14:textId="77777777" w:rsidR="00954F98" w:rsidRDefault="00954F98" w:rsidP="00954F98">
      <w:pPr>
        <w:pStyle w:val="ListParagraph"/>
        <w:spacing w:line="360" w:lineRule="auto"/>
        <w:ind w:left="0"/>
        <w:jc w:val="both"/>
        <w:rPr>
          <w:rFonts w:cs="Calibri"/>
          <w:b/>
        </w:rPr>
      </w:pPr>
    </w:p>
    <w:p w14:paraId="3F176EF9" w14:textId="77777777" w:rsidR="00954F98" w:rsidRPr="00A53330" w:rsidRDefault="00954F98" w:rsidP="00954F98">
      <w:pPr>
        <w:pStyle w:val="ListParagraph"/>
        <w:spacing w:line="360" w:lineRule="auto"/>
        <w:ind w:left="0"/>
        <w:jc w:val="both"/>
        <w:rPr>
          <w:rFonts w:cs="Calibri"/>
        </w:rPr>
      </w:pPr>
      <w:r>
        <w:rPr>
          <w:rFonts w:cs="Calibri"/>
        </w:rPr>
        <w:t xml:space="preserve">Plusieurs méthodes ou voies de recrutement sont énoncées par les cadres et gestionnaires de santé approchés par cette étude. Elle donne la preuve de l’existence au Bénin de mécanisme de recrutement formel qui évolue avec le temps. Dans tous les cas, le document de référence pour les recrutements de tout agent de santé au Bénin est le Code du Travail. Les méthodes ou stratégies de recrutement les plus citées se résument comme suit :   </w:t>
      </w:r>
    </w:p>
    <w:p w14:paraId="01090C12" w14:textId="77777777" w:rsidR="00954F98" w:rsidRPr="0001417D" w:rsidRDefault="00954F98" w:rsidP="00954F98">
      <w:pPr>
        <w:pStyle w:val="ListParagraph"/>
        <w:numPr>
          <w:ilvl w:val="0"/>
          <w:numId w:val="26"/>
        </w:numPr>
        <w:spacing w:after="200" w:line="360" w:lineRule="auto"/>
        <w:ind w:left="0" w:firstLine="0"/>
        <w:jc w:val="both"/>
        <w:rPr>
          <w:rFonts w:cs="Calibri"/>
        </w:rPr>
      </w:pPr>
      <w:r w:rsidRPr="0001417D">
        <w:rPr>
          <w:rFonts w:cs="Calibri"/>
        </w:rPr>
        <w:t>Recrutement direct par l'Etat en tant qu'APE ou ACE</w:t>
      </w:r>
    </w:p>
    <w:p w14:paraId="5320B833" w14:textId="77777777" w:rsidR="00954F98" w:rsidRPr="0001417D" w:rsidRDefault="00954F98" w:rsidP="00954F98">
      <w:pPr>
        <w:pStyle w:val="ListParagraph"/>
        <w:numPr>
          <w:ilvl w:val="0"/>
          <w:numId w:val="26"/>
        </w:numPr>
        <w:spacing w:after="200" w:line="360" w:lineRule="auto"/>
        <w:ind w:left="0" w:firstLine="0"/>
        <w:jc w:val="both"/>
        <w:rPr>
          <w:rFonts w:cs="Calibri"/>
        </w:rPr>
      </w:pPr>
      <w:r w:rsidRPr="0001417D">
        <w:rPr>
          <w:rFonts w:cs="Calibri"/>
        </w:rPr>
        <w:t>Stage professionnel dans certains centres de santé qui con</w:t>
      </w:r>
      <w:r>
        <w:rPr>
          <w:rFonts w:cs="Calibri"/>
        </w:rPr>
        <w:t>d</w:t>
      </w:r>
      <w:r w:rsidRPr="0001417D">
        <w:rPr>
          <w:rFonts w:cs="Calibri"/>
        </w:rPr>
        <w:t xml:space="preserve">uisent à un recrutement </w:t>
      </w:r>
      <w:r>
        <w:rPr>
          <w:rFonts w:cs="Calibri"/>
        </w:rPr>
        <w:t>en cas de besoin et si le stagiaire répond techniquement</w:t>
      </w:r>
    </w:p>
    <w:p w14:paraId="29475612" w14:textId="77777777" w:rsidR="00954F98" w:rsidRDefault="00954F98" w:rsidP="00954F98">
      <w:pPr>
        <w:pStyle w:val="ListParagraph"/>
        <w:numPr>
          <w:ilvl w:val="0"/>
          <w:numId w:val="26"/>
        </w:numPr>
        <w:spacing w:after="200" w:line="360" w:lineRule="auto"/>
        <w:ind w:left="0" w:firstLine="0"/>
        <w:jc w:val="both"/>
        <w:rPr>
          <w:rFonts w:cs="Calibri"/>
        </w:rPr>
      </w:pPr>
      <w:r>
        <w:rPr>
          <w:rFonts w:cs="Calibri"/>
        </w:rPr>
        <w:t>Recrutement sur poste des agents « mesure sociale » (méthode supprimée maintenant)</w:t>
      </w:r>
    </w:p>
    <w:p w14:paraId="30BDB1CE" w14:textId="77777777" w:rsidR="00954F98" w:rsidRPr="0001417D" w:rsidRDefault="00954F98" w:rsidP="00954F98">
      <w:pPr>
        <w:pStyle w:val="ListParagraph"/>
        <w:numPr>
          <w:ilvl w:val="0"/>
          <w:numId w:val="26"/>
        </w:numPr>
        <w:spacing w:after="200" w:line="360" w:lineRule="auto"/>
        <w:ind w:left="0" w:firstLine="0"/>
        <w:jc w:val="both"/>
        <w:rPr>
          <w:rFonts w:cs="Calibri"/>
        </w:rPr>
      </w:pPr>
      <w:r w:rsidRPr="0001417D">
        <w:rPr>
          <w:rFonts w:cs="Calibri"/>
        </w:rPr>
        <w:t>Recrutement</w:t>
      </w:r>
      <w:r>
        <w:rPr>
          <w:rFonts w:cs="Calibri"/>
        </w:rPr>
        <w:t xml:space="preserve"> direct </w:t>
      </w:r>
      <w:r w:rsidRPr="0001417D">
        <w:rPr>
          <w:rFonts w:cs="Calibri"/>
        </w:rPr>
        <w:t>par test par les partenaires</w:t>
      </w:r>
      <w:r>
        <w:rPr>
          <w:rFonts w:cs="Calibri"/>
        </w:rPr>
        <w:t xml:space="preserve"> pour combler un besoin</w:t>
      </w:r>
    </w:p>
    <w:p w14:paraId="785AE753" w14:textId="77777777" w:rsidR="00954F98" w:rsidRDefault="00954F98" w:rsidP="00954F98">
      <w:pPr>
        <w:pStyle w:val="ListParagraph"/>
        <w:numPr>
          <w:ilvl w:val="0"/>
          <w:numId w:val="26"/>
        </w:numPr>
        <w:spacing w:after="200" w:line="360" w:lineRule="auto"/>
        <w:ind w:left="0" w:firstLine="0"/>
        <w:jc w:val="both"/>
        <w:rPr>
          <w:rFonts w:cs="Calibri"/>
        </w:rPr>
      </w:pPr>
      <w:r>
        <w:rPr>
          <w:rFonts w:cs="Calibri"/>
        </w:rPr>
        <w:t xml:space="preserve">Les </w:t>
      </w:r>
      <w:r w:rsidRPr="0001417D">
        <w:rPr>
          <w:rFonts w:cs="Calibri"/>
        </w:rPr>
        <w:t>organisme</w:t>
      </w:r>
      <w:r>
        <w:rPr>
          <w:rFonts w:cs="Calibri"/>
        </w:rPr>
        <w:t>s</w:t>
      </w:r>
      <w:r w:rsidRPr="0001417D">
        <w:rPr>
          <w:rFonts w:cs="Calibri"/>
        </w:rPr>
        <w:t xml:space="preserve"> sous tutelle ont la possibilité d’organiser des recrutements par appel à candidature avec l’approbation du C</w:t>
      </w:r>
      <w:r>
        <w:rPr>
          <w:rFonts w:cs="Calibri"/>
        </w:rPr>
        <w:t>onseil d’</w:t>
      </w:r>
      <w:r w:rsidRPr="0001417D">
        <w:rPr>
          <w:rFonts w:cs="Calibri"/>
        </w:rPr>
        <w:t>A</w:t>
      </w:r>
      <w:r>
        <w:rPr>
          <w:rFonts w:cs="Calibri"/>
        </w:rPr>
        <w:t>dministration.</w:t>
      </w:r>
    </w:p>
    <w:p w14:paraId="526963E5" w14:textId="77777777" w:rsidR="00954F98" w:rsidRDefault="00954F98" w:rsidP="00954F98">
      <w:pPr>
        <w:pStyle w:val="ListParagraph"/>
        <w:spacing w:line="360" w:lineRule="auto"/>
        <w:ind w:left="0"/>
        <w:jc w:val="both"/>
        <w:rPr>
          <w:rFonts w:cs="Calibri"/>
        </w:rPr>
      </w:pPr>
    </w:p>
    <w:p w14:paraId="302A3510" w14:textId="77777777" w:rsidR="00954F98" w:rsidRDefault="00954F98" w:rsidP="00954F98">
      <w:pPr>
        <w:pStyle w:val="ListParagraph"/>
        <w:spacing w:line="360" w:lineRule="auto"/>
        <w:ind w:left="0"/>
        <w:jc w:val="both"/>
        <w:rPr>
          <w:rFonts w:cs="Calibri"/>
        </w:rPr>
      </w:pPr>
      <w:r>
        <w:rPr>
          <w:rFonts w:cs="Calibri"/>
        </w:rPr>
        <w:t>Dans tous les cas, l</w:t>
      </w:r>
      <w:r w:rsidRPr="0001417D">
        <w:rPr>
          <w:rFonts w:cs="Calibri"/>
        </w:rPr>
        <w:t>a nouvelle loi de 2015 sur la fonction publique stipule que "Nul ne peut être recruté dans l'administration public que sur concours organisé par le min</w:t>
      </w:r>
      <w:r>
        <w:rPr>
          <w:rFonts w:cs="Calibri"/>
        </w:rPr>
        <w:t>istère de la fonction publique"</w:t>
      </w:r>
    </w:p>
    <w:p w14:paraId="5E427DBA" w14:textId="77777777" w:rsidR="00954F98" w:rsidRDefault="00954F98" w:rsidP="00954F98">
      <w:pPr>
        <w:pStyle w:val="ListParagraph"/>
        <w:spacing w:line="360" w:lineRule="auto"/>
        <w:ind w:left="0"/>
        <w:jc w:val="both"/>
        <w:rPr>
          <w:rFonts w:cs="Calibri"/>
        </w:rPr>
      </w:pPr>
    </w:p>
    <w:p w14:paraId="37DE3D62" w14:textId="77777777" w:rsidR="00954F98" w:rsidRPr="0001417D" w:rsidRDefault="00954F98" w:rsidP="00954F98">
      <w:pPr>
        <w:pStyle w:val="ListParagraph"/>
        <w:numPr>
          <w:ilvl w:val="0"/>
          <w:numId w:val="19"/>
        </w:numPr>
        <w:spacing w:after="200" w:line="360" w:lineRule="auto"/>
        <w:ind w:left="0" w:firstLine="0"/>
        <w:jc w:val="both"/>
        <w:rPr>
          <w:rFonts w:cs="Calibri"/>
          <w:b/>
        </w:rPr>
      </w:pPr>
      <w:r>
        <w:rPr>
          <w:rFonts w:cs="Calibri"/>
          <w:b/>
        </w:rPr>
        <w:t>Appréciation de l’efficacité des stratégies actuelles de recrutement du personnel de santé</w:t>
      </w:r>
    </w:p>
    <w:p w14:paraId="63E5B942" w14:textId="77777777" w:rsidR="00954F98" w:rsidRDefault="00954F98" w:rsidP="00954F98">
      <w:pPr>
        <w:pStyle w:val="ListParagraph"/>
        <w:spacing w:line="360" w:lineRule="auto"/>
        <w:ind w:left="0"/>
        <w:jc w:val="both"/>
        <w:rPr>
          <w:rFonts w:cs="Calibri"/>
        </w:rPr>
      </w:pPr>
    </w:p>
    <w:p w14:paraId="7F00FEF3" w14:textId="77777777" w:rsidR="00954F98" w:rsidRDefault="00954F98" w:rsidP="00954F98">
      <w:pPr>
        <w:pStyle w:val="ListParagraph"/>
        <w:spacing w:line="360" w:lineRule="auto"/>
        <w:ind w:left="0"/>
        <w:jc w:val="both"/>
        <w:rPr>
          <w:rFonts w:cs="Calibri"/>
        </w:rPr>
      </w:pPr>
      <w:r>
        <w:rPr>
          <w:rFonts w:cs="Calibri"/>
        </w:rPr>
        <w:lastRenderedPageBreak/>
        <w:t>Les stratégies de recrutement utilisées au Bénin font plus parler d’elles en termes d’insuffisance que de forces. Ainsi, la seule force reconnue par les cadres est que ces méthodes répondent à un besoin provenant du cadre organique du Ministère de la Santé.</w:t>
      </w:r>
    </w:p>
    <w:p w14:paraId="6441B8A5" w14:textId="77777777" w:rsidR="00954F98" w:rsidRPr="00791861" w:rsidRDefault="00954F98" w:rsidP="00954F98">
      <w:pPr>
        <w:pStyle w:val="ListParagraph"/>
        <w:spacing w:line="360" w:lineRule="auto"/>
        <w:ind w:left="0"/>
        <w:jc w:val="both"/>
        <w:rPr>
          <w:rFonts w:cs="Calibri"/>
        </w:rPr>
      </w:pPr>
      <w:r>
        <w:rPr>
          <w:rFonts w:cs="Calibri"/>
        </w:rPr>
        <w:t xml:space="preserve">Les insuffisances citées sont légions : </w:t>
      </w:r>
    </w:p>
    <w:p w14:paraId="48558242" w14:textId="77777777" w:rsidR="00954F98" w:rsidRDefault="00954F98" w:rsidP="00954F98">
      <w:pPr>
        <w:pStyle w:val="ListParagraph"/>
        <w:spacing w:line="360" w:lineRule="auto"/>
        <w:ind w:left="0"/>
        <w:jc w:val="both"/>
        <w:rPr>
          <w:rFonts w:cs="Calibri"/>
        </w:rPr>
      </w:pPr>
    </w:p>
    <w:p w14:paraId="13730289" w14:textId="77777777" w:rsidR="00954F98" w:rsidRPr="00D46FC1" w:rsidRDefault="00954F98" w:rsidP="00954F98">
      <w:pPr>
        <w:pStyle w:val="ListParagraph"/>
        <w:numPr>
          <w:ilvl w:val="0"/>
          <w:numId w:val="24"/>
        </w:numPr>
        <w:spacing w:after="200" w:line="360" w:lineRule="auto"/>
        <w:ind w:left="0" w:firstLine="0"/>
        <w:jc w:val="both"/>
        <w:rPr>
          <w:rFonts w:cs="Calibri"/>
        </w:rPr>
      </w:pPr>
      <w:r>
        <w:rPr>
          <w:rFonts w:cs="Calibri"/>
        </w:rPr>
        <w:t xml:space="preserve">Non adéquation entre les </w:t>
      </w:r>
      <w:r w:rsidRPr="00D46FC1">
        <w:rPr>
          <w:rFonts w:cs="Calibri"/>
        </w:rPr>
        <w:t xml:space="preserve">départs massifs des agents en retraite </w:t>
      </w:r>
      <w:r>
        <w:rPr>
          <w:rFonts w:cs="Calibri"/>
        </w:rPr>
        <w:t xml:space="preserve">et le volume des </w:t>
      </w:r>
      <w:r w:rsidRPr="00D46FC1">
        <w:rPr>
          <w:rFonts w:cs="Calibri"/>
        </w:rPr>
        <w:t>recr</w:t>
      </w:r>
      <w:r>
        <w:rPr>
          <w:rFonts w:cs="Calibri"/>
        </w:rPr>
        <w:t>utements (quasiment inexista</w:t>
      </w:r>
      <w:r w:rsidRPr="00D46FC1">
        <w:rPr>
          <w:rFonts w:cs="Calibri"/>
        </w:rPr>
        <w:t>nts pendant de nombreuses années</w:t>
      </w:r>
      <w:r>
        <w:rPr>
          <w:rFonts w:cs="Calibri"/>
        </w:rPr>
        <w:t>)</w:t>
      </w:r>
    </w:p>
    <w:p w14:paraId="3E34EC1B" w14:textId="77777777" w:rsidR="00954F98" w:rsidRPr="00D46FC1" w:rsidRDefault="00954F98" w:rsidP="00954F98">
      <w:pPr>
        <w:pStyle w:val="ListParagraph"/>
        <w:numPr>
          <w:ilvl w:val="0"/>
          <w:numId w:val="24"/>
        </w:numPr>
        <w:spacing w:after="200" w:line="360" w:lineRule="auto"/>
        <w:ind w:left="0" w:firstLine="0"/>
        <w:jc w:val="both"/>
        <w:rPr>
          <w:rFonts w:cs="Calibri"/>
        </w:rPr>
      </w:pPr>
      <w:r>
        <w:rPr>
          <w:rFonts w:cs="Calibri"/>
        </w:rPr>
        <w:t>Quotas de l’OMS jamais atteint et relevé au rang de l’utopie (</w:t>
      </w:r>
      <w:r w:rsidRPr="00D46FC1">
        <w:rPr>
          <w:rFonts w:cs="Calibri"/>
        </w:rPr>
        <w:t>Le Bénin n'est pas encore au 1/5ème de la couverture nécessaires en RHS</w:t>
      </w:r>
      <w:r>
        <w:rPr>
          <w:rFonts w:cs="Calibri"/>
        </w:rPr>
        <w:t>).</w:t>
      </w:r>
    </w:p>
    <w:p w14:paraId="0F529357" w14:textId="77777777" w:rsidR="00954F98" w:rsidRPr="00D46FC1" w:rsidRDefault="00954F98" w:rsidP="00954F98">
      <w:pPr>
        <w:pStyle w:val="ListParagraph"/>
        <w:numPr>
          <w:ilvl w:val="0"/>
          <w:numId w:val="24"/>
        </w:numPr>
        <w:spacing w:after="200" w:line="360" w:lineRule="auto"/>
        <w:ind w:left="0" w:firstLine="0"/>
        <w:jc w:val="both"/>
        <w:rPr>
          <w:rFonts w:cs="Calibri"/>
        </w:rPr>
      </w:pPr>
      <w:r w:rsidRPr="00D46FC1">
        <w:rPr>
          <w:rFonts w:cs="Calibri"/>
        </w:rPr>
        <w:t>Jusqu'a à maintena</w:t>
      </w:r>
      <w:r>
        <w:rPr>
          <w:rFonts w:cs="Calibri"/>
        </w:rPr>
        <w:t>n</w:t>
      </w:r>
      <w:r w:rsidRPr="00D46FC1">
        <w:rPr>
          <w:rFonts w:cs="Calibri"/>
        </w:rPr>
        <w:t>t, le nombre d'agents est toujours très insuffisant.</w:t>
      </w:r>
    </w:p>
    <w:p w14:paraId="6DEB27AD" w14:textId="77777777" w:rsidR="00954F98" w:rsidRPr="00D46FC1" w:rsidRDefault="00954F98" w:rsidP="00954F98">
      <w:pPr>
        <w:pStyle w:val="ListParagraph"/>
        <w:numPr>
          <w:ilvl w:val="0"/>
          <w:numId w:val="24"/>
        </w:numPr>
        <w:spacing w:after="200" w:line="360" w:lineRule="auto"/>
        <w:ind w:left="0" w:firstLine="0"/>
        <w:jc w:val="both"/>
        <w:rPr>
          <w:rFonts w:cs="Calibri"/>
        </w:rPr>
      </w:pPr>
      <w:r>
        <w:rPr>
          <w:rFonts w:cs="Calibri"/>
        </w:rPr>
        <w:t xml:space="preserve">Politisation et affairisme dans les procédures de recrutement organisés par le Ministère du Travail </w:t>
      </w:r>
    </w:p>
    <w:p w14:paraId="715E0517" w14:textId="77777777" w:rsidR="00954F98" w:rsidRPr="00D46FC1" w:rsidRDefault="00954F98" w:rsidP="00954F98">
      <w:pPr>
        <w:pStyle w:val="ListParagraph"/>
        <w:numPr>
          <w:ilvl w:val="0"/>
          <w:numId w:val="24"/>
        </w:numPr>
        <w:spacing w:after="200" w:line="360" w:lineRule="auto"/>
        <w:ind w:left="0" w:firstLine="0"/>
        <w:jc w:val="both"/>
        <w:rPr>
          <w:rFonts w:cs="Calibri"/>
        </w:rPr>
      </w:pPr>
      <w:r>
        <w:rPr>
          <w:rFonts w:cs="Calibri"/>
        </w:rPr>
        <w:t xml:space="preserve">Recrutement focalisés plus sur les diplômes que sur les compétences. </w:t>
      </w:r>
    </w:p>
    <w:p w14:paraId="3EF63D44" w14:textId="77777777" w:rsidR="00954F98" w:rsidRDefault="00954F98" w:rsidP="00954F98">
      <w:pPr>
        <w:pStyle w:val="ListParagraph"/>
        <w:spacing w:line="360" w:lineRule="auto"/>
        <w:ind w:left="0"/>
        <w:jc w:val="both"/>
        <w:rPr>
          <w:rFonts w:cs="Calibri"/>
        </w:rPr>
      </w:pPr>
    </w:p>
    <w:p w14:paraId="07992190" w14:textId="77777777" w:rsidR="00954F98" w:rsidRDefault="00954F98" w:rsidP="00954F98">
      <w:pPr>
        <w:pStyle w:val="ListParagraph"/>
        <w:spacing w:line="360" w:lineRule="auto"/>
        <w:ind w:left="0"/>
        <w:jc w:val="both"/>
        <w:rPr>
          <w:rFonts w:cs="Calibri"/>
        </w:rPr>
      </w:pPr>
    </w:p>
    <w:p w14:paraId="18A94C35" w14:textId="77777777" w:rsidR="00954F98" w:rsidRPr="00D46FC1" w:rsidRDefault="00954F98" w:rsidP="00954F98">
      <w:pPr>
        <w:pStyle w:val="ListParagraph"/>
        <w:spacing w:line="360" w:lineRule="auto"/>
        <w:ind w:left="0"/>
        <w:jc w:val="both"/>
        <w:rPr>
          <w:rFonts w:cs="Calibri"/>
        </w:rPr>
      </w:pPr>
    </w:p>
    <w:p w14:paraId="31DD5E41" w14:textId="77777777" w:rsidR="00954F98" w:rsidRPr="00933F3D" w:rsidRDefault="00954F98" w:rsidP="00954F98">
      <w:pPr>
        <w:pStyle w:val="ListParagraph"/>
        <w:numPr>
          <w:ilvl w:val="0"/>
          <w:numId w:val="19"/>
        </w:numPr>
        <w:spacing w:after="200" w:line="360" w:lineRule="auto"/>
        <w:ind w:left="0" w:firstLine="0"/>
        <w:jc w:val="both"/>
        <w:rPr>
          <w:rFonts w:cs="Calibri"/>
          <w:b/>
        </w:rPr>
      </w:pPr>
      <w:r w:rsidRPr="00933F3D">
        <w:rPr>
          <w:rFonts w:cs="Calibri"/>
          <w:b/>
        </w:rPr>
        <w:t>Contribution des stratégies de recrutement utilisées à la couverture équitable des  besoins des départements/Zones</w:t>
      </w:r>
    </w:p>
    <w:p w14:paraId="1475A4A7" w14:textId="77777777" w:rsidR="00954F98" w:rsidRDefault="00954F98" w:rsidP="00954F98">
      <w:pPr>
        <w:pStyle w:val="ListParagraph"/>
        <w:spacing w:line="360" w:lineRule="auto"/>
        <w:ind w:left="0"/>
        <w:jc w:val="both"/>
        <w:rPr>
          <w:rFonts w:cs="Calibri"/>
        </w:rPr>
      </w:pPr>
    </w:p>
    <w:p w14:paraId="003A67A0" w14:textId="77777777" w:rsidR="00954F98" w:rsidRDefault="00954F98" w:rsidP="00954F98">
      <w:pPr>
        <w:pStyle w:val="ListParagraph"/>
        <w:spacing w:line="360" w:lineRule="auto"/>
        <w:ind w:left="0"/>
        <w:jc w:val="both"/>
        <w:rPr>
          <w:rFonts w:cs="Calibri"/>
        </w:rPr>
      </w:pPr>
      <w:r>
        <w:rPr>
          <w:rFonts w:cs="Calibri"/>
        </w:rPr>
        <w:t>L’opinion des gestionnaires est unanime sur le fait que les stratégies prévues sont dans l’esprit bien huilées pour une couverture équitable de besoins des départements et des Zones sanitaires. Ainsi, a</w:t>
      </w:r>
      <w:r w:rsidRPr="00D46FC1">
        <w:rPr>
          <w:rFonts w:cs="Calibri"/>
        </w:rPr>
        <w:t>vant les recrutement</w:t>
      </w:r>
      <w:r>
        <w:rPr>
          <w:rFonts w:cs="Calibri"/>
        </w:rPr>
        <w:t>s</w:t>
      </w:r>
      <w:r w:rsidRPr="00D46FC1">
        <w:rPr>
          <w:rFonts w:cs="Calibri"/>
        </w:rPr>
        <w:t>, il y a des quota</w:t>
      </w:r>
      <w:r>
        <w:rPr>
          <w:rFonts w:cs="Calibri"/>
        </w:rPr>
        <w:t>s</w:t>
      </w:r>
      <w:r w:rsidRPr="00D46FC1">
        <w:rPr>
          <w:rFonts w:cs="Calibri"/>
        </w:rPr>
        <w:t xml:space="preserve"> qui sont fixés pour chaque département en fonction de l'ampleur du besoin</w:t>
      </w:r>
      <w:r>
        <w:rPr>
          <w:rFonts w:cs="Calibri"/>
        </w:rPr>
        <w:t xml:space="preserve">. Même si les quantités de RHS ne couvrent pas tous les besoins, l’équité est respectée dans la répartition. De même, les </w:t>
      </w:r>
      <w:r w:rsidRPr="00D46FC1">
        <w:rPr>
          <w:rFonts w:cs="Calibri"/>
        </w:rPr>
        <w:t xml:space="preserve">textes ont prévu qu'un agent recruté ou affecté </w:t>
      </w:r>
      <w:r>
        <w:rPr>
          <w:rFonts w:cs="Calibri"/>
        </w:rPr>
        <w:t>fasse</w:t>
      </w:r>
      <w:r w:rsidRPr="00D46FC1">
        <w:rPr>
          <w:rFonts w:cs="Calibri"/>
        </w:rPr>
        <w:t xml:space="preserve"> au moins deux années au poste</w:t>
      </w:r>
      <w:r>
        <w:rPr>
          <w:rFonts w:cs="Calibri"/>
        </w:rPr>
        <w:t xml:space="preserve"> avant de demander une mutation. Malheureusement, </w:t>
      </w:r>
      <w:r w:rsidRPr="00D46FC1">
        <w:rPr>
          <w:rFonts w:cs="Calibri"/>
        </w:rPr>
        <w:t>juste après le recrutement les agents envoyés dans les localités prévues pour eux demandent à partir ailleurs et vident les zones enclavées</w:t>
      </w:r>
      <w:r>
        <w:rPr>
          <w:rFonts w:cs="Calibri"/>
        </w:rPr>
        <w:t xml:space="preserve">. </w:t>
      </w:r>
      <w:r w:rsidRPr="00D46FC1">
        <w:rPr>
          <w:rFonts w:cs="Calibri"/>
        </w:rPr>
        <w:t>Les</w:t>
      </w:r>
      <w:r>
        <w:rPr>
          <w:rFonts w:cs="Calibri"/>
        </w:rPr>
        <w:t xml:space="preserve"> </w:t>
      </w:r>
      <w:r w:rsidRPr="00D46FC1">
        <w:rPr>
          <w:rFonts w:cs="Calibri"/>
        </w:rPr>
        <w:t>agents, à peine arrivés et constatant les conditions de travail, veulent en même temps repartir et font tout pour cela.</w:t>
      </w:r>
      <w:r>
        <w:rPr>
          <w:rFonts w:cs="Calibri"/>
        </w:rPr>
        <w:t xml:space="preserve"> Cela prouve à suffisance un déficit de motivation des agents à rester au poste, surtout dans les localités enclavées. Tous les cadres gestionnaires des administrations de santé estiment que la création de conditions favorables aussi bien financièrement, matériellement que moralement permettrait de fidéliser les agents au niveau des postes en zones défavorisées.</w:t>
      </w:r>
    </w:p>
    <w:p w14:paraId="5BA60724" w14:textId="77777777" w:rsidR="00954F98" w:rsidRDefault="00954F98" w:rsidP="00954F98">
      <w:pPr>
        <w:pStyle w:val="ListParagraph"/>
        <w:spacing w:line="360" w:lineRule="auto"/>
        <w:ind w:left="0"/>
        <w:jc w:val="both"/>
        <w:rPr>
          <w:rFonts w:cs="Calibri"/>
        </w:rPr>
      </w:pPr>
    </w:p>
    <w:p w14:paraId="0B6CDBC1" w14:textId="77777777" w:rsidR="00954F98" w:rsidRPr="00890D77" w:rsidRDefault="00954F98" w:rsidP="00954F98">
      <w:pPr>
        <w:pStyle w:val="ListParagraph"/>
        <w:numPr>
          <w:ilvl w:val="0"/>
          <w:numId w:val="19"/>
        </w:numPr>
        <w:spacing w:after="200" w:line="360" w:lineRule="auto"/>
        <w:ind w:left="0" w:firstLine="0"/>
        <w:jc w:val="both"/>
        <w:rPr>
          <w:rFonts w:cs="Calibri"/>
          <w:b/>
        </w:rPr>
      </w:pPr>
      <w:r w:rsidRPr="00890D77">
        <w:rPr>
          <w:rFonts w:cs="Calibri"/>
          <w:b/>
        </w:rPr>
        <w:lastRenderedPageBreak/>
        <w:t>Propos</w:t>
      </w:r>
      <w:r>
        <w:rPr>
          <w:rFonts w:cs="Calibri"/>
          <w:b/>
        </w:rPr>
        <w:t xml:space="preserve">itions pour </w:t>
      </w:r>
      <w:r w:rsidRPr="00890D77">
        <w:rPr>
          <w:rFonts w:cs="Calibri"/>
          <w:b/>
        </w:rPr>
        <w:t>garantir l’efficacité/efficience du recr</w:t>
      </w:r>
      <w:r>
        <w:rPr>
          <w:rFonts w:cs="Calibri"/>
          <w:b/>
        </w:rPr>
        <w:t>utement des personnels de santé</w:t>
      </w:r>
    </w:p>
    <w:p w14:paraId="6A373DA6" w14:textId="77777777" w:rsidR="00954F98" w:rsidRDefault="00954F98" w:rsidP="00954F98">
      <w:pPr>
        <w:pStyle w:val="ListParagraph"/>
        <w:spacing w:line="360" w:lineRule="auto"/>
        <w:ind w:left="0"/>
        <w:jc w:val="both"/>
        <w:rPr>
          <w:rFonts w:cs="Calibri"/>
        </w:rPr>
      </w:pPr>
    </w:p>
    <w:p w14:paraId="6444EE88" w14:textId="77777777" w:rsidR="00954F98" w:rsidRDefault="00954F98" w:rsidP="00954F98">
      <w:pPr>
        <w:pStyle w:val="ListParagraph"/>
        <w:spacing w:line="360" w:lineRule="auto"/>
        <w:ind w:left="0"/>
        <w:jc w:val="both"/>
        <w:rPr>
          <w:rFonts w:cs="Calibri"/>
        </w:rPr>
      </w:pPr>
      <w:r>
        <w:rPr>
          <w:rFonts w:cs="Calibri"/>
        </w:rPr>
        <w:t>Des observations qui précèdent, les gestionnaires de la santé et les cadres à divers niveau touchés par l’étude ont fait des propositions pour pallier aux insuffisances constatées. Il s’agit en résumé de :</w:t>
      </w:r>
    </w:p>
    <w:p w14:paraId="437FC075" w14:textId="77777777" w:rsidR="00954F98" w:rsidRDefault="00954F98" w:rsidP="00954F98">
      <w:pPr>
        <w:pStyle w:val="ListParagraph"/>
        <w:spacing w:line="360" w:lineRule="auto"/>
        <w:ind w:left="0"/>
        <w:jc w:val="both"/>
        <w:rPr>
          <w:rFonts w:cs="Calibri"/>
        </w:rPr>
      </w:pPr>
      <w:r>
        <w:rPr>
          <w:rFonts w:cs="Calibri"/>
        </w:rPr>
        <w:t xml:space="preserve"> </w:t>
      </w:r>
    </w:p>
    <w:p w14:paraId="1707154F" w14:textId="77777777" w:rsidR="00954F98" w:rsidRDefault="00954F98" w:rsidP="00954F98">
      <w:pPr>
        <w:pStyle w:val="ListParagraph"/>
        <w:numPr>
          <w:ilvl w:val="0"/>
          <w:numId w:val="22"/>
        </w:numPr>
        <w:spacing w:after="200" w:line="360" w:lineRule="auto"/>
        <w:ind w:left="0" w:firstLine="0"/>
        <w:jc w:val="both"/>
        <w:rPr>
          <w:rFonts w:cs="Calibri"/>
        </w:rPr>
      </w:pPr>
      <w:r w:rsidRPr="00890D77">
        <w:rPr>
          <w:rFonts w:cs="Calibri"/>
        </w:rPr>
        <w:t>Formaliser</w:t>
      </w:r>
      <w:r>
        <w:rPr>
          <w:rFonts w:cs="Calibri"/>
        </w:rPr>
        <w:t xml:space="preserve"> </w:t>
      </w:r>
      <w:r w:rsidRPr="00890D77">
        <w:rPr>
          <w:rFonts w:cs="Calibri"/>
        </w:rPr>
        <w:t>le recrutement sur financement communautaire des agents</w:t>
      </w:r>
      <w:r>
        <w:rPr>
          <w:rFonts w:cs="Calibri"/>
        </w:rPr>
        <w:t xml:space="preserve"> avec l’encadrement de l’Etat.</w:t>
      </w:r>
      <w:r w:rsidRPr="00720717">
        <w:rPr>
          <w:rFonts w:cs="Calibri"/>
        </w:rPr>
        <w:t xml:space="preserve"> </w:t>
      </w:r>
      <w:r>
        <w:rPr>
          <w:rFonts w:cs="Calibri"/>
        </w:rPr>
        <w:t>Dans ce cas, d</w:t>
      </w:r>
      <w:r w:rsidRPr="00890D77">
        <w:rPr>
          <w:rFonts w:cs="Calibri"/>
        </w:rPr>
        <w:t xml:space="preserve">es formations sanitaires qui auront plus de moyens se doteront </w:t>
      </w:r>
      <w:r>
        <w:rPr>
          <w:rFonts w:cs="Calibri"/>
        </w:rPr>
        <w:t xml:space="preserve">plus </w:t>
      </w:r>
      <w:r w:rsidRPr="00890D77">
        <w:rPr>
          <w:rFonts w:cs="Calibri"/>
        </w:rPr>
        <w:t>d'agent</w:t>
      </w:r>
      <w:r>
        <w:rPr>
          <w:rFonts w:cs="Calibri"/>
        </w:rPr>
        <w:t>s</w:t>
      </w:r>
      <w:r w:rsidRPr="00890D77">
        <w:rPr>
          <w:rFonts w:cs="Calibri"/>
        </w:rPr>
        <w:t xml:space="preserve"> qualifiés alors que les autres, bien qu</w:t>
      </w:r>
      <w:r>
        <w:rPr>
          <w:rFonts w:cs="Calibri"/>
        </w:rPr>
        <w:t xml:space="preserve">’étant </w:t>
      </w:r>
      <w:r w:rsidRPr="00890D77">
        <w:rPr>
          <w:rFonts w:cs="Calibri"/>
        </w:rPr>
        <w:t>dans le besoin, se contenteront du peu qu'ils ont</w:t>
      </w:r>
      <w:r>
        <w:rPr>
          <w:rFonts w:cs="Calibri"/>
        </w:rPr>
        <w:t xml:space="preserve">. Pour éviter </w:t>
      </w:r>
      <w:r w:rsidRPr="00890D77">
        <w:rPr>
          <w:rFonts w:cs="Calibri"/>
        </w:rPr>
        <w:t xml:space="preserve">il vaut mieux </w:t>
      </w:r>
      <w:r>
        <w:rPr>
          <w:rFonts w:cs="Calibri"/>
        </w:rPr>
        <w:t xml:space="preserve">que </w:t>
      </w:r>
      <w:r w:rsidRPr="00890D77">
        <w:rPr>
          <w:rFonts w:cs="Calibri"/>
        </w:rPr>
        <w:t xml:space="preserve">l'Etat </w:t>
      </w:r>
      <w:r>
        <w:rPr>
          <w:rFonts w:cs="Calibri"/>
        </w:rPr>
        <w:t>aide</w:t>
      </w:r>
      <w:r w:rsidRPr="00890D77">
        <w:rPr>
          <w:rFonts w:cs="Calibri"/>
        </w:rPr>
        <w:t xml:space="preserve"> financièrement les formations sanitaires à faible revenu et qui sont dans le besoin des RH</w:t>
      </w:r>
      <w:r>
        <w:rPr>
          <w:rFonts w:cs="Calibri"/>
        </w:rPr>
        <w:t>.</w:t>
      </w:r>
    </w:p>
    <w:p w14:paraId="05C93226" w14:textId="77777777" w:rsidR="00954F98" w:rsidRDefault="00954F98" w:rsidP="00954F98">
      <w:pPr>
        <w:pStyle w:val="ListParagraph"/>
        <w:spacing w:line="360" w:lineRule="auto"/>
        <w:ind w:left="0"/>
        <w:jc w:val="both"/>
        <w:rPr>
          <w:rFonts w:cs="Calibri"/>
        </w:rPr>
      </w:pPr>
    </w:p>
    <w:p w14:paraId="129582FF" w14:textId="77777777" w:rsidR="00954F98" w:rsidRDefault="00954F98" w:rsidP="00954F98">
      <w:pPr>
        <w:pStyle w:val="ListParagraph"/>
        <w:numPr>
          <w:ilvl w:val="0"/>
          <w:numId w:val="22"/>
        </w:numPr>
        <w:spacing w:after="200" w:line="360" w:lineRule="auto"/>
        <w:ind w:left="0" w:firstLine="0"/>
        <w:jc w:val="both"/>
        <w:rPr>
          <w:rFonts w:cs="Calibri"/>
        </w:rPr>
      </w:pPr>
      <w:r>
        <w:rPr>
          <w:rFonts w:cs="Calibri"/>
        </w:rPr>
        <w:t>Promouvoir suffisamment</w:t>
      </w:r>
      <w:r w:rsidRPr="00890D77">
        <w:rPr>
          <w:rFonts w:cs="Calibri"/>
        </w:rPr>
        <w:t xml:space="preserve"> le recrutement par poste pour que chaque agent sache </w:t>
      </w:r>
      <w:r>
        <w:rPr>
          <w:rFonts w:cs="Calibri"/>
        </w:rPr>
        <w:t>s’engage à travailler sur les lieux où le travail est disponible et qu’il a choisi lui-même</w:t>
      </w:r>
      <w:r w:rsidRPr="00890D77">
        <w:rPr>
          <w:rFonts w:cs="Calibri"/>
        </w:rPr>
        <w:t xml:space="preserve">. </w:t>
      </w:r>
    </w:p>
    <w:p w14:paraId="0CCF240A" w14:textId="77777777" w:rsidR="00954F98" w:rsidRPr="00890D77" w:rsidRDefault="00954F98" w:rsidP="00954F98">
      <w:pPr>
        <w:pStyle w:val="ListParagraph"/>
        <w:spacing w:line="360" w:lineRule="auto"/>
        <w:ind w:left="0"/>
        <w:jc w:val="both"/>
        <w:rPr>
          <w:rFonts w:cs="Calibri"/>
        </w:rPr>
      </w:pPr>
    </w:p>
    <w:p w14:paraId="01A65E57" w14:textId="77777777" w:rsidR="00954F98" w:rsidRPr="00015BFC" w:rsidRDefault="00954F98" w:rsidP="00954F98">
      <w:pPr>
        <w:pStyle w:val="ListParagraph"/>
        <w:numPr>
          <w:ilvl w:val="0"/>
          <w:numId w:val="22"/>
        </w:numPr>
        <w:spacing w:after="200" w:line="360" w:lineRule="auto"/>
        <w:ind w:left="0" w:firstLine="0"/>
        <w:jc w:val="both"/>
        <w:rPr>
          <w:rFonts w:cs="Calibri"/>
        </w:rPr>
      </w:pPr>
      <w:r>
        <w:t xml:space="preserve">Mettre en place un dispositif pour encadrer et règlementer les recrutements opérés directement par les </w:t>
      </w:r>
      <w:r w:rsidRPr="002107F9">
        <w:t xml:space="preserve">directeurs </w:t>
      </w:r>
      <w:r>
        <w:t>des hôpitaux et médecins chef, afin d’assurer et de certifier la qualité des RH recrutés</w:t>
      </w:r>
    </w:p>
    <w:p w14:paraId="667DE6C0" w14:textId="77777777" w:rsidR="00954F98" w:rsidRDefault="00954F98" w:rsidP="00954F98">
      <w:pPr>
        <w:pStyle w:val="ListParagraph"/>
        <w:spacing w:line="360" w:lineRule="auto"/>
        <w:ind w:left="0"/>
        <w:jc w:val="both"/>
        <w:rPr>
          <w:rFonts w:cs="Calibri"/>
        </w:rPr>
      </w:pPr>
    </w:p>
    <w:p w14:paraId="070A47F8" w14:textId="77777777" w:rsidR="00954F98" w:rsidRDefault="00954F98" w:rsidP="00954F98">
      <w:pPr>
        <w:pStyle w:val="ListParagraph"/>
        <w:numPr>
          <w:ilvl w:val="0"/>
          <w:numId w:val="22"/>
        </w:numPr>
        <w:spacing w:after="200" w:line="360" w:lineRule="auto"/>
        <w:ind w:left="0" w:firstLine="0"/>
        <w:jc w:val="both"/>
        <w:rPr>
          <w:rFonts w:cs="Calibri"/>
        </w:rPr>
      </w:pPr>
      <w:r>
        <w:rPr>
          <w:rFonts w:cs="Calibri"/>
        </w:rPr>
        <w:t xml:space="preserve">Imposer une période de </w:t>
      </w:r>
      <w:r w:rsidRPr="00D46FC1">
        <w:rPr>
          <w:rFonts w:cs="Calibri"/>
        </w:rPr>
        <w:t>stage après recrutement</w:t>
      </w:r>
      <w:r>
        <w:rPr>
          <w:rFonts w:cs="Calibri"/>
        </w:rPr>
        <w:t xml:space="preserve"> avant la prise de fonction des RHS</w:t>
      </w:r>
    </w:p>
    <w:p w14:paraId="3077A978" w14:textId="77777777" w:rsidR="00954F98" w:rsidRDefault="00954F98" w:rsidP="00954F98">
      <w:pPr>
        <w:numPr>
          <w:ilvl w:val="0"/>
          <w:numId w:val="22"/>
        </w:numPr>
        <w:spacing w:after="200" w:line="360" w:lineRule="auto"/>
        <w:ind w:left="0" w:firstLine="0"/>
        <w:jc w:val="both"/>
      </w:pPr>
      <w:r>
        <w:t>Aider chaque agent recruté à avoir un plan de carrière et se projeter dans le futur.</w:t>
      </w:r>
    </w:p>
    <w:p w14:paraId="79AD3928" w14:textId="77777777" w:rsidR="00954F98" w:rsidRPr="00015BFC" w:rsidRDefault="00954F98" w:rsidP="00954F98">
      <w:pPr>
        <w:numPr>
          <w:ilvl w:val="0"/>
          <w:numId w:val="22"/>
        </w:numPr>
        <w:spacing w:after="200" w:line="360" w:lineRule="auto"/>
        <w:ind w:left="0" w:firstLine="0"/>
        <w:jc w:val="both"/>
      </w:pPr>
      <w:r w:rsidRPr="00372A49">
        <w:t xml:space="preserve">Assurer une </w:t>
      </w:r>
      <w:r>
        <w:t xml:space="preserve">bonne GRH et un </w:t>
      </w:r>
      <w:r w:rsidRPr="00324DDA">
        <w:rPr>
          <w:b/>
        </w:rPr>
        <w:t>changement des mentalités</w:t>
      </w:r>
      <w:r>
        <w:t xml:space="preserve"> </w:t>
      </w:r>
      <w:r w:rsidRPr="00324DDA">
        <w:rPr>
          <w:b/>
        </w:rPr>
        <w:t>des RHS</w:t>
      </w:r>
    </w:p>
    <w:p w14:paraId="0576A833" w14:textId="77777777" w:rsidR="00954F98" w:rsidRPr="00015BFC" w:rsidRDefault="00954F98" w:rsidP="00954F98">
      <w:pPr>
        <w:numPr>
          <w:ilvl w:val="0"/>
          <w:numId w:val="22"/>
        </w:numPr>
        <w:spacing w:after="200" w:line="360" w:lineRule="auto"/>
        <w:ind w:left="0" w:firstLine="0"/>
        <w:jc w:val="both"/>
      </w:pPr>
      <w:r w:rsidRPr="00015BFC">
        <w:t>Améliorer le niveau de motivation des RHS dans les Zones déshéritées.</w:t>
      </w:r>
    </w:p>
    <w:p w14:paraId="341F58F6" w14:textId="77777777" w:rsidR="00954F98" w:rsidRPr="00136CAD" w:rsidRDefault="00954F98" w:rsidP="00954F98">
      <w:pPr>
        <w:pStyle w:val="ListParagraph"/>
        <w:numPr>
          <w:ilvl w:val="0"/>
          <w:numId w:val="18"/>
        </w:numPr>
        <w:spacing w:after="200" w:line="360" w:lineRule="auto"/>
        <w:ind w:left="0" w:firstLine="0"/>
        <w:jc w:val="both"/>
        <w:rPr>
          <w:rFonts w:cs="Calibri"/>
          <w:b/>
          <w:sz w:val="28"/>
          <w:szCs w:val="28"/>
        </w:rPr>
      </w:pPr>
      <w:r>
        <w:rPr>
          <w:rFonts w:cs="Calibri"/>
          <w:b/>
          <w:sz w:val="28"/>
        </w:rPr>
        <w:br w:type="page"/>
      </w:r>
      <w:r w:rsidRPr="00136CAD">
        <w:rPr>
          <w:rFonts w:cs="Calibri"/>
          <w:b/>
          <w:sz w:val="28"/>
          <w:szCs w:val="28"/>
        </w:rPr>
        <w:lastRenderedPageBreak/>
        <w:t>Efficacité/ efficience des stratégies de fidélisation mises en place</w:t>
      </w:r>
    </w:p>
    <w:p w14:paraId="31A4A431" w14:textId="77777777" w:rsidR="00954F98" w:rsidRDefault="00954F98" w:rsidP="00954F98">
      <w:pPr>
        <w:pStyle w:val="ListParagraph"/>
        <w:spacing w:line="360" w:lineRule="auto"/>
        <w:ind w:left="0"/>
        <w:jc w:val="both"/>
        <w:rPr>
          <w:rFonts w:cs="Calibri"/>
          <w:b/>
        </w:rPr>
      </w:pPr>
    </w:p>
    <w:p w14:paraId="143BC8F1" w14:textId="77777777" w:rsidR="00954F98" w:rsidRPr="002107F9" w:rsidRDefault="00954F98" w:rsidP="00954F98">
      <w:pPr>
        <w:pStyle w:val="ListParagraph"/>
        <w:numPr>
          <w:ilvl w:val="0"/>
          <w:numId w:val="32"/>
        </w:numPr>
        <w:spacing w:after="200" w:line="360" w:lineRule="auto"/>
        <w:ind w:left="0" w:firstLine="0"/>
        <w:jc w:val="both"/>
        <w:rPr>
          <w:rFonts w:cs="Calibri"/>
          <w:b/>
        </w:rPr>
      </w:pPr>
      <w:r>
        <w:rPr>
          <w:rFonts w:cs="Calibri"/>
          <w:b/>
        </w:rPr>
        <w:t xml:space="preserve">Mécanismes de fidélisation des </w:t>
      </w:r>
      <w:r w:rsidRPr="002107F9">
        <w:rPr>
          <w:rFonts w:cs="Calibri"/>
          <w:b/>
        </w:rPr>
        <w:t xml:space="preserve">personnels de santé au poste </w:t>
      </w:r>
      <w:r>
        <w:rPr>
          <w:rFonts w:cs="Calibri"/>
          <w:b/>
        </w:rPr>
        <w:t>au</w:t>
      </w:r>
      <w:r w:rsidRPr="002107F9">
        <w:rPr>
          <w:rFonts w:cs="Calibri"/>
          <w:b/>
        </w:rPr>
        <w:t xml:space="preserve"> Bénin </w:t>
      </w:r>
    </w:p>
    <w:p w14:paraId="5498708F" w14:textId="77777777" w:rsidR="00954F98" w:rsidRDefault="00954F98" w:rsidP="00954F98">
      <w:pPr>
        <w:pStyle w:val="ListParagraph"/>
        <w:spacing w:line="360" w:lineRule="auto"/>
        <w:ind w:left="0"/>
        <w:jc w:val="both"/>
        <w:rPr>
          <w:rFonts w:cs="Calibri"/>
        </w:rPr>
      </w:pPr>
    </w:p>
    <w:p w14:paraId="772301D3" w14:textId="77777777" w:rsidR="00954F98" w:rsidRDefault="00954F98" w:rsidP="00954F98">
      <w:pPr>
        <w:pStyle w:val="ListParagraph"/>
        <w:spacing w:line="360" w:lineRule="auto"/>
        <w:ind w:left="0"/>
        <w:jc w:val="both"/>
        <w:rPr>
          <w:rFonts w:cs="Calibri"/>
        </w:rPr>
      </w:pPr>
      <w:r>
        <w:rPr>
          <w:rFonts w:cs="Calibri"/>
        </w:rPr>
        <w:t xml:space="preserve">Aujourd’hui, selon l’enquête, rien ne se fait concrètement pour garantir une fidélisation constante du personnel de santé. Les motivations sont disparates. Certains préfèrent travailler dans les zones déshéritées pourvu qu’ils occupent un poste de responsabilité, ce qui ne serait pas rapidement possible en ville. D’autres préfèrent rester en ville pour bénéficier des conditions de vie plus décentes et faire d’autres affaires (comme le travail parallèle dans d’autres cliniques privées). </w:t>
      </w:r>
    </w:p>
    <w:p w14:paraId="150A00BA" w14:textId="77777777" w:rsidR="00954F98" w:rsidRDefault="00954F98" w:rsidP="00954F98">
      <w:pPr>
        <w:pStyle w:val="ListParagraph"/>
        <w:spacing w:line="360" w:lineRule="auto"/>
        <w:ind w:left="0"/>
        <w:jc w:val="both"/>
        <w:rPr>
          <w:rFonts w:cs="Calibri"/>
          <w:b/>
        </w:rPr>
      </w:pPr>
    </w:p>
    <w:p w14:paraId="3BCAA9D3" w14:textId="77777777" w:rsidR="00954F98" w:rsidRDefault="00954F98" w:rsidP="00954F98">
      <w:pPr>
        <w:pStyle w:val="ListParagraph"/>
        <w:spacing w:line="360" w:lineRule="auto"/>
        <w:ind w:left="0"/>
        <w:jc w:val="both"/>
        <w:rPr>
          <w:rFonts w:cs="Calibri"/>
          <w:b/>
        </w:rPr>
      </w:pPr>
      <w:r>
        <w:rPr>
          <w:rFonts w:cs="Calibri"/>
          <w:b/>
        </w:rPr>
        <w:t>Propositions pour doter du</w:t>
      </w:r>
      <w:r w:rsidRPr="00B04819">
        <w:rPr>
          <w:rFonts w:cs="Calibri"/>
          <w:b/>
        </w:rPr>
        <w:t xml:space="preserve"> système</w:t>
      </w:r>
      <w:r>
        <w:rPr>
          <w:rFonts w:cs="Calibri"/>
          <w:b/>
        </w:rPr>
        <w:t xml:space="preserve"> de santé du Bénin d’un mécanisme de fidélisation adé</w:t>
      </w:r>
      <w:r w:rsidRPr="00B04819">
        <w:rPr>
          <w:rFonts w:cs="Calibri"/>
          <w:b/>
        </w:rPr>
        <w:t>quate et vitale des agents de santé au poste</w:t>
      </w:r>
    </w:p>
    <w:p w14:paraId="68E1DDB7" w14:textId="77777777" w:rsidR="00954F98" w:rsidRDefault="00954F98" w:rsidP="00954F98">
      <w:pPr>
        <w:pStyle w:val="ListParagraph"/>
        <w:spacing w:line="360" w:lineRule="auto"/>
        <w:ind w:left="0"/>
        <w:jc w:val="both"/>
        <w:rPr>
          <w:rFonts w:cs="Calibri"/>
          <w:b/>
        </w:rPr>
      </w:pPr>
    </w:p>
    <w:p w14:paraId="3C039C0F" w14:textId="77777777" w:rsidR="00954F98" w:rsidRDefault="00954F98" w:rsidP="00954F98">
      <w:pPr>
        <w:pStyle w:val="ListParagraph"/>
        <w:spacing w:line="360" w:lineRule="auto"/>
        <w:ind w:left="0"/>
        <w:jc w:val="both"/>
        <w:rPr>
          <w:rFonts w:cs="Calibri"/>
        </w:rPr>
      </w:pPr>
      <w:r w:rsidRPr="00DE465A">
        <w:rPr>
          <w:rFonts w:cs="Calibri"/>
        </w:rPr>
        <w:t xml:space="preserve">Les </w:t>
      </w:r>
      <w:r>
        <w:rPr>
          <w:rFonts w:cs="Calibri"/>
        </w:rPr>
        <w:t>propositions sont variées à ce niveau. La motivation en définitive est relative à chaque individu. Il faut quand-même un minimum commun sur lequel bâtir le mécanisme. Les réflexions suivantes ont été faites par les gestionnaires de la santé et autres cadres des administrations publique et privée :</w:t>
      </w:r>
    </w:p>
    <w:p w14:paraId="7186B879" w14:textId="77777777" w:rsidR="00954F98" w:rsidRPr="00DE465A" w:rsidRDefault="00954F98" w:rsidP="00954F98">
      <w:pPr>
        <w:pStyle w:val="ListParagraph"/>
        <w:spacing w:line="360" w:lineRule="auto"/>
        <w:ind w:left="0"/>
        <w:jc w:val="both"/>
        <w:rPr>
          <w:rFonts w:cs="Calibri"/>
        </w:rPr>
      </w:pPr>
    </w:p>
    <w:p w14:paraId="585FEFAB" w14:textId="77777777" w:rsidR="00954F98" w:rsidRDefault="00954F98" w:rsidP="00954F98">
      <w:pPr>
        <w:pStyle w:val="ListParagraph"/>
        <w:numPr>
          <w:ilvl w:val="0"/>
          <w:numId w:val="35"/>
        </w:numPr>
        <w:spacing w:after="200" w:line="360" w:lineRule="auto"/>
        <w:ind w:left="0" w:firstLine="0"/>
        <w:jc w:val="both"/>
        <w:rPr>
          <w:rFonts w:cs="Calibri"/>
        </w:rPr>
      </w:pPr>
      <w:r w:rsidRPr="00973682">
        <w:rPr>
          <w:rFonts w:cs="Calibri"/>
        </w:rPr>
        <w:t xml:space="preserve">Il faut contractualiser avec les agents qui sont affectés à un poste afin qu'ils y restent. S'ils ne sont pas d'accord, ils résilient le contrat et pour les remplace par d'autres agents. </w:t>
      </w:r>
    </w:p>
    <w:p w14:paraId="737A5ABE" w14:textId="77777777" w:rsidR="00954F98" w:rsidRPr="00973682" w:rsidRDefault="00954F98" w:rsidP="00954F98">
      <w:pPr>
        <w:pStyle w:val="ListParagraph"/>
        <w:numPr>
          <w:ilvl w:val="0"/>
          <w:numId w:val="35"/>
        </w:numPr>
        <w:spacing w:after="200" w:line="360" w:lineRule="auto"/>
        <w:ind w:left="0" w:firstLine="0"/>
        <w:jc w:val="both"/>
        <w:rPr>
          <w:rFonts w:cs="Calibri"/>
        </w:rPr>
      </w:pPr>
      <w:r>
        <w:rPr>
          <w:rFonts w:cs="Calibri"/>
        </w:rPr>
        <w:t xml:space="preserve">Nécessité de renforcer l’application des textes fixant un délai minimum à passer dans une formation sanitaires avant de requérir une nouvelle affectation </w:t>
      </w:r>
    </w:p>
    <w:p w14:paraId="37F8333E" w14:textId="77777777" w:rsidR="00954F98" w:rsidRDefault="00954F98" w:rsidP="00954F98">
      <w:pPr>
        <w:pStyle w:val="ListParagraph"/>
        <w:numPr>
          <w:ilvl w:val="0"/>
          <w:numId w:val="35"/>
        </w:numPr>
        <w:spacing w:after="200" w:line="360" w:lineRule="auto"/>
        <w:ind w:left="0" w:firstLine="0"/>
        <w:jc w:val="both"/>
        <w:rPr>
          <w:rFonts w:cs="Calibri"/>
        </w:rPr>
      </w:pPr>
      <w:r w:rsidRPr="00973682">
        <w:rPr>
          <w:rFonts w:cs="Calibri"/>
        </w:rPr>
        <w:t>Trouver un mécanisme national permettant d'identifier les zones déshéritée</w:t>
      </w:r>
      <w:r>
        <w:rPr>
          <w:rFonts w:cs="Calibri"/>
        </w:rPr>
        <w:t>s</w:t>
      </w:r>
      <w:r w:rsidRPr="00973682">
        <w:rPr>
          <w:rFonts w:cs="Calibri"/>
        </w:rPr>
        <w:t xml:space="preserve"> et trouver les moyens pour motiver davantage les agents qui acceptent d'aller dans ces zones</w:t>
      </w:r>
    </w:p>
    <w:p w14:paraId="47D2B40E" w14:textId="77777777" w:rsidR="00954F98" w:rsidRDefault="00954F98" w:rsidP="00954F98">
      <w:pPr>
        <w:numPr>
          <w:ilvl w:val="0"/>
          <w:numId w:val="35"/>
        </w:numPr>
        <w:spacing w:after="200" w:line="360" w:lineRule="auto"/>
        <w:ind w:left="0" w:firstLine="0"/>
        <w:jc w:val="both"/>
      </w:pPr>
      <w:r w:rsidRPr="00DE5253">
        <w:t>Mettre en place de mécanisme de reconnaissance de mérite</w:t>
      </w:r>
    </w:p>
    <w:p w14:paraId="79525174" w14:textId="77777777" w:rsidR="00954F98" w:rsidRDefault="00954F98" w:rsidP="00954F98">
      <w:pPr>
        <w:pStyle w:val="ListParagraph"/>
        <w:numPr>
          <w:ilvl w:val="0"/>
          <w:numId w:val="35"/>
        </w:numPr>
        <w:spacing w:after="200" w:line="360" w:lineRule="auto"/>
        <w:ind w:left="0" w:firstLine="0"/>
        <w:jc w:val="both"/>
      </w:pPr>
      <w:r w:rsidRPr="00716B4C">
        <w:t>Au</w:t>
      </w:r>
      <w:r>
        <w:t xml:space="preserve"> </w:t>
      </w:r>
      <w:r w:rsidRPr="00716B4C">
        <w:t xml:space="preserve">niveau des départements et des zones sanitaires, prévoir des logements à tout le personnel </w:t>
      </w:r>
      <w:r>
        <w:t xml:space="preserve">tout en améliorant l’existant. </w:t>
      </w:r>
      <w:r w:rsidRPr="00716B4C">
        <w:t xml:space="preserve"> </w:t>
      </w:r>
    </w:p>
    <w:p w14:paraId="660BBD35" w14:textId="77777777" w:rsidR="00954F98" w:rsidRDefault="00954F98" w:rsidP="00954F98">
      <w:pPr>
        <w:pStyle w:val="ListParagraph"/>
        <w:spacing w:line="360" w:lineRule="auto"/>
        <w:ind w:left="0"/>
        <w:jc w:val="both"/>
      </w:pPr>
    </w:p>
    <w:p w14:paraId="6B669403" w14:textId="77777777" w:rsidR="00954F98" w:rsidRPr="00853C6B" w:rsidRDefault="00954F98" w:rsidP="00954F98">
      <w:pPr>
        <w:pStyle w:val="ListParagraph"/>
        <w:numPr>
          <w:ilvl w:val="0"/>
          <w:numId w:val="18"/>
        </w:numPr>
        <w:spacing w:after="200" w:line="360" w:lineRule="auto"/>
        <w:ind w:left="0" w:firstLine="0"/>
        <w:jc w:val="both"/>
        <w:rPr>
          <w:rFonts w:cs="Calibri"/>
          <w:b/>
          <w:sz w:val="28"/>
          <w:szCs w:val="28"/>
        </w:rPr>
      </w:pPr>
      <w:r w:rsidRPr="00853C6B">
        <w:rPr>
          <w:rFonts w:cs="Calibri"/>
          <w:b/>
          <w:sz w:val="28"/>
          <w:szCs w:val="28"/>
        </w:rPr>
        <w:t>Comment est régulée la question de la pratique dans le secteur privé de la santé au Bénin ? (dual practice)</w:t>
      </w:r>
    </w:p>
    <w:p w14:paraId="5949174C" w14:textId="77777777" w:rsidR="00954F98" w:rsidRDefault="00954F98" w:rsidP="00954F98">
      <w:pPr>
        <w:pStyle w:val="ListParagraph"/>
        <w:spacing w:line="360" w:lineRule="auto"/>
        <w:ind w:left="0"/>
        <w:jc w:val="both"/>
        <w:rPr>
          <w:rFonts w:cs="Calibri"/>
        </w:rPr>
      </w:pPr>
    </w:p>
    <w:p w14:paraId="640FA123" w14:textId="77777777" w:rsidR="00954F98" w:rsidRDefault="00954F98" w:rsidP="00954F98">
      <w:pPr>
        <w:pStyle w:val="ListParagraph"/>
        <w:spacing w:line="360" w:lineRule="auto"/>
        <w:ind w:left="0"/>
        <w:jc w:val="both"/>
        <w:rPr>
          <w:rFonts w:cs="Calibri"/>
          <w:b/>
          <w:i/>
        </w:rPr>
      </w:pPr>
      <w:r>
        <w:rPr>
          <w:rFonts w:cs="Calibri"/>
        </w:rPr>
        <w:lastRenderedPageBreak/>
        <w:t>La double pratique consiste pour un agent ayant signé un contrat de travail avec l’Etat, de prester d’autres prestations dans une autre formation sanitaire privée contre rémunération. Cette pratique est diversement appréciée par les acteurs</w:t>
      </w:r>
    </w:p>
    <w:p w14:paraId="46A5B673" w14:textId="77777777" w:rsidR="00954F98" w:rsidRPr="0056371C" w:rsidRDefault="00954F98" w:rsidP="00954F98">
      <w:pPr>
        <w:pStyle w:val="ListParagraph"/>
        <w:spacing w:line="360" w:lineRule="auto"/>
        <w:ind w:left="0"/>
        <w:jc w:val="both"/>
        <w:rPr>
          <w:rFonts w:cs="Calibri"/>
          <w:b/>
          <w:i/>
        </w:rPr>
      </w:pPr>
    </w:p>
    <w:p w14:paraId="5E55217B" w14:textId="77777777" w:rsidR="00954F98" w:rsidRPr="00D21541" w:rsidRDefault="00954F98" w:rsidP="00954F98">
      <w:pPr>
        <w:pStyle w:val="ListParagraph"/>
        <w:numPr>
          <w:ilvl w:val="0"/>
          <w:numId w:val="34"/>
        </w:numPr>
        <w:spacing w:after="200" w:line="360" w:lineRule="auto"/>
        <w:ind w:left="0" w:firstLine="0"/>
        <w:jc w:val="both"/>
        <w:rPr>
          <w:rFonts w:cs="Calibri"/>
          <w:b/>
          <w:i/>
        </w:rPr>
      </w:pPr>
      <w:r>
        <w:rPr>
          <w:rFonts w:cs="Calibri"/>
          <w:b/>
          <w:i/>
        </w:rPr>
        <w:t>A</w:t>
      </w:r>
      <w:r w:rsidRPr="00D21541">
        <w:rPr>
          <w:rFonts w:cs="Calibri"/>
          <w:b/>
          <w:i/>
        </w:rPr>
        <w:t>ppréciation de la double pratique de la profession par les agents de santé dan</w:t>
      </w:r>
      <w:r>
        <w:rPr>
          <w:rFonts w:cs="Calibri"/>
          <w:b/>
          <w:i/>
        </w:rPr>
        <w:t>s les secteurs public et privé</w:t>
      </w:r>
    </w:p>
    <w:p w14:paraId="02F2655F" w14:textId="77777777" w:rsidR="00954F98" w:rsidRPr="00D21541" w:rsidRDefault="00954F98" w:rsidP="00954F98">
      <w:pPr>
        <w:pStyle w:val="ListParagraph"/>
        <w:spacing w:line="360" w:lineRule="auto"/>
        <w:ind w:left="0"/>
        <w:jc w:val="both"/>
        <w:rPr>
          <w:rFonts w:cs="Calibri"/>
        </w:rPr>
      </w:pPr>
      <w:r>
        <w:rPr>
          <w:rFonts w:cs="Calibri"/>
        </w:rPr>
        <w:t xml:space="preserve">Les acteurs estiment unanimement que cette pratique est contraire au code du travail au Bénin. Ils insistent sur le fait que les </w:t>
      </w:r>
      <w:r w:rsidRPr="00D21541">
        <w:rPr>
          <w:rFonts w:cs="Calibri"/>
        </w:rPr>
        <w:t>textes ont prescrit qu'un agent ne doit pas être dans le public et dans le privé à la fois</w:t>
      </w:r>
      <w:r>
        <w:rPr>
          <w:rFonts w:cs="Calibri"/>
        </w:rPr>
        <w:t xml:space="preserve">. Malheureusement, ce sont les mêmes </w:t>
      </w:r>
      <w:r w:rsidRPr="00D21541">
        <w:rPr>
          <w:rFonts w:cs="Calibri"/>
        </w:rPr>
        <w:t xml:space="preserve">au plus haut niveau </w:t>
      </w:r>
      <w:r>
        <w:rPr>
          <w:rFonts w:cs="Calibri"/>
        </w:rPr>
        <w:t xml:space="preserve">qui </w:t>
      </w:r>
      <w:r w:rsidRPr="00D21541">
        <w:rPr>
          <w:rFonts w:cs="Calibri"/>
        </w:rPr>
        <w:t>donnent les autorisation</w:t>
      </w:r>
      <w:r>
        <w:rPr>
          <w:rFonts w:cs="Calibri"/>
        </w:rPr>
        <w:t>s</w:t>
      </w:r>
      <w:r w:rsidRPr="00D21541">
        <w:rPr>
          <w:rFonts w:cs="Calibri"/>
        </w:rPr>
        <w:t xml:space="preserve"> aux agents pour ouvrir des cliniques sachant que ces derniers sont bien des APE ou ACE</w:t>
      </w:r>
      <w:r>
        <w:rPr>
          <w:rFonts w:cs="Calibri"/>
        </w:rPr>
        <w:t xml:space="preserve">. On note donc le non-respect de la règlementation par les autorités eux-mêmes. De ce fait, l’Etat est condamné par sa légèreté, son faible engagement dans l’application des textes. </w:t>
      </w:r>
    </w:p>
    <w:p w14:paraId="2827A064" w14:textId="77777777" w:rsidR="00954F98" w:rsidRDefault="00954F98" w:rsidP="00954F98">
      <w:pPr>
        <w:pStyle w:val="ListParagraph"/>
        <w:spacing w:line="360" w:lineRule="auto"/>
        <w:ind w:left="0"/>
        <w:jc w:val="both"/>
        <w:rPr>
          <w:rFonts w:cs="Calibri"/>
        </w:rPr>
      </w:pPr>
      <w:r>
        <w:rPr>
          <w:rFonts w:cs="Calibri"/>
        </w:rPr>
        <w:t xml:space="preserve">Une infirme partie de la cible de cette enquête pense que les agents de santé APE ou ACE en congé peuvent </w:t>
      </w:r>
      <w:r w:rsidRPr="00D21541">
        <w:rPr>
          <w:rFonts w:cs="Calibri"/>
        </w:rPr>
        <w:t xml:space="preserve">être sollicité dans les centres de santé publics </w:t>
      </w:r>
      <w:r>
        <w:rPr>
          <w:rFonts w:cs="Calibri"/>
        </w:rPr>
        <w:t>ou</w:t>
      </w:r>
      <w:r w:rsidRPr="00D21541">
        <w:rPr>
          <w:rFonts w:cs="Calibri"/>
        </w:rPr>
        <w:t xml:space="preserve"> privés o</w:t>
      </w:r>
      <w:r>
        <w:rPr>
          <w:rFonts w:cs="Calibri"/>
        </w:rPr>
        <w:t>ù</w:t>
      </w:r>
      <w:r w:rsidRPr="00D21541">
        <w:rPr>
          <w:rFonts w:cs="Calibri"/>
        </w:rPr>
        <w:t xml:space="preserve"> le be</w:t>
      </w:r>
      <w:r>
        <w:rPr>
          <w:rFonts w:cs="Calibri"/>
        </w:rPr>
        <w:t>s</w:t>
      </w:r>
      <w:r w:rsidRPr="00D21541">
        <w:rPr>
          <w:rFonts w:cs="Calibri"/>
        </w:rPr>
        <w:t>oins est criard. La double pratique</w:t>
      </w:r>
      <w:r>
        <w:rPr>
          <w:rFonts w:cs="Calibri"/>
        </w:rPr>
        <w:t>,</w:t>
      </w:r>
      <w:r w:rsidRPr="00D21541">
        <w:rPr>
          <w:rFonts w:cs="Calibri"/>
        </w:rPr>
        <w:t xml:space="preserve"> </w:t>
      </w:r>
      <w:r>
        <w:rPr>
          <w:rFonts w:cs="Calibri"/>
        </w:rPr>
        <w:t xml:space="preserve">selon eux, </w:t>
      </w:r>
      <w:r w:rsidRPr="00D21541">
        <w:rPr>
          <w:rFonts w:cs="Calibri"/>
        </w:rPr>
        <w:t>est donc nécessaire</w:t>
      </w:r>
      <w:r>
        <w:rPr>
          <w:rFonts w:cs="Calibri"/>
        </w:rPr>
        <w:t xml:space="preserve"> Puisque ce sont toujours des vies humaines qui demandent les services dans le secteur privé. D’autres estiment que le manque de confort, l’insuffisance du plateau technique poussent les agents à préférer le secteur privé où tout semble au point. </w:t>
      </w:r>
    </w:p>
    <w:p w14:paraId="1340DC9F" w14:textId="77777777" w:rsidR="00954F98" w:rsidRPr="00853C6B" w:rsidRDefault="00954F98" w:rsidP="00954F98">
      <w:pPr>
        <w:pStyle w:val="ListParagraph"/>
        <w:spacing w:line="360" w:lineRule="auto"/>
        <w:ind w:left="0"/>
        <w:jc w:val="both"/>
        <w:rPr>
          <w:rFonts w:cs="Calibri"/>
          <w:b/>
        </w:rPr>
      </w:pPr>
    </w:p>
    <w:p w14:paraId="3A5C8466" w14:textId="77777777" w:rsidR="00954F98" w:rsidRPr="00853C6B" w:rsidRDefault="00954F98" w:rsidP="00954F98">
      <w:pPr>
        <w:pStyle w:val="ListParagraph"/>
        <w:numPr>
          <w:ilvl w:val="0"/>
          <w:numId w:val="34"/>
        </w:numPr>
        <w:spacing w:after="200" w:line="360" w:lineRule="auto"/>
        <w:ind w:left="0" w:firstLine="0"/>
        <w:jc w:val="both"/>
        <w:rPr>
          <w:rFonts w:cs="Calibri"/>
          <w:b/>
        </w:rPr>
      </w:pPr>
      <w:r w:rsidRPr="00853C6B">
        <w:rPr>
          <w:rFonts w:cs="Calibri"/>
          <w:b/>
        </w:rPr>
        <w:t>Influence</w:t>
      </w:r>
      <w:r>
        <w:rPr>
          <w:rFonts w:cs="Calibri"/>
          <w:b/>
        </w:rPr>
        <w:t xml:space="preserve"> </w:t>
      </w:r>
      <w:r w:rsidRPr="00853C6B">
        <w:rPr>
          <w:rFonts w:cs="Calibri"/>
          <w:b/>
        </w:rPr>
        <w:t xml:space="preserve">de </w:t>
      </w:r>
      <w:r>
        <w:rPr>
          <w:rFonts w:cs="Calibri"/>
          <w:b/>
        </w:rPr>
        <w:t xml:space="preserve">la double </w:t>
      </w:r>
      <w:r w:rsidRPr="00853C6B">
        <w:rPr>
          <w:rFonts w:cs="Calibri"/>
          <w:b/>
        </w:rPr>
        <w:t>pratique sur l’efficacité et la rentabilité de l’utilisation d</w:t>
      </w:r>
      <w:r>
        <w:rPr>
          <w:rFonts w:cs="Calibri"/>
          <w:b/>
        </w:rPr>
        <w:t>es ressources humaines en santé</w:t>
      </w:r>
    </w:p>
    <w:p w14:paraId="0A4FFF38" w14:textId="77777777" w:rsidR="00954F98" w:rsidRDefault="00954F98" w:rsidP="00954F98">
      <w:pPr>
        <w:pStyle w:val="ListParagraph"/>
        <w:spacing w:line="360" w:lineRule="auto"/>
        <w:ind w:left="0"/>
        <w:jc w:val="both"/>
        <w:rPr>
          <w:rFonts w:cs="Calibri"/>
        </w:rPr>
      </w:pPr>
      <w:r>
        <w:rPr>
          <w:rFonts w:cs="Calibri"/>
        </w:rPr>
        <w:t>La double pratique selon les acteurs touchés occasionne une grande perte pour l’Etat en termes de rentabilité.</w:t>
      </w:r>
      <w:r w:rsidRPr="00933F3D">
        <w:rPr>
          <w:rFonts w:cs="Calibri"/>
        </w:rPr>
        <w:t xml:space="preserve"> </w:t>
      </w:r>
      <w:r>
        <w:rPr>
          <w:rFonts w:cs="Calibri"/>
        </w:rPr>
        <w:t>L</w:t>
      </w:r>
      <w:r w:rsidRPr="00D21541">
        <w:rPr>
          <w:rFonts w:cs="Calibri"/>
        </w:rPr>
        <w:t>es</w:t>
      </w:r>
      <w:r>
        <w:rPr>
          <w:rFonts w:cs="Calibri"/>
        </w:rPr>
        <w:t xml:space="preserve"> </w:t>
      </w:r>
      <w:r w:rsidRPr="00D21541">
        <w:rPr>
          <w:rFonts w:cs="Calibri"/>
        </w:rPr>
        <w:t xml:space="preserve">agents qui s'y adonnent </w:t>
      </w:r>
      <w:r>
        <w:rPr>
          <w:rFonts w:cs="Calibri"/>
        </w:rPr>
        <w:t>s’enrichissent au détriment de la population et de l'E</w:t>
      </w:r>
      <w:r w:rsidRPr="00D21541">
        <w:rPr>
          <w:rFonts w:cs="Calibri"/>
        </w:rPr>
        <w:t>tat</w:t>
      </w:r>
      <w:r>
        <w:rPr>
          <w:rFonts w:cs="Calibri"/>
        </w:rPr>
        <w:t xml:space="preserve"> qui devient le grand perdant. On note selon un très faible </w:t>
      </w:r>
      <w:r w:rsidRPr="00440517">
        <w:rPr>
          <w:rFonts w:cs="Calibri"/>
        </w:rPr>
        <w:t xml:space="preserve">rendement au </w:t>
      </w:r>
      <w:r>
        <w:rPr>
          <w:rFonts w:cs="Calibri"/>
        </w:rPr>
        <w:t>niveau du centre de santé sources des intéressés qui font une mau</w:t>
      </w:r>
      <w:r w:rsidRPr="00440517">
        <w:rPr>
          <w:rFonts w:cs="Calibri"/>
        </w:rPr>
        <w:t>vaise prestation dans le public avec un détournement des clients</w:t>
      </w:r>
      <w:r>
        <w:rPr>
          <w:rFonts w:cs="Calibri"/>
        </w:rPr>
        <w:t xml:space="preserve"> vers le privé. Hors le secteur privé ne bénéficie pas encore d’un contrôle de qualité des interventions de façon systématique par l’Etat. De même, le temps de travail au niveau de l’Etat est très peu respecté par les agents qui exercent la double pratique. </w:t>
      </w:r>
    </w:p>
    <w:p w14:paraId="39FEC9BB" w14:textId="77777777" w:rsidR="00954F98" w:rsidRPr="00440517" w:rsidRDefault="00954F98" w:rsidP="00954F98">
      <w:pPr>
        <w:pStyle w:val="ListParagraph"/>
        <w:spacing w:line="360" w:lineRule="auto"/>
        <w:ind w:left="0"/>
        <w:jc w:val="both"/>
        <w:rPr>
          <w:rFonts w:cs="Calibri"/>
        </w:rPr>
      </w:pPr>
      <w:r>
        <w:rPr>
          <w:rFonts w:cs="Calibri"/>
        </w:rPr>
        <w:t xml:space="preserve"> </w:t>
      </w:r>
    </w:p>
    <w:p w14:paraId="7E8DE239" w14:textId="77777777" w:rsidR="00954F98" w:rsidRPr="00853C6B" w:rsidRDefault="00954F98" w:rsidP="00954F98">
      <w:pPr>
        <w:pStyle w:val="ListParagraph"/>
        <w:numPr>
          <w:ilvl w:val="0"/>
          <w:numId w:val="34"/>
        </w:numPr>
        <w:spacing w:after="200" w:line="360" w:lineRule="auto"/>
        <w:ind w:left="0" w:firstLine="0"/>
        <w:jc w:val="both"/>
        <w:rPr>
          <w:rFonts w:cs="Calibri"/>
          <w:b/>
        </w:rPr>
      </w:pPr>
      <w:r>
        <w:rPr>
          <w:rFonts w:cs="Calibri"/>
          <w:b/>
        </w:rPr>
        <w:t>Proposition pour un meilleur encadrement et régulation de cette pratique par l’Etat.</w:t>
      </w:r>
    </w:p>
    <w:p w14:paraId="242C9600" w14:textId="77777777" w:rsidR="00954F98" w:rsidRPr="00E07266" w:rsidRDefault="00954F98" w:rsidP="00954F98">
      <w:pPr>
        <w:pStyle w:val="ListParagraph"/>
        <w:spacing w:line="360" w:lineRule="auto"/>
        <w:ind w:left="0"/>
        <w:jc w:val="both"/>
        <w:rPr>
          <w:rFonts w:cs="Calibri"/>
        </w:rPr>
      </w:pPr>
      <w:r w:rsidRPr="00E07266">
        <w:rPr>
          <w:rFonts w:cs="Calibri"/>
        </w:rPr>
        <w:t>Les propositions des acteurs sont variées et se résument comme suit :</w:t>
      </w:r>
    </w:p>
    <w:p w14:paraId="5D834A0D" w14:textId="77777777" w:rsidR="00954F98" w:rsidRPr="00D21541" w:rsidRDefault="00954F98" w:rsidP="00954F98">
      <w:pPr>
        <w:pStyle w:val="ListParagraph"/>
        <w:numPr>
          <w:ilvl w:val="0"/>
          <w:numId w:val="38"/>
        </w:numPr>
        <w:spacing w:after="200" w:line="360" w:lineRule="auto"/>
        <w:ind w:left="0" w:firstLine="0"/>
        <w:jc w:val="both"/>
        <w:rPr>
          <w:rFonts w:cs="Calibri"/>
        </w:rPr>
      </w:pPr>
      <w:r>
        <w:rPr>
          <w:rFonts w:cs="Calibri"/>
        </w:rPr>
        <w:lastRenderedPageBreak/>
        <w:t>« </w:t>
      </w:r>
      <w:r w:rsidRPr="00D21541">
        <w:rPr>
          <w:rFonts w:cs="Calibri"/>
        </w:rPr>
        <w:t>Il faut contraindre l'agent de l'état à bien travailler, suivre ses horaires, à être loyal vis-à-vis de son travail, ne pas dé</w:t>
      </w:r>
      <w:r>
        <w:rPr>
          <w:rFonts w:cs="Calibri"/>
        </w:rPr>
        <w:t>tourner les malades, et tout ce</w:t>
      </w:r>
      <w:r w:rsidRPr="00D21541">
        <w:rPr>
          <w:rFonts w:cs="Calibri"/>
        </w:rPr>
        <w:t>la avec des garde-fous à mettre en place</w:t>
      </w:r>
      <w:r>
        <w:rPr>
          <w:rFonts w:cs="Calibri"/>
        </w:rPr>
        <w:t> »</w:t>
      </w:r>
      <w:r w:rsidRPr="00D21541">
        <w:rPr>
          <w:rFonts w:cs="Calibri"/>
        </w:rPr>
        <w:t>.</w:t>
      </w:r>
    </w:p>
    <w:p w14:paraId="10BCBC94" w14:textId="77777777" w:rsidR="00954F98" w:rsidRPr="00D21541" w:rsidRDefault="00954F98" w:rsidP="00954F98">
      <w:pPr>
        <w:pStyle w:val="ListParagraph"/>
        <w:numPr>
          <w:ilvl w:val="0"/>
          <w:numId w:val="38"/>
        </w:numPr>
        <w:spacing w:after="200" w:line="360" w:lineRule="auto"/>
        <w:ind w:left="0" w:firstLine="0"/>
        <w:jc w:val="both"/>
        <w:rPr>
          <w:rFonts w:cs="Calibri"/>
        </w:rPr>
      </w:pPr>
      <w:r w:rsidRPr="00D21541">
        <w:rPr>
          <w:rFonts w:cs="Calibri"/>
        </w:rPr>
        <w:t>Définir des pourcentage</w:t>
      </w:r>
      <w:r>
        <w:rPr>
          <w:rFonts w:cs="Calibri"/>
        </w:rPr>
        <w:t>s</w:t>
      </w:r>
      <w:r w:rsidRPr="00D21541">
        <w:rPr>
          <w:rFonts w:cs="Calibri"/>
        </w:rPr>
        <w:t xml:space="preserve"> de temps de travail en clientèle privée à ne pas dépasser pour certains spécialistes dont le besoin est criard au niveau des autres formations sanitaires</w:t>
      </w:r>
    </w:p>
    <w:p w14:paraId="339B23CD" w14:textId="77777777" w:rsidR="00954F98" w:rsidRPr="00D21541" w:rsidRDefault="00954F98" w:rsidP="00954F98">
      <w:pPr>
        <w:pStyle w:val="ListParagraph"/>
        <w:numPr>
          <w:ilvl w:val="0"/>
          <w:numId w:val="38"/>
        </w:numPr>
        <w:spacing w:after="200" w:line="360" w:lineRule="auto"/>
        <w:ind w:left="0" w:firstLine="0"/>
        <w:jc w:val="both"/>
        <w:rPr>
          <w:rFonts w:cs="Calibri"/>
        </w:rPr>
      </w:pPr>
      <w:r w:rsidRPr="00D21541">
        <w:rPr>
          <w:rFonts w:cs="Calibri"/>
        </w:rPr>
        <w:t>Que les horaires de travail de l'agent de l'état soit bien définis et suivis</w:t>
      </w:r>
    </w:p>
    <w:p w14:paraId="61B9457D" w14:textId="77777777" w:rsidR="00954F98" w:rsidRDefault="00954F98" w:rsidP="00954F98">
      <w:pPr>
        <w:pStyle w:val="ListParagraph"/>
        <w:numPr>
          <w:ilvl w:val="0"/>
          <w:numId w:val="38"/>
        </w:numPr>
        <w:spacing w:after="200" w:line="360" w:lineRule="auto"/>
        <w:ind w:left="0" w:firstLine="0"/>
        <w:jc w:val="both"/>
        <w:rPr>
          <w:rFonts w:cs="Calibri"/>
        </w:rPr>
      </w:pPr>
      <w:r>
        <w:rPr>
          <w:rFonts w:cs="Calibri"/>
        </w:rPr>
        <w:t>Trouver un mécanisme pertinent pour punir ces</w:t>
      </w:r>
      <w:r w:rsidRPr="00D21541">
        <w:rPr>
          <w:rFonts w:cs="Calibri"/>
        </w:rPr>
        <w:t xml:space="preserve"> mauvaises pratiques </w:t>
      </w:r>
      <w:r>
        <w:rPr>
          <w:rFonts w:cs="Calibri"/>
        </w:rPr>
        <w:t>afin de fidéliser les clients des formations sanitaires publiques.</w:t>
      </w:r>
    </w:p>
    <w:p w14:paraId="1BABBA55" w14:textId="77777777" w:rsidR="00954F98" w:rsidRDefault="00954F98" w:rsidP="00954F98">
      <w:pPr>
        <w:pStyle w:val="ListParagraph"/>
        <w:spacing w:line="360" w:lineRule="auto"/>
        <w:ind w:left="0"/>
        <w:jc w:val="both"/>
        <w:rPr>
          <w:rFonts w:cs="Calibri"/>
        </w:rPr>
      </w:pPr>
    </w:p>
    <w:p w14:paraId="26181444" w14:textId="77777777" w:rsidR="00954F98" w:rsidRPr="003E3D2B" w:rsidRDefault="00954F98" w:rsidP="00954F98">
      <w:pPr>
        <w:pStyle w:val="ListParagraph"/>
        <w:spacing w:line="360" w:lineRule="auto"/>
        <w:ind w:left="0"/>
        <w:jc w:val="both"/>
        <w:rPr>
          <w:rFonts w:cs="Calibri"/>
        </w:rPr>
      </w:pPr>
      <w:r w:rsidRPr="003E3D2B">
        <w:rPr>
          <w:rFonts w:cs="Calibri"/>
        </w:rPr>
        <w:t xml:space="preserve">L’Etat Béninois, conscient et très sensible à cette situation a sorti le grand jeu en sortant un nouveau décret qui encadre désormais l’exercice en clientèle privée au Bénin. Il s’agit du </w:t>
      </w:r>
      <w:r w:rsidRPr="003E3D2B">
        <w:rPr>
          <w:rFonts w:cs="Calibri"/>
          <w:b/>
        </w:rPr>
        <w:t>décret N°2018 –034 du 31 janvier 2018 portant réglementation de la délivrance de l’autorisation préalable pour l’exercice en clientèle privée des professions médicales ou paramédicales par un agent public fonctionnaire ou contractuel de l’Etat ou des collectivités territoriales</w:t>
      </w:r>
      <w:r w:rsidRPr="003E3D2B">
        <w:rPr>
          <w:rFonts w:cs="Calibri"/>
        </w:rPr>
        <w:t xml:space="preserve">. Selon </w:t>
      </w:r>
      <w:r w:rsidRPr="003E3D2B">
        <w:rPr>
          <w:rFonts w:cs="Calibri"/>
          <w:b/>
        </w:rPr>
        <w:t xml:space="preserve">l’article 2 de ce décret, l’exercice en clientèle privée est subordonné à l’autorisation préalable du Ministre de la santé, après avis de l’Ordre de la profession concernée. Mieux, l’article 3 précise les conditions dans lesquelles l’agent qui en fait la demande peut être autorisé. </w:t>
      </w:r>
      <w:r w:rsidRPr="003E3D2B">
        <w:rPr>
          <w:rFonts w:cs="Calibri"/>
        </w:rPr>
        <w:t>D’abord, le requérant doit être diplômé de la profession médicale ou paramédicale pour laquelle l’autorisation d’exercice en clientèle privée est sollicitée. Ensuite, il doit  être  en poste dans le département ou la commune dans le ressort territorial duquel l’exercice en clientèle privée est envisagé, sauf dérogation dûment motivée et accordée par le Ministre de la santé. Aussi, est-il tenu de signer et de produire un engagement notarié à ne pas se soustraire à ses obligations d’agent public au bénéfice de l’exercice en clientèle privée. Par ailleurs, il lui est  exigé un engagement d’éthique contre le détournement des moyens et autres logistiques du service public de santé au profit de ses affaires professionnelles privées.</w:t>
      </w:r>
    </w:p>
    <w:p w14:paraId="04CE2FD3" w14:textId="77777777" w:rsidR="00954F98" w:rsidRPr="003E3D2B" w:rsidRDefault="00954F98" w:rsidP="00954F98">
      <w:pPr>
        <w:pStyle w:val="ListParagraph"/>
        <w:spacing w:line="360" w:lineRule="auto"/>
        <w:ind w:left="0"/>
        <w:jc w:val="both"/>
        <w:rPr>
          <w:rFonts w:cs="Calibri"/>
        </w:rPr>
      </w:pPr>
    </w:p>
    <w:p w14:paraId="750D7130" w14:textId="77777777" w:rsidR="00954F98" w:rsidRPr="00B04819" w:rsidRDefault="00954F98" w:rsidP="00954F98">
      <w:pPr>
        <w:pStyle w:val="ListParagraph"/>
        <w:spacing w:line="360" w:lineRule="auto"/>
        <w:ind w:left="0"/>
        <w:jc w:val="both"/>
        <w:rPr>
          <w:rFonts w:cs="Calibri"/>
          <w:b/>
        </w:rPr>
      </w:pPr>
      <w:r w:rsidRPr="003E3D2B">
        <w:rPr>
          <w:rFonts w:cs="Calibri"/>
        </w:rPr>
        <w:t>Toutefois, l’autorisation préalable peut être retirée au bénéficiaire en cas de non-respect de l’un des engagements souscrits suivant les dispositions de l’article 3. « L’autorisation d’exercer en clientèle privée est  d’office refusée ou retirée à l’agent public ayant fait l’objet d’une sanction disciplinaire emportant son exclusion des effectifs du personnel public médical ou paramédical», précise l’article 4 de ce décret.</w:t>
      </w:r>
    </w:p>
    <w:p w14:paraId="1FBC3FD7" w14:textId="77777777" w:rsidR="00954F98" w:rsidRDefault="00954F98" w:rsidP="00954F98">
      <w:pPr>
        <w:pStyle w:val="ListParagraph"/>
        <w:spacing w:line="360" w:lineRule="auto"/>
        <w:ind w:left="0"/>
        <w:jc w:val="both"/>
        <w:rPr>
          <w:rFonts w:cs="Calibri"/>
        </w:rPr>
      </w:pPr>
      <w:r>
        <w:rPr>
          <w:rFonts w:cs="Calibri"/>
        </w:rPr>
        <w:t>Ce nouvel élément vient encadrer suffisamment la double pratique comme le suggèrent les cibles des entretiens de groupe.</w:t>
      </w:r>
    </w:p>
    <w:p w14:paraId="13E9E942" w14:textId="77777777" w:rsidR="00954F98" w:rsidRDefault="00954F98" w:rsidP="00954F98">
      <w:pPr>
        <w:pStyle w:val="ListParagraph"/>
        <w:spacing w:line="360" w:lineRule="auto"/>
        <w:ind w:left="0"/>
        <w:jc w:val="both"/>
        <w:rPr>
          <w:rFonts w:cs="Calibri"/>
        </w:rPr>
      </w:pPr>
    </w:p>
    <w:p w14:paraId="0FA64DC4" w14:textId="77777777" w:rsidR="00954F98" w:rsidRPr="003E3D2B" w:rsidRDefault="00954F98" w:rsidP="00954F98">
      <w:pPr>
        <w:pStyle w:val="ListParagraph"/>
        <w:spacing w:line="360" w:lineRule="auto"/>
        <w:ind w:left="0"/>
        <w:jc w:val="both"/>
        <w:rPr>
          <w:rFonts w:cs="Calibri"/>
        </w:rPr>
      </w:pPr>
    </w:p>
    <w:p w14:paraId="7A0201EF" w14:textId="77777777" w:rsidR="00954F98" w:rsidRPr="00C92FB4" w:rsidRDefault="00954F98" w:rsidP="00954F98">
      <w:pPr>
        <w:pStyle w:val="ListParagraph"/>
        <w:numPr>
          <w:ilvl w:val="0"/>
          <w:numId w:val="18"/>
        </w:numPr>
        <w:spacing w:after="200" w:line="360" w:lineRule="auto"/>
        <w:ind w:left="0" w:firstLine="0"/>
        <w:jc w:val="both"/>
        <w:rPr>
          <w:rFonts w:cs="Calibri"/>
          <w:b/>
          <w:sz w:val="28"/>
          <w:szCs w:val="28"/>
        </w:rPr>
      </w:pPr>
      <w:r w:rsidRPr="00C92FB4">
        <w:rPr>
          <w:rFonts w:cs="Calibri"/>
          <w:b/>
          <w:sz w:val="28"/>
          <w:szCs w:val="28"/>
        </w:rPr>
        <w:t>Accès des ménages aux services de santé</w:t>
      </w:r>
    </w:p>
    <w:p w14:paraId="3A1134B2" w14:textId="77777777" w:rsidR="00954F98" w:rsidRDefault="00954F98" w:rsidP="00954F98">
      <w:pPr>
        <w:pStyle w:val="ListParagraph"/>
        <w:spacing w:line="360" w:lineRule="auto"/>
        <w:ind w:left="0"/>
        <w:jc w:val="both"/>
        <w:rPr>
          <w:rFonts w:cs="Calibri"/>
        </w:rPr>
      </w:pPr>
    </w:p>
    <w:p w14:paraId="411F68B4" w14:textId="77777777" w:rsidR="00954F98" w:rsidRPr="00224E37" w:rsidRDefault="00954F98" w:rsidP="00954F98">
      <w:pPr>
        <w:pStyle w:val="ListParagraph"/>
        <w:spacing w:line="360" w:lineRule="auto"/>
        <w:ind w:left="0"/>
        <w:jc w:val="both"/>
        <w:rPr>
          <w:rFonts w:cs="Calibri"/>
        </w:rPr>
      </w:pPr>
      <w:r>
        <w:rPr>
          <w:rFonts w:cs="Calibri"/>
        </w:rPr>
        <w:t xml:space="preserve">Cette rubrique passe en revue les perceptions des populations consommatrices des services de santé par rapport au besoin, leur compréhension de la qualité des soins et les disparités qui existent </w:t>
      </w:r>
    </w:p>
    <w:p w14:paraId="6D00ABA3" w14:textId="77777777" w:rsidR="00954F98" w:rsidRDefault="00954F98" w:rsidP="00954F98">
      <w:pPr>
        <w:pStyle w:val="ListParagraph"/>
        <w:numPr>
          <w:ilvl w:val="0"/>
          <w:numId w:val="40"/>
        </w:numPr>
        <w:spacing w:after="200" w:line="360" w:lineRule="auto"/>
        <w:ind w:left="0" w:firstLine="0"/>
        <w:jc w:val="both"/>
        <w:rPr>
          <w:rFonts w:cs="Calibri"/>
          <w:b/>
        </w:rPr>
      </w:pPr>
      <w:r>
        <w:rPr>
          <w:rFonts w:cs="Calibri"/>
          <w:b/>
        </w:rPr>
        <w:t xml:space="preserve">Compréhension de la qualité </w:t>
      </w:r>
      <w:r w:rsidRPr="00A51D66">
        <w:rPr>
          <w:rFonts w:cs="Calibri"/>
          <w:b/>
        </w:rPr>
        <w:t xml:space="preserve">des soins de santé </w:t>
      </w:r>
      <w:r>
        <w:rPr>
          <w:rFonts w:cs="Calibri"/>
          <w:b/>
        </w:rPr>
        <w:t>par les cibles</w:t>
      </w:r>
    </w:p>
    <w:p w14:paraId="4DC57BC8" w14:textId="77777777" w:rsidR="00954F98" w:rsidRDefault="00954F98" w:rsidP="00954F98">
      <w:pPr>
        <w:pStyle w:val="ListParagraph"/>
        <w:spacing w:line="360" w:lineRule="auto"/>
        <w:ind w:left="0"/>
        <w:jc w:val="both"/>
        <w:rPr>
          <w:rFonts w:cs="Calibri"/>
          <w:b/>
        </w:rPr>
      </w:pPr>
    </w:p>
    <w:p w14:paraId="2C2A9354" w14:textId="77777777" w:rsidR="00954F98" w:rsidRDefault="00954F98" w:rsidP="00954F98">
      <w:pPr>
        <w:pStyle w:val="ListParagraph"/>
        <w:spacing w:line="360" w:lineRule="auto"/>
        <w:ind w:left="0"/>
        <w:jc w:val="both"/>
        <w:rPr>
          <w:rFonts w:cs="Calibri"/>
        </w:rPr>
      </w:pPr>
      <w:r w:rsidRPr="00E071B9">
        <w:rPr>
          <w:rFonts w:cs="Calibri"/>
        </w:rPr>
        <w:t>Les soins de santé de qualité sont définis par le</w:t>
      </w:r>
      <w:r>
        <w:rPr>
          <w:rFonts w:cs="Calibri"/>
        </w:rPr>
        <w:t>s</w:t>
      </w:r>
      <w:r w:rsidRPr="00E071B9">
        <w:rPr>
          <w:rFonts w:cs="Calibri"/>
        </w:rPr>
        <w:t xml:space="preserve"> acteurs interviewés par la disponibilité</w:t>
      </w:r>
      <w:r>
        <w:rPr>
          <w:rFonts w:cs="Calibri"/>
        </w:rPr>
        <w:t xml:space="preserve"> et</w:t>
      </w:r>
      <w:r w:rsidRPr="00E071B9">
        <w:rPr>
          <w:rFonts w:cs="Calibri"/>
        </w:rPr>
        <w:t xml:space="preserve"> l’accessibilité des services, du personnel qualifié et du plateau technique adéquat. </w:t>
      </w:r>
      <w:r>
        <w:rPr>
          <w:rFonts w:cs="Calibri"/>
        </w:rPr>
        <w:t>Ainsi, tous les points de vue convergent vers cette définition. Il a été relevé que la</w:t>
      </w:r>
      <w:r w:rsidRPr="0020074C">
        <w:rPr>
          <w:rFonts w:cs="Calibri"/>
        </w:rPr>
        <w:t xml:space="preserve"> population béninoise qui </w:t>
      </w:r>
      <w:r>
        <w:rPr>
          <w:rFonts w:cs="Calibri"/>
        </w:rPr>
        <w:t xml:space="preserve">demande les </w:t>
      </w:r>
      <w:r w:rsidRPr="0020074C">
        <w:rPr>
          <w:rFonts w:cs="Calibri"/>
        </w:rPr>
        <w:t xml:space="preserve">soins de santé de qualité est négligeable car </w:t>
      </w:r>
      <w:r>
        <w:rPr>
          <w:rFonts w:cs="Calibri"/>
        </w:rPr>
        <w:t xml:space="preserve">son premier recours est </w:t>
      </w:r>
      <w:r w:rsidRPr="0020074C">
        <w:rPr>
          <w:rFonts w:cs="Calibri"/>
        </w:rPr>
        <w:t>l'automédication ou la médecine traditionnelle</w:t>
      </w:r>
      <w:r>
        <w:rPr>
          <w:rFonts w:cs="Calibri"/>
        </w:rPr>
        <w:t xml:space="preserve">. Da façon spécifique, les éléments suivants présentent les perceptions de la qualité par les consommateurs des services : </w:t>
      </w:r>
    </w:p>
    <w:p w14:paraId="7862D807" w14:textId="77777777" w:rsidR="00954F98" w:rsidRDefault="00954F98" w:rsidP="00954F98">
      <w:pPr>
        <w:pStyle w:val="ListParagraph"/>
        <w:spacing w:line="360" w:lineRule="auto"/>
        <w:ind w:left="0"/>
        <w:jc w:val="both"/>
        <w:rPr>
          <w:rFonts w:cs="Calibri"/>
        </w:rPr>
      </w:pPr>
    </w:p>
    <w:p w14:paraId="03066E92" w14:textId="77777777" w:rsidR="00954F98" w:rsidRPr="0020074C" w:rsidRDefault="00954F98" w:rsidP="00954F98">
      <w:pPr>
        <w:pStyle w:val="ListParagraph"/>
        <w:numPr>
          <w:ilvl w:val="0"/>
          <w:numId w:val="41"/>
        </w:numPr>
        <w:spacing w:after="200" w:line="360" w:lineRule="auto"/>
        <w:ind w:left="0" w:firstLine="0"/>
        <w:jc w:val="both"/>
        <w:rPr>
          <w:rFonts w:cs="Calibri"/>
        </w:rPr>
      </w:pPr>
      <w:r>
        <w:rPr>
          <w:rFonts w:cs="Calibri"/>
        </w:rPr>
        <w:t>L</w:t>
      </w:r>
      <w:r w:rsidRPr="0020074C">
        <w:rPr>
          <w:rFonts w:cs="Calibri"/>
        </w:rPr>
        <w:t>'accueil</w:t>
      </w:r>
      <w:r>
        <w:rPr>
          <w:rFonts w:cs="Calibri"/>
        </w:rPr>
        <w:t xml:space="preserve">, comme </w:t>
      </w:r>
      <w:r w:rsidRPr="0020074C">
        <w:rPr>
          <w:rFonts w:cs="Calibri"/>
        </w:rPr>
        <w:t>premier élément des soins de qualité</w:t>
      </w:r>
    </w:p>
    <w:p w14:paraId="28CC8B6A" w14:textId="77777777" w:rsidR="00954F98" w:rsidRPr="0020074C" w:rsidRDefault="00954F98" w:rsidP="00954F98">
      <w:pPr>
        <w:pStyle w:val="ListParagraph"/>
        <w:numPr>
          <w:ilvl w:val="0"/>
          <w:numId w:val="41"/>
        </w:numPr>
        <w:spacing w:after="200" w:line="360" w:lineRule="auto"/>
        <w:ind w:left="0" w:firstLine="0"/>
        <w:jc w:val="both"/>
        <w:rPr>
          <w:rFonts w:cs="Calibri"/>
        </w:rPr>
      </w:pPr>
      <w:r>
        <w:rPr>
          <w:rFonts w:cs="Calibri"/>
        </w:rPr>
        <w:t>La q</w:t>
      </w:r>
      <w:r w:rsidRPr="0020074C">
        <w:rPr>
          <w:rFonts w:cs="Calibri"/>
        </w:rPr>
        <w:t xml:space="preserve">ualité des infrastructures et </w:t>
      </w:r>
      <w:r>
        <w:rPr>
          <w:rFonts w:cs="Calibri"/>
        </w:rPr>
        <w:t>de l’</w:t>
      </w:r>
      <w:r w:rsidRPr="0020074C">
        <w:rPr>
          <w:rFonts w:cs="Calibri"/>
        </w:rPr>
        <w:t xml:space="preserve">hygiène au centre de santé pour éviter les maladies nosocomiales </w:t>
      </w:r>
    </w:p>
    <w:p w14:paraId="4A0D3A13" w14:textId="77777777" w:rsidR="00954F98" w:rsidRPr="0020074C" w:rsidRDefault="00954F98" w:rsidP="00954F98">
      <w:pPr>
        <w:pStyle w:val="ListParagraph"/>
        <w:numPr>
          <w:ilvl w:val="0"/>
          <w:numId w:val="41"/>
        </w:numPr>
        <w:spacing w:after="200" w:line="360" w:lineRule="auto"/>
        <w:ind w:left="0" w:firstLine="0"/>
        <w:jc w:val="both"/>
        <w:rPr>
          <w:rFonts w:cs="Calibri"/>
        </w:rPr>
      </w:pPr>
      <w:r w:rsidRPr="0020074C">
        <w:rPr>
          <w:rFonts w:cs="Calibri"/>
        </w:rPr>
        <w:t>La compétence de l</w:t>
      </w:r>
      <w:r>
        <w:rPr>
          <w:rFonts w:cs="Calibri"/>
        </w:rPr>
        <w:t>'a</w:t>
      </w:r>
      <w:r w:rsidRPr="0020074C">
        <w:rPr>
          <w:rFonts w:cs="Calibri"/>
        </w:rPr>
        <w:t>gent de santé</w:t>
      </w:r>
      <w:r>
        <w:rPr>
          <w:rFonts w:cs="Calibri"/>
        </w:rPr>
        <w:t xml:space="preserve">, comme </w:t>
      </w:r>
      <w:r w:rsidRPr="0020074C">
        <w:rPr>
          <w:rFonts w:cs="Calibri"/>
        </w:rPr>
        <w:t>facteur de qualité de la prise en charge</w:t>
      </w:r>
    </w:p>
    <w:p w14:paraId="7879D034" w14:textId="77777777" w:rsidR="00954F98" w:rsidRPr="0020074C" w:rsidRDefault="00954F98" w:rsidP="00954F98">
      <w:pPr>
        <w:pStyle w:val="ListParagraph"/>
        <w:numPr>
          <w:ilvl w:val="0"/>
          <w:numId w:val="41"/>
        </w:numPr>
        <w:spacing w:after="200" w:line="360" w:lineRule="auto"/>
        <w:ind w:left="0" w:firstLine="0"/>
        <w:jc w:val="both"/>
        <w:rPr>
          <w:rFonts w:cs="Calibri"/>
        </w:rPr>
      </w:pPr>
      <w:r w:rsidRPr="0020074C">
        <w:rPr>
          <w:rFonts w:cs="Calibri"/>
        </w:rPr>
        <w:t>L’utilisation du personnel qualifié dans les formations sanitaires</w:t>
      </w:r>
    </w:p>
    <w:p w14:paraId="74354AE8" w14:textId="77777777" w:rsidR="00954F98" w:rsidRDefault="00954F98" w:rsidP="00954F98">
      <w:pPr>
        <w:pStyle w:val="ListParagraph"/>
        <w:numPr>
          <w:ilvl w:val="0"/>
          <w:numId w:val="41"/>
        </w:numPr>
        <w:spacing w:after="200" w:line="360" w:lineRule="auto"/>
        <w:ind w:left="0" w:firstLine="0"/>
        <w:jc w:val="both"/>
        <w:rPr>
          <w:rFonts w:cs="Calibri"/>
        </w:rPr>
      </w:pPr>
      <w:r w:rsidRPr="00D8106C">
        <w:rPr>
          <w:rFonts w:cs="Calibri"/>
        </w:rPr>
        <w:t>Le professionnalisme dans l’utilisation et la maintenance des équipements</w:t>
      </w:r>
    </w:p>
    <w:p w14:paraId="3B879567" w14:textId="77777777" w:rsidR="00954F98" w:rsidRDefault="00954F98" w:rsidP="00954F98">
      <w:pPr>
        <w:pStyle w:val="ListParagraph"/>
        <w:numPr>
          <w:ilvl w:val="0"/>
          <w:numId w:val="41"/>
        </w:numPr>
        <w:spacing w:after="200" w:line="360" w:lineRule="auto"/>
        <w:ind w:left="0" w:firstLine="0"/>
        <w:jc w:val="both"/>
        <w:rPr>
          <w:rFonts w:cs="Calibri"/>
        </w:rPr>
      </w:pPr>
      <w:r>
        <w:rPr>
          <w:rFonts w:cs="Calibri"/>
        </w:rPr>
        <w:t>La diversification de l’offre pour permettre à chaque client de choisir la formation sanitaire</w:t>
      </w:r>
      <w:r w:rsidRPr="0020074C">
        <w:rPr>
          <w:rFonts w:cs="Calibri"/>
        </w:rPr>
        <w:t xml:space="preserve"> à visiter par rapport à la qualité du personnel spécialisé qui y est.</w:t>
      </w:r>
    </w:p>
    <w:p w14:paraId="5B7B5247" w14:textId="77777777" w:rsidR="00954F98" w:rsidRDefault="00954F98" w:rsidP="00954F98">
      <w:pPr>
        <w:pStyle w:val="ListParagraph"/>
        <w:numPr>
          <w:ilvl w:val="0"/>
          <w:numId w:val="41"/>
        </w:numPr>
        <w:spacing w:after="200" w:line="360" w:lineRule="auto"/>
        <w:ind w:left="0" w:firstLine="0"/>
        <w:jc w:val="both"/>
        <w:rPr>
          <w:rFonts w:cs="Calibri"/>
        </w:rPr>
      </w:pPr>
      <w:r>
        <w:rPr>
          <w:rFonts w:cs="Calibri"/>
        </w:rPr>
        <w:t>Le coût en raison du niveau de précarité d’une grande partie de la population</w:t>
      </w:r>
    </w:p>
    <w:p w14:paraId="25106109" w14:textId="77777777" w:rsidR="00954F98" w:rsidRDefault="00954F98" w:rsidP="00954F98">
      <w:pPr>
        <w:pStyle w:val="ListParagraph"/>
        <w:numPr>
          <w:ilvl w:val="0"/>
          <w:numId w:val="41"/>
        </w:numPr>
        <w:spacing w:after="200" w:line="360" w:lineRule="auto"/>
        <w:ind w:left="0" w:firstLine="0"/>
        <w:jc w:val="both"/>
        <w:rPr>
          <w:rFonts w:cs="Calibri"/>
        </w:rPr>
      </w:pPr>
      <w:r>
        <w:rPr>
          <w:rFonts w:cs="Calibri"/>
        </w:rPr>
        <w:t>L’</w:t>
      </w:r>
      <w:r w:rsidRPr="0020074C">
        <w:rPr>
          <w:rFonts w:cs="Calibri"/>
        </w:rPr>
        <w:t>équité dans l'accueil des patients: ceux qui ont plus de moyens sont reçus avec diligence alors que les autres sont marginalisés</w:t>
      </w:r>
    </w:p>
    <w:p w14:paraId="006757B0" w14:textId="77777777" w:rsidR="00954F98" w:rsidRDefault="00954F98" w:rsidP="00954F98">
      <w:pPr>
        <w:pStyle w:val="ListParagraph"/>
        <w:spacing w:line="360" w:lineRule="auto"/>
        <w:ind w:left="0"/>
        <w:jc w:val="both"/>
        <w:rPr>
          <w:rFonts w:cs="Calibri"/>
        </w:rPr>
      </w:pPr>
    </w:p>
    <w:p w14:paraId="179B9E02" w14:textId="77777777" w:rsidR="00954F98" w:rsidRDefault="00954F98" w:rsidP="00954F98">
      <w:pPr>
        <w:pStyle w:val="ListParagraph"/>
        <w:spacing w:line="360" w:lineRule="auto"/>
        <w:ind w:left="0"/>
        <w:jc w:val="both"/>
        <w:rPr>
          <w:rFonts w:cs="Calibri"/>
        </w:rPr>
      </w:pPr>
      <w:r w:rsidRPr="009F7EB2">
        <w:rPr>
          <w:rFonts w:cs="Calibri"/>
        </w:rPr>
        <w:t>Il est relevé de l’enquête que la majorité des béninois n'a pas accès aux soins de qualité suivant les perceptions citées précédemment. De même, les participants aux entretiens pensent que les soins dans le secteur public sont moins chers mais la satisfaction du client n'est pas un objectif pour les prestataires alors que dans le privé, les soins sont chers mais</w:t>
      </w:r>
      <w:r w:rsidRPr="0020074C">
        <w:rPr>
          <w:rFonts w:cs="Calibri"/>
        </w:rPr>
        <w:t xml:space="preserve"> le patient est satisfait.</w:t>
      </w:r>
    </w:p>
    <w:p w14:paraId="48096681" w14:textId="77777777" w:rsidR="00954F98" w:rsidRDefault="00954F98" w:rsidP="00954F98">
      <w:pPr>
        <w:pStyle w:val="ListParagraph"/>
        <w:spacing w:line="360" w:lineRule="auto"/>
        <w:ind w:left="0"/>
        <w:jc w:val="both"/>
        <w:rPr>
          <w:rFonts w:cs="Calibri"/>
        </w:rPr>
      </w:pPr>
    </w:p>
    <w:p w14:paraId="2BAE386A" w14:textId="77777777" w:rsidR="00954F98" w:rsidRDefault="00954F98" w:rsidP="00954F98">
      <w:pPr>
        <w:pStyle w:val="ListParagraph"/>
        <w:spacing w:line="360" w:lineRule="auto"/>
        <w:ind w:left="0"/>
        <w:jc w:val="both"/>
        <w:rPr>
          <w:rFonts w:cs="Calibri"/>
        </w:rPr>
      </w:pPr>
    </w:p>
    <w:p w14:paraId="55B7067C" w14:textId="77777777" w:rsidR="00954F98" w:rsidRDefault="00954F98" w:rsidP="00954F98">
      <w:pPr>
        <w:pStyle w:val="ListParagraph"/>
        <w:spacing w:line="360" w:lineRule="auto"/>
        <w:ind w:left="0"/>
        <w:jc w:val="both"/>
        <w:rPr>
          <w:rFonts w:cs="Calibri"/>
          <w:b/>
          <w:i/>
        </w:rPr>
      </w:pPr>
      <w:r w:rsidRPr="00A51D66">
        <w:rPr>
          <w:rFonts w:cs="Calibri"/>
          <w:b/>
          <w:i/>
        </w:rPr>
        <w:t>Comparaison</w:t>
      </w:r>
      <w:r>
        <w:rPr>
          <w:rFonts w:cs="Calibri"/>
          <w:b/>
          <w:i/>
        </w:rPr>
        <w:t xml:space="preserve"> </w:t>
      </w:r>
      <w:r w:rsidRPr="00A51D66">
        <w:rPr>
          <w:rFonts w:cs="Calibri"/>
          <w:b/>
          <w:i/>
        </w:rPr>
        <w:t xml:space="preserve"> </w:t>
      </w:r>
      <w:r>
        <w:rPr>
          <w:rFonts w:cs="Calibri"/>
          <w:b/>
          <w:i/>
        </w:rPr>
        <w:t xml:space="preserve">la qualité des soins </w:t>
      </w:r>
      <w:r w:rsidRPr="00A51D66">
        <w:rPr>
          <w:rFonts w:cs="Calibri"/>
          <w:b/>
          <w:i/>
        </w:rPr>
        <w:t xml:space="preserve">en milieu rural </w:t>
      </w:r>
      <w:r>
        <w:rPr>
          <w:rFonts w:cs="Calibri"/>
          <w:b/>
          <w:i/>
        </w:rPr>
        <w:t>et</w:t>
      </w:r>
      <w:r w:rsidRPr="00A51D66">
        <w:rPr>
          <w:rFonts w:cs="Calibri"/>
          <w:b/>
          <w:i/>
        </w:rPr>
        <w:t xml:space="preserve"> en milieu urbain</w:t>
      </w:r>
    </w:p>
    <w:p w14:paraId="6980A3ED" w14:textId="77777777" w:rsidR="00954F98" w:rsidRDefault="00954F98" w:rsidP="00954F98">
      <w:pPr>
        <w:pStyle w:val="ListParagraph"/>
        <w:spacing w:line="360" w:lineRule="auto"/>
        <w:ind w:left="0"/>
        <w:jc w:val="both"/>
        <w:rPr>
          <w:rFonts w:cs="Calibri"/>
          <w:b/>
          <w:i/>
        </w:rPr>
      </w:pPr>
    </w:p>
    <w:p w14:paraId="071DB5FC" w14:textId="77777777" w:rsidR="00954F98" w:rsidRDefault="00954F98" w:rsidP="00954F98">
      <w:pPr>
        <w:pStyle w:val="ListParagraph"/>
        <w:spacing w:line="360" w:lineRule="auto"/>
        <w:ind w:left="0"/>
        <w:jc w:val="both"/>
        <w:rPr>
          <w:rFonts w:cs="Calibri"/>
        </w:rPr>
      </w:pPr>
      <w:r>
        <w:rPr>
          <w:rFonts w:cs="Calibri"/>
        </w:rPr>
        <w:t xml:space="preserve">Comme indiqué plus haut, la perception de la qualité des soins varie aussi selon le cadre géographique selon les participants. Les éléments suivants sont relevés à ce titre : </w:t>
      </w:r>
    </w:p>
    <w:p w14:paraId="19DB33D4" w14:textId="77777777" w:rsidR="00954F98" w:rsidRDefault="00954F98" w:rsidP="00954F98">
      <w:pPr>
        <w:pStyle w:val="ListParagraph"/>
        <w:numPr>
          <w:ilvl w:val="0"/>
          <w:numId w:val="41"/>
        </w:numPr>
        <w:spacing w:after="200" w:line="360" w:lineRule="auto"/>
        <w:ind w:left="0" w:firstLine="0"/>
        <w:jc w:val="both"/>
        <w:rPr>
          <w:rFonts w:cs="Calibri"/>
        </w:rPr>
      </w:pPr>
      <w:r w:rsidRPr="005927EF">
        <w:rPr>
          <w:rFonts w:cs="Calibri"/>
        </w:rPr>
        <w:t>Les populations des mil</w:t>
      </w:r>
      <w:r>
        <w:rPr>
          <w:rFonts w:cs="Calibri"/>
        </w:rPr>
        <w:t>i</w:t>
      </w:r>
      <w:r w:rsidRPr="005927EF">
        <w:rPr>
          <w:rFonts w:cs="Calibri"/>
        </w:rPr>
        <w:t>eux urbains bénéficient plus des soins de santé de qualité car c'est à ces endroits où il y a la chance d'avoir un plateau technique adéquat et la disponibilité des soins de niveau supérieur (hôpitaux etc.,)</w:t>
      </w:r>
    </w:p>
    <w:p w14:paraId="09601719" w14:textId="77777777" w:rsidR="00954F98" w:rsidRPr="005927EF" w:rsidRDefault="00954F98" w:rsidP="00954F98">
      <w:pPr>
        <w:pStyle w:val="ListParagraph"/>
        <w:numPr>
          <w:ilvl w:val="0"/>
          <w:numId w:val="41"/>
        </w:numPr>
        <w:spacing w:after="200" w:line="360" w:lineRule="auto"/>
        <w:ind w:left="0" w:firstLine="0"/>
        <w:jc w:val="both"/>
        <w:rPr>
          <w:rFonts w:cs="Calibri"/>
        </w:rPr>
      </w:pPr>
      <w:r w:rsidRPr="005927EF">
        <w:rPr>
          <w:rFonts w:cs="Calibri"/>
        </w:rPr>
        <w:t>Les équipements sont disponibles dans les grandes villes avec tous les spécialistes qu'il faut, donc les soins de qualité sont plus gara</w:t>
      </w:r>
      <w:r>
        <w:rPr>
          <w:rFonts w:cs="Calibri"/>
        </w:rPr>
        <w:t>nti</w:t>
      </w:r>
      <w:r w:rsidRPr="005927EF">
        <w:rPr>
          <w:rFonts w:cs="Calibri"/>
        </w:rPr>
        <w:t>s en milieu urbain qu'en milieu rural</w:t>
      </w:r>
    </w:p>
    <w:p w14:paraId="4662CDB5" w14:textId="77777777" w:rsidR="00954F98" w:rsidRDefault="00954F98" w:rsidP="00954F98">
      <w:pPr>
        <w:pStyle w:val="ListParagraph"/>
        <w:numPr>
          <w:ilvl w:val="0"/>
          <w:numId w:val="41"/>
        </w:numPr>
        <w:spacing w:after="200" w:line="360" w:lineRule="auto"/>
        <w:ind w:left="0" w:firstLine="0"/>
        <w:jc w:val="both"/>
        <w:rPr>
          <w:rFonts w:cs="Calibri"/>
        </w:rPr>
      </w:pPr>
      <w:r w:rsidRPr="005927EF">
        <w:rPr>
          <w:rFonts w:cs="Calibri"/>
        </w:rPr>
        <w:t>La répartition des matériels est faite en suivant le niveau de la pyramide san</w:t>
      </w:r>
      <w:r>
        <w:rPr>
          <w:rFonts w:cs="Calibri"/>
        </w:rPr>
        <w:t>i</w:t>
      </w:r>
      <w:r w:rsidRPr="005927EF">
        <w:rPr>
          <w:rFonts w:cs="Calibri"/>
        </w:rPr>
        <w:t>taire. Le probl</w:t>
      </w:r>
      <w:r>
        <w:rPr>
          <w:rFonts w:cs="Calibri"/>
        </w:rPr>
        <w:t>è</w:t>
      </w:r>
      <w:r w:rsidRPr="005927EF">
        <w:rPr>
          <w:rFonts w:cs="Calibri"/>
        </w:rPr>
        <w:t>me est que les même</w:t>
      </w:r>
      <w:r>
        <w:rPr>
          <w:rFonts w:cs="Calibri"/>
        </w:rPr>
        <w:t>s</w:t>
      </w:r>
      <w:r w:rsidRPr="005927EF">
        <w:rPr>
          <w:rFonts w:cs="Calibri"/>
        </w:rPr>
        <w:t xml:space="preserve"> pathologies se retrouvent aussi bien en milieu rural qu'en milieu urbain mais le plateau technique de qualité n'étant que dans les ville</w:t>
      </w:r>
      <w:r>
        <w:rPr>
          <w:rFonts w:cs="Calibri"/>
        </w:rPr>
        <w:t>s</w:t>
      </w:r>
      <w:r w:rsidRPr="005927EF">
        <w:rPr>
          <w:rFonts w:cs="Calibri"/>
        </w:rPr>
        <w:t>, les populations des villes ont plus accès aux soins de qualité que celles des villages et campagnes</w:t>
      </w:r>
    </w:p>
    <w:p w14:paraId="577A785C" w14:textId="77777777" w:rsidR="00954F98" w:rsidRPr="005927EF" w:rsidRDefault="00954F98" w:rsidP="00954F98">
      <w:pPr>
        <w:pStyle w:val="ListParagraph"/>
        <w:numPr>
          <w:ilvl w:val="0"/>
          <w:numId w:val="41"/>
        </w:numPr>
        <w:spacing w:after="200" w:line="360" w:lineRule="auto"/>
        <w:ind w:left="0" w:firstLine="0"/>
        <w:jc w:val="both"/>
        <w:rPr>
          <w:rFonts w:cs="Calibri"/>
        </w:rPr>
      </w:pPr>
      <w:r w:rsidRPr="005927EF">
        <w:rPr>
          <w:rFonts w:cs="Calibri"/>
        </w:rPr>
        <w:t>L'accueil est plus soutenu dans les villages que dans les villes</w:t>
      </w:r>
    </w:p>
    <w:p w14:paraId="106858F0" w14:textId="77777777" w:rsidR="00954F98" w:rsidRDefault="00954F98" w:rsidP="00954F98">
      <w:pPr>
        <w:pStyle w:val="ListParagraph"/>
        <w:numPr>
          <w:ilvl w:val="0"/>
          <w:numId w:val="41"/>
        </w:numPr>
        <w:spacing w:after="200" w:line="360" w:lineRule="auto"/>
        <w:ind w:left="0" w:firstLine="0"/>
        <w:jc w:val="both"/>
        <w:rPr>
          <w:rFonts w:cs="Calibri"/>
        </w:rPr>
      </w:pPr>
      <w:r w:rsidRPr="005927EF">
        <w:rPr>
          <w:rFonts w:cs="Calibri"/>
        </w:rPr>
        <w:t>En milieu rural, les infirmiers</w:t>
      </w:r>
      <w:r>
        <w:rPr>
          <w:rFonts w:cs="Calibri"/>
        </w:rPr>
        <w:t>, n’étant pas suivis, ni supervisés,</w:t>
      </w:r>
      <w:r w:rsidRPr="005927EF">
        <w:rPr>
          <w:rFonts w:cs="Calibri"/>
        </w:rPr>
        <w:t xml:space="preserve"> jouent le rôle des médecins alors qu'ils ne sont pas formés pour</w:t>
      </w:r>
    </w:p>
    <w:p w14:paraId="0E2897CD" w14:textId="77777777" w:rsidR="00954F98" w:rsidRDefault="00954F98" w:rsidP="00954F98">
      <w:pPr>
        <w:pStyle w:val="ListParagraph"/>
        <w:spacing w:line="360" w:lineRule="auto"/>
        <w:ind w:left="0"/>
        <w:jc w:val="both"/>
        <w:rPr>
          <w:rFonts w:cs="Calibri"/>
        </w:rPr>
      </w:pPr>
    </w:p>
    <w:p w14:paraId="4654582F" w14:textId="77777777" w:rsidR="00954F98" w:rsidRPr="00E76C0D" w:rsidRDefault="00954F98" w:rsidP="00954F98">
      <w:pPr>
        <w:pStyle w:val="ListParagraph"/>
        <w:spacing w:line="360" w:lineRule="auto"/>
        <w:ind w:left="0"/>
        <w:jc w:val="both"/>
        <w:rPr>
          <w:rFonts w:cs="Calibri"/>
        </w:rPr>
      </w:pPr>
      <w:r>
        <w:rPr>
          <w:rFonts w:cs="Calibri"/>
        </w:rPr>
        <w:t>On relève ici que les milieux ruraux sont défavorisés par rapport aux milieux urbains en raison de la précarité du plateau technique comparativement aux grandes villes. Du coup, la population de ces milieux ne trouve pas de solution à proximité pour les demandes spécifiques de soins de santé. Ils préfèrent donc aller en ville se faire soigner. De l’autre côté, la qualité de l’accueil et de la communication interpersonnelle est qualifiée de nettement supérieure en milieu rural par rapport au milieu urbain. La justification est que le personnel des centres de santé publics des grandes villes (surtout les hôpitaux) attache peu d’importance aux clients, surtout aux plus déshérités.</w:t>
      </w:r>
    </w:p>
    <w:p w14:paraId="2CC7CC35" w14:textId="77777777" w:rsidR="00954F98" w:rsidRPr="00A51D66" w:rsidRDefault="00954F98" w:rsidP="00954F98">
      <w:pPr>
        <w:pStyle w:val="ListParagraph"/>
        <w:spacing w:line="360" w:lineRule="auto"/>
        <w:ind w:left="0"/>
        <w:jc w:val="both"/>
        <w:rPr>
          <w:rFonts w:cs="Calibri"/>
          <w:b/>
          <w:i/>
        </w:rPr>
      </w:pPr>
    </w:p>
    <w:p w14:paraId="07F1CB86" w14:textId="77777777" w:rsidR="00954F98" w:rsidRPr="003E5D53" w:rsidRDefault="00954F98" w:rsidP="00954F98">
      <w:pPr>
        <w:pStyle w:val="ListParagraph"/>
        <w:numPr>
          <w:ilvl w:val="1"/>
          <w:numId w:val="40"/>
        </w:numPr>
        <w:spacing w:after="200" w:line="360" w:lineRule="auto"/>
        <w:ind w:left="0" w:firstLine="0"/>
        <w:jc w:val="both"/>
        <w:rPr>
          <w:rFonts w:cs="Calibri"/>
          <w:b/>
          <w:i/>
        </w:rPr>
      </w:pPr>
      <w:r w:rsidRPr="00A51D66">
        <w:rPr>
          <w:rFonts w:cs="Calibri"/>
          <w:b/>
          <w:i/>
        </w:rPr>
        <w:t xml:space="preserve"> comparaison </w:t>
      </w:r>
      <w:r>
        <w:rPr>
          <w:rFonts w:cs="Calibri"/>
          <w:b/>
          <w:i/>
        </w:rPr>
        <w:t>des</w:t>
      </w:r>
      <w:r w:rsidRPr="00A51D66">
        <w:rPr>
          <w:rFonts w:cs="Calibri"/>
          <w:b/>
          <w:i/>
        </w:rPr>
        <w:t xml:space="preserve"> soins dans le secteur public </w:t>
      </w:r>
      <w:r>
        <w:rPr>
          <w:rFonts w:cs="Calibri"/>
          <w:b/>
          <w:i/>
        </w:rPr>
        <w:t>et</w:t>
      </w:r>
      <w:r w:rsidRPr="00A51D66">
        <w:rPr>
          <w:rFonts w:cs="Calibri"/>
          <w:b/>
          <w:i/>
        </w:rPr>
        <w:t xml:space="preserve"> le secteur privé de la santé</w:t>
      </w:r>
      <w:r>
        <w:rPr>
          <w:rFonts w:cs="Calibri"/>
          <w:b/>
          <w:i/>
        </w:rPr>
        <w:t xml:space="preserve"> </w:t>
      </w:r>
    </w:p>
    <w:p w14:paraId="621984FB" w14:textId="77777777" w:rsidR="00954F98" w:rsidRDefault="00954F98" w:rsidP="00954F98">
      <w:pPr>
        <w:pStyle w:val="ListParagraph"/>
        <w:spacing w:line="360" w:lineRule="auto"/>
        <w:ind w:left="0"/>
        <w:jc w:val="both"/>
        <w:rPr>
          <w:rFonts w:cs="Calibri"/>
        </w:rPr>
      </w:pPr>
    </w:p>
    <w:p w14:paraId="080F7EF5" w14:textId="77777777" w:rsidR="00954F98" w:rsidRDefault="00954F98" w:rsidP="00954F98">
      <w:pPr>
        <w:pStyle w:val="ListParagraph"/>
        <w:spacing w:line="360" w:lineRule="auto"/>
        <w:ind w:left="0"/>
        <w:jc w:val="both"/>
        <w:rPr>
          <w:rFonts w:cs="Calibri"/>
        </w:rPr>
      </w:pPr>
      <w:r>
        <w:rPr>
          <w:rFonts w:cs="Calibri"/>
        </w:rPr>
        <w:t>Une autre comparaison est faite entre la qualité dans un centre de santé privé ou dans un public.</w:t>
      </w:r>
    </w:p>
    <w:p w14:paraId="55863473" w14:textId="77777777" w:rsidR="00954F98" w:rsidRDefault="00954F98" w:rsidP="00954F98">
      <w:pPr>
        <w:pStyle w:val="ListParagraph"/>
        <w:spacing w:line="360" w:lineRule="auto"/>
        <w:ind w:left="0"/>
        <w:jc w:val="both"/>
        <w:rPr>
          <w:rFonts w:cs="Calibri"/>
        </w:rPr>
      </w:pPr>
      <w:r>
        <w:rPr>
          <w:rFonts w:cs="Calibri"/>
        </w:rPr>
        <w:t>Ainsi il ressort des entretiens que d</w:t>
      </w:r>
      <w:r w:rsidRPr="005927EF">
        <w:rPr>
          <w:rFonts w:cs="Calibri"/>
        </w:rPr>
        <w:t>ans les CS privé</w:t>
      </w:r>
      <w:r>
        <w:rPr>
          <w:rFonts w:cs="Calibri"/>
        </w:rPr>
        <w:t>s</w:t>
      </w:r>
      <w:r w:rsidRPr="005927EF">
        <w:rPr>
          <w:rFonts w:cs="Calibri"/>
        </w:rPr>
        <w:t xml:space="preserve">, il y a l'accueil et la disponibilité du personnel soignant régulièrement suivi. </w:t>
      </w:r>
      <w:r w:rsidRPr="00B90BDD">
        <w:rPr>
          <w:rFonts w:cs="Calibri"/>
        </w:rPr>
        <w:t>Cela est ainsi car il y a beaucoup de laisser-aller dans le secteur public et aussi la mauvaise gouvernance</w:t>
      </w:r>
      <w:r>
        <w:rPr>
          <w:rFonts w:cs="Calibri"/>
        </w:rPr>
        <w:t xml:space="preserve">. En plus le secteur public bénéficie d’une mauvaise presse dans la population qui, selon l’enquête est victime souvent de surfacturation, d’arnaques (des kits destinés à la population gratuitement lui seraient parfois vendus) et de vente illicite de médicaments non contrôlés. Tous ces éléments jouent en défaveur du secteur </w:t>
      </w:r>
      <w:r>
        <w:rPr>
          <w:rFonts w:cs="Calibri"/>
        </w:rPr>
        <w:lastRenderedPageBreak/>
        <w:t xml:space="preserve">public de la santé. </w:t>
      </w:r>
      <w:r w:rsidRPr="005927EF">
        <w:rPr>
          <w:rFonts w:cs="Calibri"/>
        </w:rPr>
        <w:t xml:space="preserve">Donc on peut dire que la qualité </w:t>
      </w:r>
      <w:r>
        <w:rPr>
          <w:rFonts w:cs="Calibri"/>
        </w:rPr>
        <w:t>est plus assurée dans le privé que dans le public.</w:t>
      </w:r>
    </w:p>
    <w:p w14:paraId="18970981" w14:textId="77777777" w:rsidR="00954F98" w:rsidRDefault="00954F98" w:rsidP="00954F98">
      <w:pPr>
        <w:pStyle w:val="ListParagraph"/>
        <w:spacing w:line="360" w:lineRule="auto"/>
        <w:ind w:left="0"/>
        <w:jc w:val="both"/>
        <w:rPr>
          <w:rFonts w:cs="Calibri"/>
        </w:rPr>
      </w:pPr>
      <w:r w:rsidRPr="005927EF">
        <w:rPr>
          <w:rFonts w:cs="Calibri"/>
        </w:rPr>
        <w:t xml:space="preserve">Malheureusement, les populations n'ont pas les moyens de consommer les services </w:t>
      </w:r>
      <w:r>
        <w:rPr>
          <w:rFonts w:cs="Calibri"/>
        </w:rPr>
        <w:t>du privé</w:t>
      </w:r>
      <w:r w:rsidRPr="005927EF">
        <w:rPr>
          <w:rFonts w:cs="Calibri"/>
        </w:rPr>
        <w:t xml:space="preserve"> </w:t>
      </w:r>
      <w:r>
        <w:rPr>
          <w:rFonts w:cs="Calibri"/>
        </w:rPr>
        <w:t xml:space="preserve">souvent plus chers. De même, le secteur public est à certains endroits beaucoup lus équipé que le privé et mieux pourvu en ressources humaines de qualité. Le personnel du public est recruté suivant des critères bien définis par catégorie, bénéficie de formation continue et de remise à niveau permanente au rythme de l’évolution et de l’actualisation des normes de prise en charge. Le système de coaching et de suivi de la performance des agents dans le secteur public est partie intégrante de son fonctionnement, ce qui n’est pas encore systématique ni généralisé dans le privé. </w:t>
      </w:r>
      <w:r w:rsidRPr="00B90BDD">
        <w:rPr>
          <w:rFonts w:cs="Calibri"/>
        </w:rPr>
        <w:t>Bizarrement, ce sont parfois les même</w:t>
      </w:r>
      <w:r>
        <w:rPr>
          <w:rFonts w:cs="Calibri"/>
        </w:rPr>
        <w:t>s</w:t>
      </w:r>
      <w:r w:rsidRPr="00B90BDD">
        <w:rPr>
          <w:rFonts w:cs="Calibri"/>
        </w:rPr>
        <w:t xml:space="preserve"> agents qu'on retrouve aux deux niveau</w:t>
      </w:r>
      <w:r>
        <w:rPr>
          <w:rFonts w:cs="Calibri"/>
        </w:rPr>
        <w:t>x</w:t>
      </w:r>
      <w:r w:rsidRPr="00B90BDD">
        <w:rPr>
          <w:rFonts w:cs="Calibri"/>
        </w:rPr>
        <w:t>, mais qui ont des comportements différents quand ils exercent en privé ou en public</w:t>
      </w:r>
      <w:r>
        <w:rPr>
          <w:rFonts w:cs="Calibri"/>
        </w:rPr>
        <w:t xml:space="preserve">. </w:t>
      </w:r>
    </w:p>
    <w:p w14:paraId="755458A6" w14:textId="77777777" w:rsidR="00954F98" w:rsidRPr="00B90BDD" w:rsidRDefault="00954F98" w:rsidP="00954F98">
      <w:pPr>
        <w:pStyle w:val="ListParagraph"/>
        <w:spacing w:line="360" w:lineRule="auto"/>
        <w:ind w:left="0"/>
        <w:jc w:val="both"/>
        <w:rPr>
          <w:rFonts w:cs="Calibri"/>
        </w:rPr>
      </w:pPr>
      <w:r>
        <w:rPr>
          <w:rFonts w:cs="Calibri"/>
        </w:rPr>
        <w:t xml:space="preserve">En bref, la frontière n’est pas tranchée pour la comparaison entre le public et le privé en matière de qualité des soins. De part et d’autres il est relevé des atouts et des limites. Dans le privé, en plus du coût élevé, c’est la qualification douteuse du personnel et la quasi inexistence d’un système de coaching et de mesure de la performance qui sont relevés comme limites. Pour le public l’élément le plus important à améliorer est la communication interpersonnelle. </w:t>
      </w:r>
    </w:p>
    <w:p w14:paraId="3FD9E0C0" w14:textId="77777777" w:rsidR="00954F98" w:rsidRPr="00B90BDD" w:rsidRDefault="00954F98" w:rsidP="00954F98">
      <w:pPr>
        <w:pStyle w:val="ListParagraph"/>
        <w:spacing w:line="360" w:lineRule="auto"/>
        <w:ind w:left="0"/>
        <w:jc w:val="both"/>
        <w:rPr>
          <w:rFonts w:cs="Calibri"/>
          <w:b/>
        </w:rPr>
      </w:pPr>
    </w:p>
    <w:p w14:paraId="248FF6C0" w14:textId="77777777" w:rsidR="00954F98" w:rsidRDefault="00954F98" w:rsidP="00954F98">
      <w:pPr>
        <w:pStyle w:val="ListParagraph"/>
        <w:numPr>
          <w:ilvl w:val="0"/>
          <w:numId w:val="40"/>
        </w:numPr>
        <w:spacing w:after="200" w:line="360" w:lineRule="auto"/>
        <w:ind w:left="0" w:firstLine="0"/>
        <w:jc w:val="both"/>
        <w:rPr>
          <w:rFonts w:cs="Calibri"/>
          <w:b/>
        </w:rPr>
      </w:pPr>
      <w:r>
        <w:rPr>
          <w:rFonts w:cs="Calibri"/>
          <w:b/>
        </w:rPr>
        <w:t>Accès universel aux soins de santé pour tous</w:t>
      </w:r>
    </w:p>
    <w:p w14:paraId="41F9E4CA" w14:textId="77777777" w:rsidR="00954F98" w:rsidRDefault="00954F98" w:rsidP="00954F98">
      <w:pPr>
        <w:pStyle w:val="ListParagraph"/>
        <w:spacing w:line="360" w:lineRule="auto"/>
        <w:ind w:left="0"/>
        <w:jc w:val="both"/>
        <w:rPr>
          <w:rFonts w:cs="Calibri"/>
          <w:b/>
        </w:rPr>
      </w:pPr>
    </w:p>
    <w:p w14:paraId="2ACAE656" w14:textId="77777777" w:rsidR="00954F98" w:rsidRPr="00A32A16" w:rsidRDefault="00954F98" w:rsidP="00954F98">
      <w:pPr>
        <w:pStyle w:val="ListParagraph"/>
        <w:spacing w:line="360" w:lineRule="auto"/>
        <w:ind w:left="0"/>
        <w:jc w:val="both"/>
        <w:rPr>
          <w:rFonts w:cs="Calibri"/>
        </w:rPr>
      </w:pPr>
      <w:r>
        <w:rPr>
          <w:rFonts w:cs="Calibri"/>
        </w:rPr>
        <w:t xml:space="preserve">L’accès universel aux soins de qualité revêt d’autres dimensions qui sont abordées lors des entretiens. Le management des RHS est, parmi tant d’autres, un déterminant de l’accès universel aux soins. Les raisons évoquées qui justifient que l’accès pour tous aux soins de qualité n’est pas encore une réalité au Bénin sont les suivantes : </w:t>
      </w:r>
    </w:p>
    <w:p w14:paraId="44F3399F" w14:textId="77777777" w:rsidR="00954F98" w:rsidRDefault="00954F98" w:rsidP="00954F98">
      <w:pPr>
        <w:pStyle w:val="ListParagraph"/>
        <w:spacing w:line="360" w:lineRule="auto"/>
        <w:ind w:left="0"/>
        <w:jc w:val="both"/>
        <w:rPr>
          <w:rFonts w:cs="Calibri"/>
        </w:rPr>
      </w:pPr>
    </w:p>
    <w:p w14:paraId="41F6746F"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Il y a beaucoup de localités au Bénin qui sont très loin des centres de santé (certaines régions sont à plus de 75Km des centre</w:t>
      </w:r>
      <w:r>
        <w:rPr>
          <w:rFonts w:cs="Calibri"/>
        </w:rPr>
        <w:t>s</w:t>
      </w:r>
      <w:r w:rsidRPr="00B90BDD">
        <w:rPr>
          <w:rFonts w:cs="Calibri"/>
        </w:rPr>
        <w:t xml:space="preserve"> de santé)</w:t>
      </w:r>
    </w:p>
    <w:p w14:paraId="26DDA0D7"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Les population</w:t>
      </w:r>
      <w:r>
        <w:rPr>
          <w:rFonts w:cs="Calibri"/>
        </w:rPr>
        <w:t>s urbaines ont accès</w:t>
      </w:r>
      <w:r w:rsidRPr="00B90BDD">
        <w:rPr>
          <w:rFonts w:cs="Calibri"/>
        </w:rPr>
        <w:t xml:space="preserve"> au</w:t>
      </w:r>
      <w:r>
        <w:rPr>
          <w:rFonts w:cs="Calibri"/>
        </w:rPr>
        <w:t>x</w:t>
      </w:r>
      <w:r w:rsidRPr="00B90BDD">
        <w:rPr>
          <w:rFonts w:cs="Calibri"/>
        </w:rPr>
        <w:t xml:space="preserve"> soins de santé. La règles qui prescrit d'avoir un centre de sant</w:t>
      </w:r>
      <w:r>
        <w:rPr>
          <w:rFonts w:cs="Calibri"/>
        </w:rPr>
        <w:t>é</w:t>
      </w:r>
      <w:r w:rsidRPr="00B90BDD">
        <w:rPr>
          <w:rFonts w:cs="Calibri"/>
        </w:rPr>
        <w:t xml:space="preserve"> à 5km au plus des villages n'est pas respectée</w:t>
      </w:r>
    </w:p>
    <w:p w14:paraId="1F701BC5"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Pauvreté galopante avec le mécanisme de paiement des soins qui constitue une barrière à l'accessibilité des soins de santé</w:t>
      </w:r>
    </w:p>
    <w:p w14:paraId="2AE608DE"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Pas d'</w:t>
      </w:r>
      <w:r>
        <w:rPr>
          <w:rFonts w:cs="Calibri"/>
        </w:rPr>
        <w:t>e</w:t>
      </w:r>
      <w:r w:rsidRPr="00B90BDD">
        <w:rPr>
          <w:rFonts w:cs="Calibri"/>
        </w:rPr>
        <w:t>au potable dans les formation</w:t>
      </w:r>
      <w:r>
        <w:rPr>
          <w:rFonts w:cs="Calibri"/>
        </w:rPr>
        <w:t>s</w:t>
      </w:r>
      <w:r w:rsidRPr="00B90BDD">
        <w:rPr>
          <w:rFonts w:cs="Calibri"/>
        </w:rPr>
        <w:t xml:space="preserve"> sanitaire</w:t>
      </w:r>
    </w:p>
    <w:p w14:paraId="55EEFE3F" w14:textId="77777777" w:rsidR="00954F98" w:rsidRDefault="00954F98" w:rsidP="00954F98">
      <w:pPr>
        <w:pStyle w:val="ListParagraph"/>
        <w:numPr>
          <w:ilvl w:val="0"/>
          <w:numId w:val="43"/>
        </w:numPr>
        <w:spacing w:after="200" w:line="360" w:lineRule="auto"/>
        <w:ind w:left="0" w:firstLine="0"/>
        <w:jc w:val="both"/>
        <w:rPr>
          <w:rFonts w:cs="Calibri"/>
        </w:rPr>
      </w:pPr>
      <w:r w:rsidRPr="00B90BDD">
        <w:rPr>
          <w:rFonts w:cs="Calibri"/>
        </w:rPr>
        <w:t>Rupture fréquente des médicaments</w:t>
      </w:r>
    </w:p>
    <w:p w14:paraId="4C9C894F"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 xml:space="preserve">Pas d'agents de santé </w:t>
      </w:r>
      <w:r>
        <w:rPr>
          <w:rFonts w:cs="Calibri"/>
        </w:rPr>
        <w:t xml:space="preserve">qualifiés </w:t>
      </w:r>
      <w:r w:rsidRPr="00B90BDD">
        <w:rPr>
          <w:rFonts w:cs="Calibri"/>
        </w:rPr>
        <w:t>partout</w:t>
      </w:r>
    </w:p>
    <w:p w14:paraId="2C4C6E0C" w14:textId="77777777" w:rsidR="00954F98" w:rsidRPr="00B90BDD" w:rsidRDefault="00954F98" w:rsidP="00954F98">
      <w:pPr>
        <w:pStyle w:val="ListParagraph"/>
        <w:numPr>
          <w:ilvl w:val="0"/>
          <w:numId w:val="43"/>
        </w:numPr>
        <w:spacing w:after="200" w:line="360" w:lineRule="auto"/>
        <w:ind w:left="0" w:firstLine="0"/>
        <w:jc w:val="both"/>
        <w:rPr>
          <w:rFonts w:cs="Calibri"/>
        </w:rPr>
      </w:pPr>
      <w:r>
        <w:rPr>
          <w:rFonts w:cs="Calibri"/>
        </w:rPr>
        <w:t>Insuffisance d'équipements médic</w:t>
      </w:r>
      <w:r w:rsidRPr="00B90BDD">
        <w:rPr>
          <w:rFonts w:cs="Calibri"/>
        </w:rPr>
        <w:t>aux adéquats</w:t>
      </w:r>
    </w:p>
    <w:p w14:paraId="0B268DBE"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lastRenderedPageBreak/>
        <w:t>Manque d'infrastructure de santé</w:t>
      </w:r>
    </w:p>
    <w:p w14:paraId="61185B28"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Faible mise en œuvre des plan</w:t>
      </w:r>
      <w:r>
        <w:rPr>
          <w:rFonts w:cs="Calibri"/>
        </w:rPr>
        <w:t>s</w:t>
      </w:r>
      <w:r w:rsidRPr="00B90BDD">
        <w:rPr>
          <w:rFonts w:cs="Calibri"/>
        </w:rPr>
        <w:t xml:space="preserve"> de développement de la santé</w:t>
      </w:r>
    </w:p>
    <w:p w14:paraId="7E6E0304" w14:textId="77777777" w:rsidR="00954F98" w:rsidRPr="00B90BDD" w:rsidRDefault="00954F98" w:rsidP="00954F98">
      <w:pPr>
        <w:pStyle w:val="ListParagraph"/>
        <w:numPr>
          <w:ilvl w:val="0"/>
          <w:numId w:val="43"/>
        </w:numPr>
        <w:spacing w:after="200" w:line="360" w:lineRule="auto"/>
        <w:ind w:left="0" w:firstLine="0"/>
        <w:jc w:val="both"/>
        <w:rPr>
          <w:rFonts w:cs="Calibri"/>
        </w:rPr>
      </w:pPr>
      <w:r w:rsidRPr="00B90BDD">
        <w:rPr>
          <w:rFonts w:cs="Calibri"/>
        </w:rPr>
        <w:t>Inadéquation</w:t>
      </w:r>
      <w:r>
        <w:rPr>
          <w:rFonts w:cs="Calibri"/>
        </w:rPr>
        <w:t xml:space="preserve"> </w:t>
      </w:r>
      <w:r w:rsidRPr="00B90BDD">
        <w:rPr>
          <w:rFonts w:cs="Calibri"/>
        </w:rPr>
        <w:t>de l'offre par rapport à la demande de santé</w:t>
      </w:r>
    </w:p>
    <w:p w14:paraId="5D76A976" w14:textId="77777777" w:rsidR="00954F98" w:rsidRPr="00B90BDD" w:rsidRDefault="00954F98" w:rsidP="00954F98">
      <w:pPr>
        <w:pStyle w:val="ListParagraph"/>
        <w:numPr>
          <w:ilvl w:val="0"/>
          <w:numId w:val="43"/>
        </w:numPr>
        <w:spacing w:after="200" w:line="360" w:lineRule="auto"/>
        <w:ind w:left="0" w:firstLine="0"/>
        <w:jc w:val="both"/>
        <w:rPr>
          <w:rFonts w:cs="Calibri"/>
        </w:rPr>
      </w:pPr>
      <w:r>
        <w:rPr>
          <w:rFonts w:cs="Calibri"/>
        </w:rPr>
        <w:t>Barrières e</w:t>
      </w:r>
      <w:r w:rsidRPr="00B90BDD">
        <w:rPr>
          <w:rFonts w:cs="Calibri"/>
        </w:rPr>
        <w:t>ndogènes: les populations préfèrent la médecine traditionnelle et l'automédication</w:t>
      </w:r>
    </w:p>
    <w:p w14:paraId="2C4FFB32" w14:textId="77777777" w:rsidR="00954F98" w:rsidRPr="00AE5458" w:rsidRDefault="00954F98" w:rsidP="00954F98">
      <w:pPr>
        <w:pStyle w:val="ListParagraph"/>
        <w:spacing w:line="360" w:lineRule="auto"/>
        <w:ind w:left="0"/>
        <w:jc w:val="both"/>
        <w:rPr>
          <w:rFonts w:cs="Calibri"/>
        </w:rPr>
      </w:pPr>
    </w:p>
    <w:p w14:paraId="13647326" w14:textId="77777777" w:rsidR="00954F98" w:rsidRPr="00B843E2" w:rsidRDefault="00954F98" w:rsidP="00954F98">
      <w:pPr>
        <w:pStyle w:val="ListParagraph"/>
        <w:spacing w:line="360" w:lineRule="auto"/>
        <w:ind w:left="0"/>
        <w:jc w:val="both"/>
        <w:rPr>
          <w:rFonts w:cs="Calibri"/>
        </w:rPr>
      </w:pPr>
    </w:p>
    <w:p w14:paraId="0FA2454F" w14:textId="77777777" w:rsidR="00954F98" w:rsidRPr="00B843E2" w:rsidRDefault="00954F98" w:rsidP="00954F98">
      <w:pPr>
        <w:pStyle w:val="ListParagraph"/>
        <w:numPr>
          <w:ilvl w:val="0"/>
          <w:numId w:val="40"/>
        </w:numPr>
        <w:spacing w:after="200" w:line="360" w:lineRule="auto"/>
        <w:ind w:left="0" w:firstLine="0"/>
        <w:jc w:val="both"/>
        <w:rPr>
          <w:rFonts w:cs="Calibri"/>
          <w:b/>
        </w:rPr>
      </w:pPr>
      <w:r w:rsidRPr="00B843E2">
        <w:rPr>
          <w:rFonts w:cs="Calibri"/>
          <w:b/>
        </w:rPr>
        <w:t>Propositions pour une meilleure accessibilité des Béninois aux soins et services de santé</w:t>
      </w:r>
    </w:p>
    <w:p w14:paraId="5F49ACA2" w14:textId="77777777" w:rsidR="00954F98" w:rsidRPr="00B843E2" w:rsidRDefault="00954F98" w:rsidP="00954F98">
      <w:pPr>
        <w:pStyle w:val="ListParagraph"/>
        <w:spacing w:line="360" w:lineRule="auto"/>
        <w:ind w:left="0"/>
        <w:jc w:val="both"/>
        <w:rPr>
          <w:rFonts w:cs="Calibri"/>
          <w:b/>
          <w:i/>
        </w:rPr>
      </w:pPr>
    </w:p>
    <w:p w14:paraId="2870A0E3"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Education à la base</w:t>
      </w:r>
    </w:p>
    <w:p w14:paraId="03D8FCBC"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Bannir les inégalités sociales dans l’offre des soins et services de santé</w:t>
      </w:r>
    </w:p>
    <w:p w14:paraId="36646AB9"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Supprimer le paiement direct des soins dans les formations sanitaire</w:t>
      </w:r>
    </w:p>
    <w:p w14:paraId="455F1E69" w14:textId="77777777" w:rsidR="00954F98" w:rsidRPr="00B843E2" w:rsidRDefault="00954F98" w:rsidP="00954F98">
      <w:pPr>
        <w:pStyle w:val="ListParagraph"/>
        <w:numPr>
          <w:ilvl w:val="0"/>
          <w:numId w:val="44"/>
        </w:numPr>
        <w:spacing w:after="200" w:line="360" w:lineRule="auto"/>
        <w:ind w:left="0" w:firstLine="0"/>
        <w:jc w:val="both"/>
        <w:rPr>
          <w:rFonts w:cs="Calibri"/>
          <w:b/>
        </w:rPr>
      </w:pPr>
      <w:r w:rsidRPr="00B843E2">
        <w:rPr>
          <w:rFonts w:cs="Calibri"/>
          <w:b/>
        </w:rPr>
        <w:t>Assurer la disponibilité des ressources humaines qualifiées</w:t>
      </w:r>
    </w:p>
    <w:p w14:paraId="6D1E8EDD"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Assurer la disponibilité permanente des médicaments essentiels</w:t>
      </w:r>
    </w:p>
    <w:p w14:paraId="485BA3A1"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Construire des centres de santé dans les localités enclavées ou il n'y en a pas</w:t>
      </w:r>
    </w:p>
    <w:p w14:paraId="7EA12E54"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Faciliter l'évacuation des malades avec la mise à disposition d'ambulance</w:t>
      </w:r>
    </w:p>
    <w:p w14:paraId="087B3A5D"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Impliquer la mairie qui a la responsabilité de la promotion de la santé au niveau communautaire</w:t>
      </w:r>
    </w:p>
    <w:p w14:paraId="7A7AC059"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b/>
        </w:rPr>
        <w:t>Prioriser les besoins de formation et de recrutement en tenant compte des documents programmatiques élaborés</w:t>
      </w:r>
      <w:r w:rsidRPr="00B843E2">
        <w:rPr>
          <w:rFonts w:cs="Calibri"/>
        </w:rPr>
        <w:t>.</w:t>
      </w:r>
    </w:p>
    <w:p w14:paraId="523209DF"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L'état central doit prendre en charge certaines pathologies compliquées</w:t>
      </w:r>
    </w:p>
    <w:p w14:paraId="64B18D72" w14:textId="77777777" w:rsidR="00954F98" w:rsidRPr="00B843E2" w:rsidRDefault="00954F98" w:rsidP="00954F98">
      <w:pPr>
        <w:pStyle w:val="ListParagraph"/>
        <w:numPr>
          <w:ilvl w:val="0"/>
          <w:numId w:val="44"/>
        </w:numPr>
        <w:spacing w:after="200" w:line="360" w:lineRule="auto"/>
        <w:ind w:left="0" w:firstLine="0"/>
        <w:jc w:val="both"/>
        <w:rPr>
          <w:rFonts w:cs="Calibri"/>
        </w:rPr>
      </w:pPr>
      <w:r w:rsidRPr="00B843E2">
        <w:rPr>
          <w:rFonts w:cs="Calibri"/>
        </w:rPr>
        <w:t>Aller de façon progressive: commencer par la population sensible (les femmes enceintes et les bébés) assurer la prise en charge universelle de ces pathologies et évoluer au fur et à mesure avec les autres</w:t>
      </w:r>
    </w:p>
    <w:p w14:paraId="0A8C3BAA" w14:textId="77777777" w:rsidR="00954F98" w:rsidRPr="00A51D66" w:rsidRDefault="00954F98" w:rsidP="00954F98">
      <w:pPr>
        <w:pStyle w:val="ListParagraph"/>
        <w:spacing w:line="360" w:lineRule="auto"/>
        <w:ind w:left="0"/>
        <w:jc w:val="both"/>
        <w:rPr>
          <w:rFonts w:cs="Calibri"/>
          <w:b/>
          <w:i/>
        </w:rPr>
      </w:pPr>
    </w:p>
    <w:p w14:paraId="5C0B85B9" w14:textId="24B3F01F" w:rsidR="00E43FBC" w:rsidRDefault="00954F98" w:rsidP="008553F2">
      <w:pPr>
        <w:pStyle w:val="ListParagraph"/>
        <w:spacing w:line="360" w:lineRule="auto"/>
        <w:ind w:left="0"/>
        <w:jc w:val="both"/>
        <w:rPr>
          <w:color w:val="333333"/>
        </w:rPr>
      </w:pPr>
      <w:r w:rsidRPr="00B843E2">
        <w:rPr>
          <w:rFonts w:cs="Calibri"/>
        </w:rPr>
        <w:t>On constate ici que la disponibilité des RHS sur toute l’étendue du territoire national et leur formation continue constituent des déterminants de l’accès universel</w:t>
      </w:r>
    </w:p>
    <w:sectPr w:rsidR="00E43FBC" w:rsidSect="008553F2">
      <w:headerReference w:type="default" r:id="rId49"/>
      <w:pgSz w:w="11906" w:h="16838" w:code="9"/>
      <w:pgMar w:top="1134"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1" w:author="CODJIA, Laurence" w:date="2019-02-15T18:02:00Z" w:initials="CL">
    <w:p w14:paraId="244C990E" w14:textId="59F2F49E" w:rsidR="00751F5D" w:rsidRDefault="00751F5D">
      <w:pPr>
        <w:pStyle w:val="CommentText"/>
      </w:pPr>
      <w:r>
        <w:rPr>
          <w:rStyle w:val="CommentReference"/>
        </w:rPr>
        <w:annotationRef/>
      </w:r>
      <w:r>
        <w:t>vous voulz dire structures de santé privées n’est ce pas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4C99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4C990E" w16cid:durableId="20117D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7A8B9" w14:textId="77777777" w:rsidR="00FD765D" w:rsidRDefault="00FD765D" w:rsidP="00B22F2E">
      <w:r>
        <w:separator/>
      </w:r>
    </w:p>
  </w:endnote>
  <w:endnote w:type="continuationSeparator" w:id="0">
    <w:p w14:paraId="159C74CB" w14:textId="77777777" w:rsidR="00FD765D" w:rsidRDefault="00FD765D" w:rsidP="00B22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MS Minngs">
    <w:altName w:val="Arial Unicode MS"/>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Bodoni MT">
    <w:panose1 w:val="020706030806060202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A214A6" w14:textId="77777777" w:rsidR="00547B22" w:rsidRDefault="00547B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6379532"/>
      <w:docPartObj>
        <w:docPartGallery w:val="Page Numbers (Bottom of Page)"/>
        <w:docPartUnique/>
      </w:docPartObj>
    </w:sdtPr>
    <w:sdtEndPr/>
    <w:sdtContent>
      <w:sdt>
        <w:sdtPr>
          <w:id w:val="1728636285"/>
          <w:docPartObj>
            <w:docPartGallery w:val="Page Numbers (Top of Page)"/>
            <w:docPartUnique/>
          </w:docPartObj>
        </w:sdtPr>
        <w:sdtEndPr/>
        <w:sdtContent>
          <w:p w14:paraId="3E3FA03B" w14:textId="340EE041" w:rsidR="00547B22" w:rsidRDefault="00547B22">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109</w:t>
            </w:r>
            <w:r>
              <w:rPr>
                <w:b/>
                <w:bCs/>
                <w:sz w:val="24"/>
                <w:szCs w:val="24"/>
              </w:rPr>
              <w:fldChar w:fldCharType="end"/>
            </w:r>
          </w:p>
        </w:sdtContent>
      </w:sdt>
    </w:sdtContent>
  </w:sdt>
  <w:p w14:paraId="24083347" w14:textId="77777777" w:rsidR="00547B22" w:rsidRDefault="00547B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1DF64" w14:textId="77777777" w:rsidR="00547B22" w:rsidRDefault="00547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417079" w14:textId="77777777" w:rsidR="00FD765D" w:rsidRDefault="00FD765D" w:rsidP="00B22F2E">
      <w:r>
        <w:separator/>
      </w:r>
    </w:p>
  </w:footnote>
  <w:footnote w:type="continuationSeparator" w:id="0">
    <w:p w14:paraId="506FB471" w14:textId="77777777" w:rsidR="00FD765D" w:rsidRDefault="00FD765D" w:rsidP="00B22F2E">
      <w:r>
        <w:continuationSeparator/>
      </w:r>
    </w:p>
  </w:footnote>
  <w:footnote w:id="1">
    <w:p w14:paraId="38F01508" w14:textId="55EE478B" w:rsidR="00547B22" w:rsidRPr="00547B22" w:rsidRDefault="00547B22">
      <w:pPr>
        <w:pStyle w:val="FootnoteText"/>
        <w:rPr>
          <w:lang w:val="en-US"/>
        </w:rPr>
      </w:pPr>
      <w:r>
        <w:rPr>
          <w:rStyle w:val="FootnoteReference"/>
        </w:rPr>
        <w:footnoteRef/>
      </w:r>
      <w:r w:rsidRPr="00547B22">
        <w:rPr>
          <w:lang w:val="en-US"/>
        </w:rPr>
        <w:t xml:space="preserve"> </w:t>
      </w:r>
      <w:r w:rsidRPr="008A20D0">
        <w:rPr>
          <w:lang w:val="en-US"/>
        </w:rPr>
        <w:t>Philip Musgrove, Riadh Zeramdini et Guy Carrin, Bulletin of the World Health Organization, 2002, 80(2): 134–142</w:t>
      </w:r>
    </w:p>
  </w:footnote>
  <w:footnote w:id="2">
    <w:p w14:paraId="380330A5" w14:textId="4C03C6AD" w:rsidR="00547B22" w:rsidRDefault="00547B22">
      <w:pPr>
        <w:pStyle w:val="FootnoteText"/>
      </w:pPr>
      <w:r>
        <w:rPr>
          <w:rStyle w:val="FootnoteReference"/>
        </w:rPr>
        <w:footnoteRef/>
      </w:r>
      <w:r>
        <w:t xml:space="preserve"> La condition d’efficacité n’est pas certes suffisante, étant donné que l’on doit aussi tenir compte de l’efficience qui renvoie à la rationalisation de l’utilisation des ressources</w:t>
      </w:r>
    </w:p>
  </w:footnote>
  <w:footnote w:id="3">
    <w:p w14:paraId="7A69AA3F" w14:textId="77777777" w:rsidR="00547B22" w:rsidRPr="00DC0131" w:rsidRDefault="00547B22" w:rsidP="00DC0131">
      <w:pPr>
        <w:pStyle w:val="NormalWeb"/>
        <w:shd w:val="clear" w:color="auto" w:fill="FFFFFF"/>
        <w:spacing w:before="120" w:beforeAutospacing="0" w:after="120" w:afterAutospacing="0"/>
        <w:rPr>
          <w:color w:val="303030"/>
          <w:spacing w:val="-7"/>
        </w:rPr>
      </w:pPr>
      <w:r>
        <w:rPr>
          <w:rStyle w:val="FootnoteReference"/>
        </w:rPr>
        <w:footnoteRef/>
      </w:r>
      <w:r>
        <w:t xml:space="preserve"> </w:t>
      </w:r>
      <w:r w:rsidRPr="00DC0131">
        <w:rPr>
          <w:color w:val="303030"/>
          <w:spacing w:val="-7"/>
        </w:rPr>
        <w:t>Le coefficient de Gini est une mesure statistique qui permet de mesurer des disparités dans une population donnée.</w:t>
      </w:r>
    </w:p>
    <w:p w14:paraId="7F9F2E76" w14:textId="0DBE79B0" w:rsidR="00547B22" w:rsidRDefault="00547B22">
      <w:pPr>
        <w:pStyle w:val="FootnoteText"/>
      </w:pPr>
    </w:p>
  </w:footnote>
  <w:footnote w:id="4">
    <w:p w14:paraId="3748440E" w14:textId="77777777" w:rsidR="00547B22" w:rsidRDefault="00547B22" w:rsidP="00954F98">
      <w:pPr>
        <w:pStyle w:val="FootnoteText"/>
        <w:jc w:val="both"/>
      </w:pPr>
      <w:r>
        <w:rPr>
          <w:rStyle w:val="FootnoteReference"/>
        </w:rPr>
        <w:footnoteRef/>
      </w:r>
      <w:r>
        <w:t xml:space="preserve"> A noter que les taux d’admission supérieurs à 100% concernent les cas où le nombre de candidats admis en formation dépasse le nombre de candidats ayant déposé leur dossier pour étude, le surplus venant des inscriptions sur titre.</w:t>
      </w:r>
    </w:p>
  </w:footnote>
  <w:footnote w:id="5">
    <w:p w14:paraId="6A6793AB" w14:textId="77777777" w:rsidR="00547B22" w:rsidRDefault="00547B22" w:rsidP="00954F98">
      <w:pPr>
        <w:pStyle w:val="FootnoteText"/>
      </w:pPr>
      <w:r>
        <w:rPr>
          <w:rStyle w:val="FootnoteReference"/>
        </w:rPr>
        <w:footnoteRef/>
      </w:r>
      <w:r>
        <w:t xml:space="preserve"> Estimé à partir du tableau 8  des coûts de formation</w:t>
      </w:r>
    </w:p>
  </w:footnote>
  <w:footnote w:id="6">
    <w:p w14:paraId="2298E502" w14:textId="77777777" w:rsidR="00547B22" w:rsidRDefault="00547B22" w:rsidP="00954F98">
      <w:pPr>
        <w:pStyle w:val="FootnoteText"/>
        <w:jc w:val="both"/>
      </w:pPr>
      <w:r>
        <w:rPr>
          <w:rStyle w:val="FootnoteReference"/>
        </w:rPr>
        <w:footnoteRef/>
      </w:r>
      <w:r>
        <w:t xml:space="preserve"> Cette observation n’est pas en contraste avec l’attractivité du secteur sanitaire public déclarée plus haut par les étudiants en dernière année de formation ; en effet, ceux qui ont été interrogés ici sont plutôt les diplômés alors que les premiers étaient des étudiants en dernière année de formation, n’ayant pas alors le même niveau d’information sur le marché du travail que les seconds.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FAA3C" w14:textId="77777777" w:rsidR="00547B22" w:rsidRDefault="00547B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194B8" w14:textId="77777777" w:rsidR="00547B22" w:rsidRDefault="00547B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6E15B" w14:textId="77777777" w:rsidR="00547B22" w:rsidRDefault="00547B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6862108"/>
      <w:docPartObj>
        <w:docPartGallery w:val="Page Numbers (Margins)"/>
        <w:docPartUnique/>
      </w:docPartObj>
    </w:sdtPr>
    <w:sdtEndPr/>
    <w:sdtContent>
      <w:p w14:paraId="300E07A2" w14:textId="361E9A8D" w:rsidR="00547B22" w:rsidRDefault="00FD765D">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04B09"/>
    <w:multiLevelType w:val="hybridMultilevel"/>
    <w:tmpl w:val="B7BE6A5C"/>
    <w:lvl w:ilvl="0" w:tplc="BC9081F2">
      <w:start w:val="2"/>
      <w:numFmt w:val="bullet"/>
      <w:lvlText w:val=""/>
      <w:lvlJc w:val="left"/>
      <w:pPr>
        <w:ind w:left="720" w:hanging="360"/>
      </w:pPr>
      <w:rPr>
        <w:rFonts w:ascii="Symbol" w:eastAsia="Calibri" w:hAnsi="Symbol" w:cs="Times New Roman" w:hint="default"/>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0CD6507"/>
    <w:multiLevelType w:val="multilevel"/>
    <w:tmpl w:val="1A6282C4"/>
    <w:lvl w:ilvl="0">
      <w:start w:val="1"/>
      <w:numFmt w:val="decimal"/>
      <w:lvlText w:val="%1"/>
      <w:lvlJc w:val="left"/>
      <w:pPr>
        <w:ind w:left="390" w:hanging="390"/>
      </w:pPr>
      <w:rPr>
        <w:rFonts w:hint="default"/>
      </w:rPr>
    </w:lvl>
    <w:lvl w:ilvl="1">
      <w:start w:val="1"/>
      <w:numFmt w:val="decimal"/>
      <w:lvlText w:val="%1.%2"/>
      <w:lvlJc w:val="left"/>
      <w:pPr>
        <w:ind w:left="532" w:hanging="39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5D60F44"/>
    <w:multiLevelType w:val="hybridMultilevel"/>
    <w:tmpl w:val="358C9768"/>
    <w:lvl w:ilvl="0" w:tplc="B0F073FE">
      <w:start w:val="2"/>
      <w:numFmt w:val="bullet"/>
      <w:lvlText w:val=""/>
      <w:lvlJc w:val="left"/>
      <w:pPr>
        <w:ind w:left="720" w:hanging="360"/>
      </w:pPr>
      <w:rPr>
        <w:rFonts w:ascii="Symbol" w:eastAsia="Calibri"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68D71FF"/>
    <w:multiLevelType w:val="hybridMultilevel"/>
    <w:tmpl w:val="29786E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FD59C0"/>
    <w:multiLevelType w:val="multilevel"/>
    <w:tmpl w:val="A6A8263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9C03A55"/>
    <w:multiLevelType w:val="hybridMultilevel"/>
    <w:tmpl w:val="3F841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252590"/>
    <w:multiLevelType w:val="hybridMultilevel"/>
    <w:tmpl w:val="7C74F06E"/>
    <w:lvl w:ilvl="0" w:tplc="E7A062FA">
      <w:numFmt w:val="bullet"/>
      <w:lvlText w:val=""/>
      <w:lvlJc w:val="left"/>
      <w:pPr>
        <w:ind w:left="720" w:hanging="360"/>
      </w:pPr>
      <w:rPr>
        <w:rFonts w:ascii="Symbol" w:eastAsiaTheme="minorHAnsi" w:hAnsi="Symbol" w:cstheme="minorHAns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0CB81A04"/>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E2E4016"/>
    <w:multiLevelType w:val="hybridMultilevel"/>
    <w:tmpl w:val="9064D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CF1761"/>
    <w:multiLevelType w:val="hybridMultilevel"/>
    <w:tmpl w:val="0B4249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02337F"/>
    <w:multiLevelType w:val="hybridMultilevel"/>
    <w:tmpl w:val="740A2CE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142A5543"/>
    <w:multiLevelType w:val="multilevel"/>
    <w:tmpl w:val="9416B6A4"/>
    <w:lvl w:ilvl="0">
      <w:start w:val="1"/>
      <w:numFmt w:val="bullet"/>
      <w:lvlText w:val=""/>
      <w:lvlJc w:val="left"/>
      <w:pPr>
        <w:ind w:left="360" w:hanging="360"/>
      </w:pPr>
      <w:rPr>
        <w:rFonts w:ascii="Symbol" w:hAnsi="Symbol" w:hint="default"/>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BD318D"/>
    <w:multiLevelType w:val="multilevel"/>
    <w:tmpl w:val="9416B6A4"/>
    <w:lvl w:ilvl="0">
      <w:start w:val="1"/>
      <w:numFmt w:val="bullet"/>
      <w:lvlText w:val=""/>
      <w:lvlJc w:val="left"/>
      <w:pPr>
        <w:ind w:left="360" w:hanging="360"/>
      </w:pPr>
      <w:rPr>
        <w:rFonts w:ascii="Symbol" w:hAnsi="Symbol" w:hint="default"/>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8A77EB9"/>
    <w:multiLevelType w:val="hybridMultilevel"/>
    <w:tmpl w:val="DC0E82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19852E2A"/>
    <w:multiLevelType w:val="hybridMultilevel"/>
    <w:tmpl w:val="939422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DC848B7"/>
    <w:multiLevelType w:val="hybridMultilevel"/>
    <w:tmpl w:val="82FEB878"/>
    <w:lvl w:ilvl="0" w:tplc="040C0015">
      <w:start w:val="1"/>
      <w:numFmt w:val="upperLetter"/>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30B142F"/>
    <w:multiLevelType w:val="hybridMultilevel"/>
    <w:tmpl w:val="72CC80D8"/>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24050B95"/>
    <w:multiLevelType w:val="hybridMultilevel"/>
    <w:tmpl w:val="D682F9F8"/>
    <w:lvl w:ilvl="0" w:tplc="309AF904">
      <w:numFmt w:val="bullet"/>
      <w:lvlText w:val=""/>
      <w:lvlJc w:val="left"/>
      <w:pPr>
        <w:ind w:left="1353"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4190769"/>
    <w:multiLevelType w:val="multilevel"/>
    <w:tmpl w:val="31E48678"/>
    <w:lvl w:ilvl="0">
      <w:start w:val="1"/>
      <w:numFmt w:val="decimal"/>
      <w:lvlText w:val="%1."/>
      <w:lvlJc w:val="left"/>
      <w:pPr>
        <w:ind w:left="360" w:hanging="360"/>
      </w:pPr>
      <w:rPr>
        <w:rFonts w:hint="default"/>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4520EC"/>
    <w:multiLevelType w:val="multilevel"/>
    <w:tmpl w:val="9416B6A4"/>
    <w:lvl w:ilvl="0">
      <w:start w:val="1"/>
      <w:numFmt w:val="bullet"/>
      <w:lvlText w:val=""/>
      <w:lvlJc w:val="left"/>
      <w:pPr>
        <w:ind w:left="360" w:hanging="360"/>
      </w:pPr>
      <w:rPr>
        <w:rFonts w:ascii="Symbol" w:hAnsi="Symbol" w:hint="default"/>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D8128F"/>
    <w:multiLevelType w:val="hybridMultilevel"/>
    <w:tmpl w:val="4E70B118"/>
    <w:lvl w:ilvl="0" w:tplc="43E4EFE8">
      <w:numFmt w:val="bullet"/>
      <w:lvlText w:val="-"/>
      <w:lvlJc w:val="left"/>
      <w:pPr>
        <w:ind w:left="720" w:hanging="360"/>
      </w:pPr>
      <w:rPr>
        <w:rFonts w:ascii="HelveticaNeue-Bold" w:eastAsiaTheme="minorHAnsi" w:hAnsi="HelveticaNeue-Bold" w:cs="HelveticaNeue-Bold"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825DEB"/>
    <w:multiLevelType w:val="hybridMultilevel"/>
    <w:tmpl w:val="810AE3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7B0195C"/>
    <w:multiLevelType w:val="hybridMultilevel"/>
    <w:tmpl w:val="23642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435932"/>
    <w:multiLevelType w:val="hybridMultilevel"/>
    <w:tmpl w:val="40905E8E"/>
    <w:lvl w:ilvl="0" w:tplc="2842D36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BF26A3F"/>
    <w:multiLevelType w:val="hybridMultilevel"/>
    <w:tmpl w:val="1AEE6E7E"/>
    <w:lvl w:ilvl="0" w:tplc="30E8B990">
      <w:start w:val="1"/>
      <w:numFmt w:val="lowerRoman"/>
      <w:lvlText w:val="%1-"/>
      <w:lvlJc w:val="left"/>
      <w:pPr>
        <w:ind w:left="720" w:hanging="360"/>
      </w:pPr>
      <w:rPr>
        <w:rFonts w:ascii="Times New Roman" w:eastAsia="Times New Roman" w:hAnsi="Times New Roman" w:cs="Times New Roman"/>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3C6B186D"/>
    <w:multiLevelType w:val="hybridMultilevel"/>
    <w:tmpl w:val="4E2EA986"/>
    <w:lvl w:ilvl="0" w:tplc="46E41B44">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3CDE5E9D"/>
    <w:multiLevelType w:val="hybridMultilevel"/>
    <w:tmpl w:val="B0285B72"/>
    <w:lvl w:ilvl="0" w:tplc="893C4558">
      <w:start w:val="1"/>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15:restartNumberingAfterBreak="0">
    <w:nsid w:val="3F38164B"/>
    <w:multiLevelType w:val="hybridMultilevel"/>
    <w:tmpl w:val="D8002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40A7F79"/>
    <w:multiLevelType w:val="hybridMultilevel"/>
    <w:tmpl w:val="24C28242"/>
    <w:lvl w:ilvl="0" w:tplc="E35E3726">
      <w:start w:val="2"/>
      <w:numFmt w:val="bullet"/>
      <w:lvlText w:val=""/>
      <w:lvlJc w:val="left"/>
      <w:pPr>
        <w:ind w:left="720" w:hanging="360"/>
      </w:pPr>
      <w:rPr>
        <w:rFonts w:ascii="Symbol" w:eastAsia="Calibri" w:hAnsi="Symbol" w:cs="Times New Roman" w:hint="default"/>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443D1190"/>
    <w:multiLevelType w:val="hybridMultilevel"/>
    <w:tmpl w:val="F91EBE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4702E5"/>
    <w:multiLevelType w:val="hybridMultilevel"/>
    <w:tmpl w:val="CCE4ED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5F91F92"/>
    <w:multiLevelType w:val="hybridMultilevel"/>
    <w:tmpl w:val="63648BAA"/>
    <w:lvl w:ilvl="0" w:tplc="B73AAE0A">
      <w:start w:val="2"/>
      <w:numFmt w:val="bullet"/>
      <w:lvlText w:val=""/>
      <w:lvlJc w:val="left"/>
      <w:pPr>
        <w:ind w:left="720" w:hanging="360"/>
      </w:pPr>
      <w:rPr>
        <w:rFonts w:ascii="Symbol" w:eastAsia="Calibri" w:hAnsi="Symbol" w:cs="Times New Roman" w:hint="default"/>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4F595AE3"/>
    <w:multiLevelType w:val="hybridMultilevel"/>
    <w:tmpl w:val="E47E7C40"/>
    <w:lvl w:ilvl="0" w:tplc="EC9A5CA0">
      <w:start w:val="7"/>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50CD0496"/>
    <w:multiLevelType w:val="multilevel"/>
    <w:tmpl w:val="441EBCE2"/>
    <w:lvl w:ilvl="0">
      <w:start w:val="1"/>
      <w:numFmt w:val="decimal"/>
      <w:lvlText w:val="%1."/>
      <w:lvlJc w:val="left"/>
      <w:pPr>
        <w:ind w:left="501" w:hanging="360"/>
      </w:pPr>
      <w:rPr>
        <w:rFonts w:hint="default"/>
        <w:spacing w:val="2"/>
        <w:w w:val="102"/>
        <w:sz w:val="24"/>
        <w:szCs w:val="24"/>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1071"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29A32ED"/>
    <w:multiLevelType w:val="hybridMultilevel"/>
    <w:tmpl w:val="B0285B72"/>
    <w:lvl w:ilvl="0" w:tplc="893C4558">
      <w:start w:val="1"/>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5" w15:restartNumberingAfterBreak="0">
    <w:nsid w:val="52EB53F7"/>
    <w:multiLevelType w:val="hybridMultilevel"/>
    <w:tmpl w:val="E9620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AA379B2"/>
    <w:multiLevelType w:val="hybridMultilevel"/>
    <w:tmpl w:val="905ECF4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B0E6DD9"/>
    <w:multiLevelType w:val="hybridMultilevel"/>
    <w:tmpl w:val="DD1064BE"/>
    <w:lvl w:ilvl="0" w:tplc="040C0017">
      <w:start w:val="1"/>
      <w:numFmt w:val="lowerLetter"/>
      <w:lvlText w:val="%1)"/>
      <w:lvlJc w:val="left"/>
      <w:pPr>
        <w:ind w:left="1713" w:hanging="360"/>
      </w:p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38" w15:restartNumberingAfterBreak="0">
    <w:nsid w:val="5CBB3858"/>
    <w:multiLevelType w:val="hybridMultilevel"/>
    <w:tmpl w:val="86B6669C"/>
    <w:lvl w:ilvl="0" w:tplc="2D7E8054">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9" w15:restartNumberingAfterBreak="0">
    <w:nsid w:val="5CD93F95"/>
    <w:multiLevelType w:val="hybridMultilevel"/>
    <w:tmpl w:val="C8D08314"/>
    <w:lvl w:ilvl="0" w:tplc="1E422AD0">
      <w:start w:val="5"/>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15:restartNumberingAfterBreak="0">
    <w:nsid w:val="5D583AD2"/>
    <w:multiLevelType w:val="multilevel"/>
    <w:tmpl w:val="5EE865E0"/>
    <w:lvl w:ilvl="0">
      <w:start w:val="1"/>
      <w:numFmt w:val="decimal"/>
      <w:lvlText w:val="%1."/>
      <w:lvlJc w:val="left"/>
      <w:pPr>
        <w:ind w:left="720" w:hanging="360"/>
      </w:pPr>
      <w:rPr>
        <w:rFonts w:hint="default"/>
      </w:rPr>
    </w:lvl>
    <w:lvl w:ilvl="1">
      <w:start w:val="26"/>
      <w:numFmt w:val="decimal"/>
      <w:isLgl/>
      <w:lvlText w:val="%1.%2."/>
      <w:lvlJc w:val="left"/>
      <w:pPr>
        <w:ind w:left="1380" w:hanging="1020"/>
      </w:pPr>
      <w:rPr>
        <w:rFonts w:hint="default"/>
      </w:rPr>
    </w:lvl>
    <w:lvl w:ilvl="2">
      <w:start w:val="2"/>
      <w:numFmt w:val="decimal"/>
      <w:isLgl/>
      <w:lvlText w:val="%1.%2.%3."/>
      <w:lvlJc w:val="left"/>
      <w:pPr>
        <w:ind w:left="1380" w:hanging="1020"/>
      </w:pPr>
      <w:rPr>
        <w:rFonts w:hint="default"/>
      </w:rPr>
    </w:lvl>
    <w:lvl w:ilvl="3">
      <w:start w:val="2"/>
      <w:numFmt w:val="decimal"/>
      <w:isLgl/>
      <w:lvlText w:val="%1.%2.%3.%4."/>
      <w:lvlJc w:val="left"/>
      <w:pPr>
        <w:ind w:left="1380" w:hanging="1020"/>
      </w:pPr>
      <w:rPr>
        <w:rFonts w:hint="default"/>
      </w:rPr>
    </w:lvl>
    <w:lvl w:ilvl="4">
      <w:start w:val="2"/>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D98503B"/>
    <w:multiLevelType w:val="hybridMultilevel"/>
    <w:tmpl w:val="7A081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FCC52D3"/>
    <w:multiLevelType w:val="multilevel"/>
    <w:tmpl w:val="DC5EB41A"/>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1A41FCA"/>
    <w:multiLevelType w:val="hybridMultilevel"/>
    <w:tmpl w:val="B3EE3804"/>
    <w:lvl w:ilvl="0" w:tplc="72244190">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650A016F"/>
    <w:multiLevelType w:val="hybridMultilevel"/>
    <w:tmpl w:val="3E5A83B2"/>
    <w:lvl w:ilvl="0" w:tplc="440CCC1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502"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5" w15:restartNumberingAfterBreak="0">
    <w:nsid w:val="68DC109F"/>
    <w:multiLevelType w:val="hybridMultilevel"/>
    <w:tmpl w:val="9B742C6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6" w15:restartNumberingAfterBreak="0">
    <w:nsid w:val="6B254409"/>
    <w:multiLevelType w:val="hybridMultilevel"/>
    <w:tmpl w:val="9C8083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70972567"/>
    <w:multiLevelType w:val="hybridMultilevel"/>
    <w:tmpl w:val="905ECF4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09C5A9C"/>
    <w:multiLevelType w:val="multilevel"/>
    <w:tmpl w:val="9416B6A4"/>
    <w:lvl w:ilvl="0">
      <w:start w:val="1"/>
      <w:numFmt w:val="bullet"/>
      <w:lvlText w:val=""/>
      <w:lvlJc w:val="left"/>
      <w:pPr>
        <w:ind w:left="360" w:hanging="360"/>
      </w:pPr>
      <w:rPr>
        <w:rFonts w:ascii="Symbol" w:hAnsi="Symbol" w:hint="default"/>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82455E4"/>
    <w:multiLevelType w:val="hybridMultilevel"/>
    <w:tmpl w:val="BFAA6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83F48F4"/>
    <w:multiLevelType w:val="hybridMultilevel"/>
    <w:tmpl w:val="E9CCC0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 w15:restartNumberingAfterBreak="0">
    <w:nsid w:val="7BE670BB"/>
    <w:multiLevelType w:val="hybridMultilevel"/>
    <w:tmpl w:val="1A76A06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CEA76E4"/>
    <w:multiLevelType w:val="hybridMultilevel"/>
    <w:tmpl w:val="B43271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DBC5762"/>
    <w:multiLevelType w:val="hybridMultilevel"/>
    <w:tmpl w:val="647C754A"/>
    <w:lvl w:ilvl="0" w:tplc="D074AB18">
      <w:start w:val="2"/>
      <w:numFmt w:val="bullet"/>
      <w:lvlText w:val=""/>
      <w:lvlJc w:val="left"/>
      <w:pPr>
        <w:ind w:left="1080" w:hanging="360"/>
      </w:pPr>
      <w:rPr>
        <w:rFonts w:ascii="Symbol" w:eastAsia="Times New Roman" w:hAnsi="Symbol"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54" w15:restartNumberingAfterBreak="0">
    <w:nsid w:val="7F397FA2"/>
    <w:multiLevelType w:val="hybridMultilevel"/>
    <w:tmpl w:val="933600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3"/>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8"/>
  </w:num>
  <w:num w:numId="5">
    <w:abstractNumId w:val="31"/>
  </w:num>
  <w:num w:numId="6">
    <w:abstractNumId w:val="2"/>
  </w:num>
  <w:num w:numId="7">
    <w:abstractNumId w:val="39"/>
  </w:num>
  <w:num w:numId="8">
    <w:abstractNumId w:val="6"/>
  </w:num>
  <w:num w:numId="9">
    <w:abstractNumId w:val="13"/>
  </w:num>
  <w:num w:numId="10">
    <w:abstractNumId w:val="10"/>
  </w:num>
  <w:num w:numId="11">
    <w:abstractNumId w:val="53"/>
  </w:num>
  <w:num w:numId="12">
    <w:abstractNumId w:val="45"/>
  </w:num>
  <w:num w:numId="13">
    <w:abstractNumId w:val="34"/>
  </w:num>
  <w:num w:numId="14">
    <w:abstractNumId w:val="44"/>
  </w:num>
  <w:num w:numId="15">
    <w:abstractNumId w:val="17"/>
  </w:num>
  <w:num w:numId="16">
    <w:abstractNumId w:val="40"/>
  </w:num>
  <w:num w:numId="17">
    <w:abstractNumId w:val="49"/>
  </w:num>
  <w:num w:numId="18">
    <w:abstractNumId w:val="15"/>
  </w:num>
  <w:num w:numId="19">
    <w:abstractNumId w:val="7"/>
  </w:num>
  <w:num w:numId="20">
    <w:abstractNumId w:val="16"/>
  </w:num>
  <w:num w:numId="21">
    <w:abstractNumId w:val="36"/>
  </w:num>
  <w:num w:numId="22">
    <w:abstractNumId w:val="5"/>
  </w:num>
  <w:num w:numId="23">
    <w:abstractNumId w:val="29"/>
  </w:num>
  <w:num w:numId="24">
    <w:abstractNumId w:val="41"/>
  </w:num>
  <w:num w:numId="25">
    <w:abstractNumId w:val="22"/>
  </w:num>
  <w:num w:numId="26">
    <w:abstractNumId w:val="27"/>
  </w:num>
  <w:num w:numId="27">
    <w:abstractNumId w:val="8"/>
  </w:num>
  <w:num w:numId="28">
    <w:abstractNumId w:val="14"/>
  </w:num>
  <w:num w:numId="29">
    <w:abstractNumId w:val="35"/>
  </w:num>
  <w:num w:numId="30">
    <w:abstractNumId w:val="21"/>
  </w:num>
  <w:num w:numId="31">
    <w:abstractNumId w:val="50"/>
  </w:num>
  <w:num w:numId="32">
    <w:abstractNumId w:val="42"/>
  </w:num>
  <w:num w:numId="33">
    <w:abstractNumId w:val="47"/>
  </w:num>
  <w:num w:numId="34">
    <w:abstractNumId w:val="52"/>
  </w:num>
  <w:num w:numId="35">
    <w:abstractNumId w:val="9"/>
  </w:num>
  <w:num w:numId="36">
    <w:abstractNumId w:val="3"/>
  </w:num>
  <w:num w:numId="37">
    <w:abstractNumId w:val="30"/>
  </w:num>
  <w:num w:numId="38">
    <w:abstractNumId w:val="46"/>
  </w:num>
  <w:num w:numId="39">
    <w:abstractNumId w:val="54"/>
  </w:num>
  <w:num w:numId="40">
    <w:abstractNumId w:val="18"/>
  </w:num>
  <w:num w:numId="41">
    <w:abstractNumId w:val="51"/>
  </w:num>
  <w:num w:numId="42">
    <w:abstractNumId w:val="48"/>
  </w:num>
  <w:num w:numId="43">
    <w:abstractNumId w:val="19"/>
  </w:num>
  <w:num w:numId="44">
    <w:abstractNumId w:val="11"/>
  </w:num>
  <w:num w:numId="45">
    <w:abstractNumId w:val="12"/>
  </w:num>
  <w:num w:numId="46">
    <w:abstractNumId w:val="26"/>
  </w:num>
  <w:num w:numId="47">
    <w:abstractNumId w:val="20"/>
  </w:num>
  <w:num w:numId="48">
    <w:abstractNumId w:val="23"/>
  </w:num>
  <w:num w:numId="49">
    <w:abstractNumId w:val="1"/>
  </w:num>
  <w:num w:numId="50">
    <w:abstractNumId w:val="37"/>
  </w:num>
  <w:num w:numId="51">
    <w:abstractNumId w:val="25"/>
  </w:num>
  <w:num w:numId="52">
    <w:abstractNumId w:val="38"/>
  </w:num>
  <w:num w:numId="53">
    <w:abstractNumId w:val="4"/>
  </w:num>
  <w:num w:numId="54">
    <w:abstractNumId w:val="32"/>
  </w:num>
  <w:num w:numId="55">
    <w:abstractNumId w:val="4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ODJIA, Laurence">
    <w15:presenceInfo w15:providerId="AD" w15:userId="S-1-5-21-1446143339-2250552318-1255726049-49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FFE"/>
    <w:rsid w:val="000002C4"/>
    <w:rsid w:val="000040AB"/>
    <w:rsid w:val="000142FF"/>
    <w:rsid w:val="00015178"/>
    <w:rsid w:val="00015DBE"/>
    <w:rsid w:val="00031ABD"/>
    <w:rsid w:val="000434FF"/>
    <w:rsid w:val="000472B9"/>
    <w:rsid w:val="00052576"/>
    <w:rsid w:val="00063E4D"/>
    <w:rsid w:val="0006482C"/>
    <w:rsid w:val="00064B62"/>
    <w:rsid w:val="000727B0"/>
    <w:rsid w:val="00074479"/>
    <w:rsid w:val="0007499D"/>
    <w:rsid w:val="00077FB9"/>
    <w:rsid w:val="0008076D"/>
    <w:rsid w:val="00080D52"/>
    <w:rsid w:val="00090372"/>
    <w:rsid w:val="00091336"/>
    <w:rsid w:val="000921EE"/>
    <w:rsid w:val="000933AE"/>
    <w:rsid w:val="000A1A93"/>
    <w:rsid w:val="000A55BD"/>
    <w:rsid w:val="000C2041"/>
    <w:rsid w:val="000D00EA"/>
    <w:rsid w:val="000D254E"/>
    <w:rsid w:val="000D3933"/>
    <w:rsid w:val="000D500D"/>
    <w:rsid w:val="000E7843"/>
    <w:rsid w:val="000F286E"/>
    <w:rsid w:val="000F4E4E"/>
    <w:rsid w:val="00101F3D"/>
    <w:rsid w:val="00106CF0"/>
    <w:rsid w:val="0011457F"/>
    <w:rsid w:val="001165DE"/>
    <w:rsid w:val="00117109"/>
    <w:rsid w:val="00120EF1"/>
    <w:rsid w:val="001222A4"/>
    <w:rsid w:val="00122B3C"/>
    <w:rsid w:val="00130407"/>
    <w:rsid w:val="00133805"/>
    <w:rsid w:val="001445F3"/>
    <w:rsid w:val="0014577E"/>
    <w:rsid w:val="00176DF6"/>
    <w:rsid w:val="00177042"/>
    <w:rsid w:val="00185C56"/>
    <w:rsid w:val="00195269"/>
    <w:rsid w:val="001A2B5F"/>
    <w:rsid w:val="001B7CF6"/>
    <w:rsid w:val="001C6677"/>
    <w:rsid w:val="001D0ABF"/>
    <w:rsid w:val="001D5299"/>
    <w:rsid w:val="001D5BBA"/>
    <w:rsid w:val="001D7135"/>
    <w:rsid w:val="001F5951"/>
    <w:rsid w:val="001F68C9"/>
    <w:rsid w:val="001F7EC9"/>
    <w:rsid w:val="002137F5"/>
    <w:rsid w:val="0022184F"/>
    <w:rsid w:val="00226D77"/>
    <w:rsid w:val="00232EF1"/>
    <w:rsid w:val="002453C7"/>
    <w:rsid w:val="00250F7E"/>
    <w:rsid w:val="00254337"/>
    <w:rsid w:val="00257D8B"/>
    <w:rsid w:val="00262B73"/>
    <w:rsid w:val="0026639F"/>
    <w:rsid w:val="002665D3"/>
    <w:rsid w:val="0027405F"/>
    <w:rsid w:val="002742AA"/>
    <w:rsid w:val="00276AC5"/>
    <w:rsid w:val="0029584B"/>
    <w:rsid w:val="0029759A"/>
    <w:rsid w:val="002A3965"/>
    <w:rsid w:val="002A5403"/>
    <w:rsid w:val="002B7D84"/>
    <w:rsid w:val="002B7EB6"/>
    <w:rsid w:val="002D2C67"/>
    <w:rsid w:val="002D75B9"/>
    <w:rsid w:val="002F00A2"/>
    <w:rsid w:val="002F15B0"/>
    <w:rsid w:val="002F5E11"/>
    <w:rsid w:val="003051CC"/>
    <w:rsid w:val="003067FC"/>
    <w:rsid w:val="00307C75"/>
    <w:rsid w:val="00310C47"/>
    <w:rsid w:val="003147FE"/>
    <w:rsid w:val="00326692"/>
    <w:rsid w:val="00327753"/>
    <w:rsid w:val="0033780A"/>
    <w:rsid w:val="0034020A"/>
    <w:rsid w:val="00344C82"/>
    <w:rsid w:val="0035552D"/>
    <w:rsid w:val="00356FED"/>
    <w:rsid w:val="00357353"/>
    <w:rsid w:val="0036093F"/>
    <w:rsid w:val="00361A83"/>
    <w:rsid w:val="00367C03"/>
    <w:rsid w:val="003715A2"/>
    <w:rsid w:val="00382AED"/>
    <w:rsid w:val="00382C58"/>
    <w:rsid w:val="00385681"/>
    <w:rsid w:val="00385B7F"/>
    <w:rsid w:val="00393686"/>
    <w:rsid w:val="003A0765"/>
    <w:rsid w:val="003A2B7D"/>
    <w:rsid w:val="003B3BA7"/>
    <w:rsid w:val="003C01D8"/>
    <w:rsid w:val="003D587B"/>
    <w:rsid w:val="003D6482"/>
    <w:rsid w:val="003E020E"/>
    <w:rsid w:val="003E0505"/>
    <w:rsid w:val="003E1552"/>
    <w:rsid w:val="003E4189"/>
    <w:rsid w:val="003E441F"/>
    <w:rsid w:val="003F7B7C"/>
    <w:rsid w:val="003F7CAC"/>
    <w:rsid w:val="00404D30"/>
    <w:rsid w:val="0040628C"/>
    <w:rsid w:val="004149CD"/>
    <w:rsid w:val="004212DC"/>
    <w:rsid w:val="0042391B"/>
    <w:rsid w:val="0042528B"/>
    <w:rsid w:val="0043066F"/>
    <w:rsid w:val="0043083B"/>
    <w:rsid w:val="004375B5"/>
    <w:rsid w:val="00442612"/>
    <w:rsid w:val="00447087"/>
    <w:rsid w:val="00461860"/>
    <w:rsid w:val="00463DE0"/>
    <w:rsid w:val="004674A3"/>
    <w:rsid w:val="004715E8"/>
    <w:rsid w:val="00484103"/>
    <w:rsid w:val="00492266"/>
    <w:rsid w:val="00492B2B"/>
    <w:rsid w:val="00497020"/>
    <w:rsid w:val="004A3A2C"/>
    <w:rsid w:val="004A4948"/>
    <w:rsid w:val="004A6327"/>
    <w:rsid w:val="004A67DA"/>
    <w:rsid w:val="004C3067"/>
    <w:rsid w:val="004C5CEB"/>
    <w:rsid w:val="004C63BC"/>
    <w:rsid w:val="004E159C"/>
    <w:rsid w:val="004E5A53"/>
    <w:rsid w:val="004E6BE0"/>
    <w:rsid w:val="004F54A5"/>
    <w:rsid w:val="004F7233"/>
    <w:rsid w:val="0050363B"/>
    <w:rsid w:val="00510C5F"/>
    <w:rsid w:val="0052591E"/>
    <w:rsid w:val="00530234"/>
    <w:rsid w:val="0054227F"/>
    <w:rsid w:val="0054377D"/>
    <w:rsid w:val="00547355"/>
    <w:rsid w:val="00547B22"/>
    <w:rsid w:val="00551935"/>
    <w:rsid w:val="00553119"/>
    <w:rsid w:val="005575F0"/>
    <w:rsid w:val="00573891"/>
    <w:rsid w:val="005771EE"/>
    <w:rsid w:val="00590358"/>
    <w:rsid w:val="00590D8F"/>
    <w:rsid w:val="005929B9"/>
    <w:rsid w:val="005A2655"/>
    <w:rsid w:val="005A6FBD"/>
    <w:rsid w:val="005A7982"/>
    <w:rsid w:val="005B19B4"/>
    <w:rsid w:val="005B28DB"/>
    <w:rsid w:val="005C3A39"/>
    <w:rsid w:val="005D0735"/>
    <w:rsid w:val="005D170D"/>
    <w:rsid w:val="005D2C61"/>
    <w:rsid w:val="005D692F"/>
    <w:rsid w:val="005D731D"/>
    <w:rsid w:val="005E0BA6"/>
    <w:rsid w:val="005E4400"/>
    <w:rsid w:val="005E45C7"/>
    <w:rsid w:val="005F7D09"/>
    <w:rsid w:val="00600664"/>
    <w:rsid w:val="0060229D"/>
    <w:rsid w:val="006066FA"/>
    <w:rsid w:val="00607E5A"/>
    <w:rsid w:val="00613BE6"/>
    <w:rsid w:val="006154D7"/>
    <w:rsid w:val="00617336"/>
    <w:rsid w:val="00621ECB"/>
    <w:rsid w:val="00623F2E"/>
    <w:rsid w:val="006302E1"/>
    <w:rsid w:val="00641CF3"/>
    <w:rsid w:val="00652E65"/>
    <w:rsid w:val="00655A84"/>
    <w:rsid w:val="00665617"/>
    <w:rsid w:val="00667136"/>
    <w:rsid w:val="00670CEC"/>
    <w:rsid w:val="0067158D"/>
    <w:rsid w:val="00674BA8"/>
    <w:rsid w:val="00691AAB"/>
    <w:rsid w:val="0069553C"/>
    <w:rsid w:val="006C0E0C"/>
    <w:rsid w:val="006C2B89"/>
    <w:rsid w:val="006C3D2C"/>
    <w:rsid w:val="006D43E8"/>
    <w:rsid w:val="00705D65"/>
    <w:rsid w:val="00711B74"/>
    <w:rsid w:val="00720022"/>
    <w:rsid w:val="00720881"/>
    <w:rsid w:val="00723106"/>
    <w:rsid w:val="00723FD7"/>
    <w:rsid w:val="0073165D"/>
    <w:rsid w:val="00731CBB"/>
    <w:rsid w:val="007322F7"/>
    <w:rsid w:val="007363D7"/>
    <w:rsid w:val="00747589"/>
    <w:rsid w:val="007476F3"/>
    <w:rsid w:val="00751F5D"/>
    <w:rsid w:val="00757F09"/>
    <w:rsid w:val="00774012"/>
    <w:rsid w:val="007844A1"/>
    <w:rsid w:val="00791A2C"/>
    <w:rsid w:val="00792C83"/>
    <w:rsid w:val="00794901"/>
    <w:rsid w:val="007A0973"/>
    <w:rsid w:val="007A31F1"/>
    <w:rsid w:val="007A794D"/>
    <w:rsid w:val="007B1826"/>
    <w:rsid w:val="007C5C65"/>
    <w:rsid w:val="007D1260"/>
    <w:rsid w:val="007D1973"/>
    <w:rsid w:val="007D3086"/>
    <w:rsid w:val="007D34B2"/>
    <w:rsid w:val="007E0583"/>
    <w:rsid w:val="007E22A6"/>
    <w:rsid w:val="007E6343"/>
    <w:rsid w:val="007E72D5"/>
    <w:rsid w:val="007E7369"/>
    <w:rsid w:val="007F125C"/>
    <w:rsid w:val="007F5D26"/>
    <w:rsid w:val="007F72E5"/>
    <w:rsid w:val="00800D11"/>
    <w:rsid w:val="008047C4"/>
    <w:rsid w:val="00815090"/>
    <w:rsid w:val="0081584C"/>
    <w:rsid w:val="008315CB"/>
    <w:rsid w:val="00835A63"/>
    <w:rsid w:val="00842E47"/>
    <w:rsid w:val="008436BB"/>
    <w:rsid w:val="008436E9"/>
    <w:rsid w:val="008446D4"/>
    <w:rsid w:val="008553F2"/>
    <w:rsid w:val="008567F1"/>
    <w:rsid w:val="00867E13"/>
    <w:rsid w:val="00877DA3"/>
    <w:rsid w:val="00886777"/>
    <w:rsid w:val="00887900"/>
    <w:rsid w:val="0089774D"/>
    <w:rsid w:val="008A00EF"/>
    <w:rsid w:val="008A046A"/>
    <w:rsid w:val="008B282F"/>
    <w:rsid w:val="008B7065"/>
    <w:rsid w:val="008B720A"/>
    <w:rsid w:val="008B76F2"/>
    <w:rsid w:val="008C063C"/>
    <w:rsid w:val="008C7746"/>
    <w:rsid w:val="008C7C29"/>
    <w:rsid w:val="008D0961"/>
    <w:rsid w:val="008D1156"/>
    <w:rsid w:val="008D4FC7"/>
    <w:rsid w:val="008D561B"/>
    <w:rsid w:val="008D6498"/>
    <w:rsid w:val="008E19CE"/>
    <w:rsid w:val="008F54D9"/>
    <w:rsid w:val="008F662E"/>
    <w:rsid w:val="00902AA4"/>
    <w:rsid w:val="0091233D"/>
    <w:rsid w:val="0091640F"/>
    <w:rsid w:val="00920417"/>
    <w:rsid w:val="00921E08"/>
    <w:rsid w:val="00921FC1"/>
    <w:rsid w:val="009226E8"/>
    <w:rsid w:val="00927F83"/>
    <w:rsid w:val="009337AA"/>
    <w:rsid w:val="00941423"/>
    <w:rsid w:val="0094428B"/>
    <w:rsid w:val="009518D0"/>
    <w:rsid w:val="00954F98"/>
    <w:rsid w:val="00954FA8"/>
    <w:rsid w:val="00960238"/>
    <w:rsid w:val="00966FEE"/>
    <w:rsid w:val="00967865"/>
    <w:rsid w:val="00974BDF"/>
    <w:rsid w:val="0097719A"/>
    <w:rsid w:val="009908B5"/>
    <w:rsid w:val="00990CCD"/>
    <w:rsid w:val="00994C90"/>
    <w:rsid w:val="0099732F"/>
    <w:rsid w:val="00997D3B"/>
    <w:rsid w:val="009A43BE"/>
    <w:rsid w:val="009B20C9"/>
    <w:rsid w:val="009D1C7A"/>
    <w:rsid w:val="009D520F"/>
    <w:rsid w:val="009D5AF0"/>
    <w:rsid w:val="009F4B40"/>
    <w:rsid w:val="00A0191A"/>
    <w:rsid w:val="00A02BB0"/>
    <w:rsid w:val="00A057D8"/>
    <w:rsid w:val="00A05F85"/>
    <w:rsid w:val="00A0795B"/>
    <w:rsid w:val="00A10745"/>
    <w:rsid w:val="00A10F1F"/>
    <w:rsid w:val="00A116AA"/>
    <w:rsid w:val="00A17289"/>
    <w:rsid w:val="00A25370"/>
    <w:rsid w:val="00A371BC"/>
    <w:rsid w:val="00A4695A"/>
    <w:rsid w:val="00A50571"/>
    <w:rsid w:val="00A57807"/>
    <w:rsid w:val="00A70599"/>
    <w:rsid w:val="00A7152B"/>
    <w:rsid w:val="00A72FFE"/>
    <w:rsid w:val="00A73842"/>
    <w:rsid w:val="00A760AA"/>
    <w:rsid w:val="00A810A9"/>
    <w:rsid w:val="00A8540F"/>
    <w:rsid w:val="00A93E1B"/>
    <w:rsid w:val="00A95B07"/>
    <w:rsid w:val="00AA03AF"/>
    <w:rsid w:val="00AA0F14"/>
    <w:rsid w:val="00AA31E6"/>
    <w:rsid w:val="00AA3F33"/>
    <w:rsid w:val="00AA48E1"/>
    <w:rsid w:val="00AB1A5D"/>
    <w:rsid w:val="00AB1EA4"/>
    <w:rsid w:val="00AB6C5D"/>
    <w:rsid w:val="00AB6D39"/>
    <w:rsid w:val="00AD6E82"/>
    <w:rsid w:val="00AE0251"/>
    <w:rsid w:val="00AE0D85"/>
    <w:rsid w:val="00AE741B"/>
    <w:rsid w:val="00AF24E9"/>
    <w:rsid w:val="00AF7A88"/>
    <w:rsid w:val="00B00746"/>
    <w:rsid w:val="00B00E9B"/>
    <w:rsid w:val="00B01787"/>
    <w:rsid w:val="00B018BF"/>
    <w:rsid w:val="00B0439B"/>
    <w:rsid w:val="00B108EC"/>
    <w:rsid w:val="00B15278"/>
    <w:rsid w:val="00B22F2E"/>
    <w:rsid w:val="00B24EB4"/>
    <w:rsid w:val="00B27C00"/>
    <w:rsid w:val="00B400ED"/>
    <w:rsid w:val="00B40D94"/>
    <w:rsid w:val="00B42E70"/>
    <w:rsid w:val="00B441AE"/>
    <w:rsid w:val="00B4791B"/>
    <w:rsid w:val="00B50D05"/>
    <w:rsid w:val="00B52F66"/>
    <w:rsid w:val="00B55BA9"/>
    <w:rsid w:val="00B6243F"/>
    <w:rsid w:val="00B64876"/>
    <w:rsid w:val="00B64BBD"/>
    <w:rsid w:val="00B75908"/>
    <w:rsid w:val="00B761E2"/>
    <w:rsid w:val="00BA5EFA"/>
    <w:rsid w:val="00BA610A"/>
    <w:rsid w:val="00BB1C1D"/>
    <w:rsid w:val="00BC2DD5"/>
    <w:rsid w:val="00BD0B7C"/>
    <w:rsid w:val="00BD30DB"/>
    <w:rsid w:val="00BE06B9"/>
    <w:rsid w:val="00BF0BA0"/>
    <w:rsid w:val="00BF17B1"/>
    <w:rsid w:val="00BF2EA1"/>
    <w:rsid w:val="00C00373"/>
    <w:rsid w:val="00C058E6"/>
    <w:rsid w:val="00C06702"/>
    <w:rsid w:val="00C157CC"/>
    <w:rsid w:val="00C2049F"/>
    <w:rsid w:val="00C26A8E"/>
    <w:rsid w:val="00C27305"/>
    <w:rsid w:val="00C32B00"/>
    <w:rsid w:val="00C414D2"/>
    <w:rsid w:val="00C440DA"/>
    <w:rsid w:val="00C76423"/>
    <w:rsid w:val="00C94EE0"/>
    <w:rsid w:val="00CA0F65"/>
    <w:rsid w:val="00CA100F"/>
    <w:rsid w:val="00CA5573"/>
    <w:rsid w:val="00CB1B94"/>
    <w:rsid w:val="00CB5521"/>
    <w:rsid w:val="00CC43FF"/>
    <w:rsid w:val="00CD474D"/>
    <w:rsid w:val="00CE0077"/>
    <w:rsid w:val="00CE4CFE"/>
    <w:rsid w:val="00D12A9E"/>
    <w:rsid w:val="00D1569B"/>
    <w:rsid w:val="00D2011B"/>
    <w:rsid w:val="00D20E1A"/>
    <w:rsid w:val="00D37F06"/>
    <w:rsid w:val="00D41009"/>
    <w:rsid w:val="00D42EAE"/>
    <w:rsid w:val="00D46651"/>
    <w:rsid w:val="00D5234F"/>
    <w:rsid w:val="00D52D0F"/>
    <w:rsid w:val="00D61CB3"/>
    <w:rsid w:val="00D66688"/>
    <w:rsid w:val="00D73247"/>
    <w:rsid w:val="00D736DF"/>
    <w:rsid w:val="00D928A6"/>
    <w:rsid w:val="00D9571F"/>
    <w:rsid w:val="00DA1A1E"/>
    <w:rsid w:val="00DA202D"/>
    <w:rsid w:val="00DA768C"/>
    <w:rsid w:val="00DC0131"/>
    <w:rsid w:val="00DC1F89"/>
    <w:rsid w:val="00DC342B"/>
    <w:rsid w:val="00DC601F"/>
    <w:rsid w:val="00DC7A75"/>
    <w:rsid w:val="00DD6694"/>
    <w:rsid w:val="00DE13A0"/>
    <w:rsid w:val="00DE5D02"/>
    <w:rsid w:val="00DF257F"/>
    <w:rsid w:val="00DF368D"/>
    <w:rsid w:val="00DF5AF7"/>
    <w:rsid w:val="00DF6794"/>
    <w:rsid w:val="00DF7D01"/>
    <w:rsid w:val="00E0070D"/>
    <w:rsid w:val="00E04AA4"/>
    <w:rsid w:val="00E06E8D"/>
    <w:rsid w:val="00E23E2E"/>
    <w:rsid w:val="00E3114F"/>
    <w:rsid w:val="00E31227"/>
    <w:rsid w:val="00E43FBC"/>
    <w:rsid w:val="00E462F8"/>
    <w:rsid w:val="00E47271"/>
    <w:rsid w:val="00E51B52"/>
    <w:rsid w:val="00E55897"/>
    <w:rsid w:val="00E57F1C"/>
    <w:rsid w:val="00E63F2C"/>
    <w:rsid w:val="00E67859"/>
    <w:rsid w:val="00E726C9"/>
    <w:rsid w:val="00E86B3F"/>
    <w:rsid w:val="00EA10CC"/>
    <w:rsid w:val="00EA67EB"/>
    <w:rsid w:val="00EA6F0A"/>
    <w:rsid w:val="00EB09C5"/>
    <w:rsid w:val="00EB1AE0"/>
    <w:rsid w:val="00EB33ED"/>
    <w:rsid w:val="00EB4CF7"/>
    <w:rsid w:val="00EB65BA"/>
    <w:rsid w:val="00EC1DED"/>
    <w:rsid w:val="00EC73BC"/>
    <w:rsid w:val="00EC7B7E"/>
    <w:rsid w:val="00ED04A8"/>
    <w:rsid w:val="00EE0EC1"/>
    <w:rsid w:val="00EE2482"/>
    <w:rsid w:val="00EE4C47"/>
    <w:rsid w:val="00EE5A03"/>
    <w:rsid w:val="00EE6F0C"/>
    <w:rsid w:val="00EF18EC"/>
    <w:rsid w:val="00F00EEB"/>
    <w:rsid w:val="00F075D9"/>
    <w:rsid w:val="00F166D7"/>
    <w:rsid w:val="00F2374D"/>
    <w:rsid w:val="00F25176"/>
    <w:rsid w:val="00F263BF"/>
    <w:rsid w:val="00F26B9C"/>
    <w:rsid w:val="00F322EE"/>
    <w:rsid w:val="00F459ED"/>
    <w:rsid w:val="00F5214C"/>
    <w:rsid w:val="00F56622"/>
    <w:rsid w:val="00F65C09"/>
    <w:rsid w:val="00F6655C"/>
    <w:rsid w:val="00F66F16"/>
    <w:rsid w:val="00F67B9D"/>
    <w:rsid w:val="00F82000"/>
    <w:rsid w:val="00F83E35"/>
    <w:rsid w:val="00F91996"/>
    <w:rsid w:val="00F95DFE"/>
    <w:rsid w:val="00F96503"/>
    <w:rsid w:val="00F96EEC"/>
    <w:rsid w:val="00F977AD"/>
    <w:rsid w:val="00F97E9C"/>
    <w:rsid w:val="00FA3A06"/>
    <w:rsid w:val="00FA6A63"/>
    <w:rsid w:val="00FA7AC7"/>
    <w:rsid w:val="00FB06EF"/>
    <w:rsid w:val="00FB1592"/>
    <w:rsid w:val="00FB1DF1"/>
    <w:rsid w:val="00FB24C1"/>
    <w:rsid w:val="00FD41AD"/>
    <w:rsid w:val="00FD42C0"/>
    <w:rsid w:val="00FD765D"/>
    <w:rsid w:val="00FE25AF"/>
    <w:rsid w:val="00FE387F"/>
    <w:rsid w:val="00FE44A8"/>
    <w:rsid w:val="00FE7BD2"/>
    <w:rsid w:val="00FF05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989C0"/>
  <w15:docId w15:val="{4CB542DE-13D6-49E2-AD24-49CE6EC5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2FFE"/>
    <w:pPr>
      <w:spacing w:after="0" w:line="240" w:lineRule="auto"/>
    </w:pPr>
    <w:rPr>
      <w:rFonts w:ascii="Times New Roman" w:eastAsia="Times New Roman" w:hAnsi="Times New Roman" w:cs="Times New Roman"/>
      <w:sz w:val="24"/>
      <w:szCs w:val="24"/>
      <w:lang w:eastAsia="fr-FR"/>
    </w:rPr>
  </w:style>
  <w:style w:type="paragraph" w:styleId="Heading1">
    <w:name w:val="heading 1"/>
    <w:basedOn w:val="Normal"/>
    <w:next w:val="Normal"/>
    <w:link w:val="Heading1Char"/>
    <w:uiPriority w:val="9"/>
    <w:qFormat/>
    <w:rsid w:val="00A72FF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A72FFE"/>
    <w:pPr>
      <w:keepNext/>
      <w:keepLines/>
      <w:numPr>
        <w:ilvl w:val="1"/>
        <w:numId w:val="1"/>
      </w:numPr>
      <w:spacing w:before="240" w:line="276" w:lineRule="auto"/>
      <w:jc w:val="both"/>
      <w:outlineLvl w:val="1"/>
    </w:pPr>
    <w:rPr>
      <w:rFonts w:asciiTheme="majorHAnsi" w:eastAsiaTheme="majorEastAsia" w:hAnsiTheme="majorHAnsi" w:cstheme="majorBidi"/>
      <w:b/>
      <w:color w:val="002060"/>
      <w:szCs w:val="26"/>
      <w:lang w:eastAsia="en-US"/>
    </w:rPr>
  </w:style>
  <w:style w:type="paragraph" w:styleId="Heading3">
    <w:name w:val="heading 3"/>
    <w:basedOn w:val="Normal"/>
    <w:next w:val="Normal"/>
    <w:link w:val="Heading3Char"/>
    <w:uiPriority w:val="9"/>
    <w:unhideWhenUsed/>
    <w:qFormat/>
    <w:rsid w:val="00A72FFE"/>
    <w:pPr>
      <w:keepNext/>
      <w:keepLines/>
      <w:numPr>
        <w:ilvl w:val="2"/>
        <w:numId w:val="1"/>
      </w:numPr>
      <w:spacing w:before="120" w:line="276" w:lineRule="auto"/>
      <w:jc w:val="both"/>
      <w:outlineLvl w:val="2"/>
    </w:pPr>
    <w:rPr>
      <w:rFonts w:asciiTheme="majorHAnsi" w:eastAsiaTheme="majorEastAsia" w:hAnsiTheme="majorHAnsi" w:cstheme="majorBidi"/>
      <w:b/>
      <w:color w:val="0070C0"/>
      <w:lang w:eastAsia="en-US"/>
    </w:rPr>
  </w:style>
  <w:style w:type="paragraph" w:styleId="Heading4">
    <w:name w:val="heading 4"/>
    <w:basedOn w:val="Normal"/>
    <w:next w:val="Normal"/>
    <w:link w:val="Heading4Char"/>
    <w:uiPriority w:val="9"/>
    <w:unhideWhenUsed/>
    <w:qFormat/>
    <w:rsid w:val="00A72FFE"/>
    <w:pPr>
      <w:keepNext/>
      <w:keepLines/>
      <w:numPr>
        <w:ilvl w:val="3"/>
        <w:numId w:val="1"/>
      </w:numPr>
      <w:spacing w:before="40" w:line="276" w:lineRule="auto"/>
      <w:jc w:val="both"/>
      <w:outlineLvl w:val="3"/>
    </w:pPr>
    <w:rPr>
      <w:rFonts w:asciiTheme="majorHAnsi" w:eastAsiaTheme="majorEastAsia" w:hAnsiTheme="majorHAnsi" w:cstheme="majorBidi"/>
      <w:i/>
      <w:iCs/>
      <w:color w:val="2E74B5" w:themeColor="accent1" w:themeShade="BF"/>
      <w:sz w:val="22"/>
      <w:szCs w:val="22"/>
      <w:lang w:eastAsia="en-US"/>
    </w:rPr>
  </w:style>
  <w:style w:type="paragraph" w:styleId="Heading5">
    <w:name w:val="heading 5"/>
    <w:basedOn w:val="Normal"/>
    <w:next w:val="Normal"/>
    <w:link w:val="Heading5Char"/>
    <w:uiPriority w:val="9"/>
    <w:unhideWhenUsed/>
    <w:qFormat/>
    <w:rsid w:val="00EC73B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FFE"/>
    <w:rPr>
      <w:rFonts w:asciiTheme="majorHAnsi" w:eastAsiaTheme="majorEastAsia" w:hAnsiTheme="majorHAnsi" w:cstheme="majorBidi"/>
      <w:color w:val="2E74B5" w:themeColor="accent1" w:themeShade="BF"/>
      <w:sz w:val="32"/>
      <w:szCs w:val="32"/>
      <w:lang w:eastAsia="fr-FR"/>
    </w:rPr>
  </w:style>
  <w:style w:type="character" w:customStyle="1" w:styleId="Heading2Char">
    <w:name w:val="Heading 2 Char"/>
    <w:basedOn w:val="DefaultParagraphFont"/>
    <w:link w:val="Heading2"/>
    <w:uiPriority w:val="9"/>
    <w:rsid w:val="00A72FFE"/>
    <w:rPr>
      <w:rFonts w:asciiTheme="majorHAnsi" w:eastAsiaTheme="majorEastAsia" w:hAnsiTheme="majorHAnsi" w:cstheme="majorBidi"/>
      <w:b/>
      <w:color w:val="002060"/>
      <w:sz w:val="24"/>
      <w:szCs w:val="26"/>
    </w:rPr>
  </w:style>
  <w:style w:type="character" w:customStyle="1" w:styleId="Heading3Char">
    <w:name w:val="Heading 3 Char"/>
    <w:basedOn w:val="DefaultParagraphFont"/>
    <w:link w:val="Heading3"/>
    <w:uiPriority w:val="9"/>
    <w:rsid w:val="00A72FFE"/>
    <w:rPr>
      <w:rFonts w:asciiTheme="majorHAnsi" w:eastAsiaTheme="majorEastAsia" w:hAnsiTheme="majorHAnsi" w:cstheme="majorBidi"/>
      <w:b/>
      <w:color w:val="0070C0"/>
      <w:sz w:val="24"/>
      <w:szCs w:val="24"/>
    </w:rPr>
  </w:style>
  <w:style w:type="character" w:customStyle="1" w:styleId="Heading4Char">
    <w:name w:val="Heading 4 Char"/>
    <w:basedOn w:val="DefaultParagraphFont"/>
    <w:link w:val="Heading4"/>
    <w:uiPriority w:val="9"/>
    <w:rsid w:val="00A72FFE"/>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A72FFE"/>
    <w:rPr>
      <w:color w:val="0563C1" w:themeColor="hyperlink"/>
      <w:u w:val="single"/>
    </w:rPr>
  </w:style>
  <w:style w:type="character" w:styleId="FollowedHyperlink">
    <w:name w:val="FollowedHyperlink"/>
    <w:basedOn w:val="DefaultParagraphFont"/>
    <w:uiPriority w:val="99"/>
    <w:semiHidden/>
    <w:unhideWhenUsed/>
    <w:rsid w:val="00A72FFE"/>
    <w:rPr>
      <w:color w:val="954F72" w:themeColor="followedHyperlink"/>
      <w:u w:val="single"/>
    </w:rPr>
  </w:style>
  <w:style w:type="paragraph" w:styleId="HTMLPreformatted">
    <w:name w:val="HTML Preformatted"/>
    <w:basedOn w:val="Normal"/>
    <w:link w:val="HTMLPreformattedChar"/>
    <w:uiPriority w:val="99"/>
    <w:semiHidden/>
    <w:unhideWhenUsed/>
    <w:rsid w:val="00A72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72FFE"/>
    <w:rPr>
      <w:rFonts w:ascii="Courier New" w:eastAsia="Times New Roman" w:hAnsi="Courier New" w:cs="Courier New"/>
      <w:sz w:val="20"/>
      <w:szCs w:val="20"/>
      <w:lang w:eastAsia="fr-FR"/>
    </w:rPr>
  </w:style>
  <w:style w:type="paragraph" w:styleId="NormalWeb">
    <w:name w:val="Normal (Web)"/>
    <w:basedOn w:val="Normal"/>
    <w:uiPriority w:val="99"/>
    <w:semiHidden/>
    <w:unhideWhenUsed/>
    <w:rsid w:val="00A72FFE"/>
    <w:pPr>
      <w:spacing w:before="100" w:beforeAutospacing="1" w:after="100" w:afterAutospacing="1"/>
    </w:pPr>
  </w:style>
  <w:style w:type="paragraph" w:styleId="TOC1">
    <w:name w:val="toc 1"/>
    <w:basedOn w:val="Normal"/>
    <w:next w:val="Normal"/>
    <w:autoRedefine/>
    <w:uiPriority w:val="39"/>
    <w:unhideWhenUsed/>
    <w:rsid w:val="00A72FFE"/>
    <w:pPr>
      <w:spacing w:after="100"/>
    </w:pPr>
  </w:style>
  <w:style w:type="paragraph" w:styleId="TOC2">
    <w:name w:val="toc 2"/>
    <w:basedOn w:val="Normal"/>
    <w:next w:val="Normal"/>
    <w:autoRedefine/>
    <w:uiPriority w:val="39"/>
    <w:unhideWhenUsed/>
    <w:rsid w:val="00A72FFE"/>
    <w:pPr>
      <w:tabs>
        <w:tab w:val="left" w:pos="880"/>
        <w:tab w:val="right" w:leader="dot" w:pos="9062"/>
      </w:tabs>
      <w:spacing w:after="100"/>
      <w:ind w:left="240"/>
    </w:pPr>
  </w:style>
  <w:style w:type="paragraph" w:styleId="TOC3">
    <w:name w:val="toc 3"/>
    <w:basedOn w:val="Normal"/>
    <w:next w:val="Normal"/>
    <w:autoRedefine/>
    <w:uiPriority w:val="39"/>
    <w:unhideWhenUsed/>
    <w:rsid w:val="003067FC"/>
    <w:pPr>
      <w:tabs>
        <w:tab w:val="left" w:pos="1320"/>
        <w:tab w:val="right" w:leader="dot" w:pos="9062"/>
      </w:tabs>
      <w:spacing w:after="100"/>
      <w:ind w:left="480"/>
      <w:jc w:val="both"/>
    </w:pPr>
  </w:style>
  <w:style w:type="paragraph" w:styleId="FootnoteText">
    <w:name w:val="footnote text"/>
    <w:basedOn w:val="Normal"/>
    <w:link w:val="FootnoteTextChar"/>
    <w:uiPriority w:val="99"/>
    <w:semiHidden/>
    <w:unhideWhenUsed/>
    <w:rsid w:val="00A72FFE"/>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A72FFE"/>
    <w:rPr>
      <w:sz w:val="20"/>
      <w:szCs w:val="20"/>
    </w:rPr>
  </w:style>
  <w:style w:type="paragraph" w:styleId="CommentText">
    <w:name w:val="annotation text"/>
    <w:basedOn w:val="Normal"/>
    <w:link w:val="CommentTextChar"/>
    <w:uiPriority w:val="99"/>
    <w:unhideWhenUsed/>
    <w:rsid w:val="00A72FFE"/>
    <w:rPr>
      <w:sz w:val="20"/>
      <w:szCs w:val="20"/>
    </w:rPr>
  </w:style>
  <w:style w:type="character" w:customStyle="1" w:styleId="CommentTextChar">
    <w:name w:val="Comment Text Char"/>
    <w:basedOn w:val="DefaultParagraphFont"/>
    <w:link w:val="CommentText"/>
    <w:uiPriority w:val="99"/>
    <w:rsid w:val="00A72FFE"/>
    <w:rPr>
      <w:rFonts w:ascii="Times New Roman" w:eastAsia="Times New Roman" w:hAnsi="Times New Roman" w:cs="Times New Roman"/>
      <w:sz w:val="20"/>
      <w:szCs w:val="20"/>
      <w:lang w:eastAsia="fr-FR"/>
    </w:rPr>
  </w:style>
  <w:style w:type="paragraph" w:styleId="Header">
    <w:name w:val="header"/>
    <w:basedOn w:val="Normal"/>
    <w:link w:val="HeaderChar"/>
    <w:uiPriority w:val="99"/>
    <w:unhideWhenUsed/>
    <w:rsid w:val="00A72FFE"/>
    <w:pPr>
      <w:tabs>
        <w:tab w:val="center" w:pos="4536"/>
        <w:tab w:val="right" w:pos="9072"/>
      </w:tabs>
    </w:pPr>
  </w:style>
  <w:style w:type="character" w:customStyle="1" w:styleId="HeaderChar">
    <w:name w:val="Header Char"/>
    <w:basedOn w:val="DefaultParagraphFont"/>
    <w:link w:val="Header"/>
    <w:uiPriority w:val="99"/>
    <w:rsid w:val="00A72FFE"/>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A72FFE"/>
    <w:pPr>
      <w:tabs>
        <w:tab w:val="center" w:pos="4536"/>
        <w:tab w:val="right" w:pos="9072"/>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A72FFE"/>
  </w:style>
  <w:style w:type="paragraph" w:styleId="BodyText">
    <w:name w:val="Body Text"/>
    <w:basedOn w:val="Normal"/>
    <w:link w:val="BodyTextChar"/>
    <w:uiPriority w:val="99"/>
    <w:semiHidden/>
    <w:unhideWhenUsed/>
    <w:qFormat/>
    <w:rsid w:val="00A72FFE"/>
    <w:pPr>
      <w:spacing w:after="200" w:line="276" w:lineRule="auto"/>
      <w:jc w:val="both"/>
    </w:pPr>
    <w:rPr>
      <w:rFonts w:ascii="Calibri" w:eastAsia="MS Minngs" w:hAnsi="Calibri" w:cs="Calibri"/>
      <w:bCs/>
      <w:sz w:val="21"/>
      <w:szCs w:val="21"/>
      <w:lang w:val="en-CA" w:eastAsia="ja-JP"/>
    </w:rPr>
  </w:style>
  <w:style w:type="character" w:customStyle="1" w:styleId="BodyTextChar">
    <w:name w:val="Body Text Char"/>
    <w:basedOn w:val="DefaultParagraphFont"/>
    <w:link w:val="BodyText"/>
    <w:uiPriority w:val="99"/>
    <w:semiHidden/>
    <w:rsid w:val="00A72FFE"/>
    <w:rPr>
      <w:rFonts w:ascii="Calibri" w:eastAsia="MS Minngs" w:hAnsi="Calibri" w:cs="Calibri"/>
      <w:bCs/>
      <w:sz w:val="21"/>
      <w:szCs w:val="21"/>
      <w:lang w:val="en-CA" w:eastAsia="ja-JP"/>
    </w:rPr>
  </w:style>
  <w:style w:type="paragraph" w:styleId="ListContinue2">
    <w:name w:val="List Continue 2"/>
    <w:basedOn w:val="Normal"/>
    <w:uiPriority w:val="99"/>
    <w:semiHidden/>
    <w:unhideWhenUsed/>
    <w:rsid w:val="00A72FFE"/>
    <w:pPr>
      <w:spacing w:after="120"/>
      <w:ind w:left="566"/>
      <w:contextualSpacing/>
    </w:pPr>
    <w:rPr>
      <w:rFonts w:asciiTheme="minorHAnsi" w:eastAsiaTheme="minorHAnsi" w:hAnsiTheme="minorHAnsi" w:cstheme="minorBidi"/>
      <w:sz w:val="22"/>
      <w:szCs w:val="22"/>
      <w:lang w:eastAsia="en-US"/>
    </w:rPr>
  </w:style>
  <w:style w:type="paragraph" w:styleId="CommentSubject">
    <w:name w:val="annotation subject"/>
    <w:basedOn w:val="CommentText"/>
    <w:next w:val="CommentText"/>
    <w:link w:val="CommentSubjectChar"/>
    <w:uiPriority w:val="99"/>
    <w:semiHidden/>
    <w:unhideWhenUsed/>
    <w:rsid w:val="00A72FFE"/>
    <w:rPr>
      <w:b/>
      <w:bCs/>
    </w:rPr>
  </w:style>
  <w:style w:type="character" w:customStyle="1" w:styleId="CommentSubjectChar">
    <w:name w:val="Comment Subject Char"/>
    <w:basedOn w:val="CommentTextChar"/>
    <w:link w:val="CommentSubject"/>
    <w:uiPriority w:val="99"/>
    <w:semiHidden/>
    <w:rsid w:val="00A72FFE"/>
    <w:rPr>
      <w:rFonts w:ascii="Times New Roman" w:eastAsia="Times New Roman" w:hAnsi="Times New Roman" w:cs="Times New Roman"/>
      <w:b/>
      <w:bCs/>
      <w:sz w:val="20"/>
      <w:szCs w:val="20"/>
      <w:lang w:eastAsia="fr-FR"/>
    </w:rPr>
  </w:style>
  <w:style w:type="paragraph" w:styleId="BalloonText">
    <w:name w:val="Balloon Text"/>
    <w:basedOn w:val="Normal"/>
    <w:link w:val="BalloonTextChar"/>
    <w:uiPriority w:val="99"/>
    <w:semiHidden/>
    <w:unhideWhenUsed/>
    <w:rsid w:val="00A72F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2FFE"/>
    <w:rPr>
      <w:rFonts w:ascii="Segoe UI" w:eastAsia="Times New Roman" w:hAnsi="Segoe UI" w:cs="Segoe UI"/>
      <w:sz w:val="18"/>
      <w:szCs w:val="18"/>
      <w:lang w:eastAsia="fr-FR"/>
    </w:rPr>
  </w:style>
  <w:style w:type="paragraph" w:styleId="Revision">
    <w:name w:val="Revision"/>
    <w:uiPriority w:val="99"/>
    <w:semiHidden/>
    <w:rsid w:val="00A72FFE"/>
    <w:pPr>
      <w:spacing w:after="0" w:line="240" w:lineRule="auto"/>
    </w:pPr>
    <w:rPr>
      <w:rFonts w:ascii="Times New Roman" w:eastAsia="Times New Roman" w:hAnsi="Times New Roman" w:cs="Times New Roman"/>
      <w:sz w:val="24"/>
      <w:szCs w:val="24"/>
      <w:lang w:eastAsia="fr-FR"/>
    </w:rPr>
  </w:style>
  <w:style w:type="character" w:customStyle="1" w:styleId="ListParagraphChar">
    <w:name w:val="List Paragraph Char"/>
    <w:aliases w:val="Titre1 Char"/>
    <w:basedOn w:val="DefaultParagraphFont"/>
    <w:link w:val="ListParagraph"/>
    <w:uiPriority w:val="34"/>
    <w:locked/>
    <w:rsid w:val="00A72FFE"/>
    <w:rPr>
      <w:rFonts w:ascii="Times New Roman" w:eastAsia="Times New Roman" w:hAnsi="Times New Roman" w:cs="Times New Roman"/>
      <w:sz w:val="24"/>
      <w:szCs w:val="24"/>
      <w:lang w:eastAsia="fr-FR"/>
    </w:rPr>
  </w:style>
  <w:style w:type="paragraph" w:styleId="ListParagraph">
    <w:name w:val="List Paragraph"/>
    <w:aliases w:val="Titre1"/>
    <w:basedOn w:val="Normal"/>
    <w:link w:val="ListParagraphChar"/>
    <w:uiPriority w:val="34"/>
    <w:qFormat/>
    <w:rsid w:val="00A72FFE"/>
    <w:pPr>
      <w:ind w:left="720"/>
      <w:contextualSpacing/>
    </w:pPr>
  </w:style>
  <w:style w:type="paragraph" w:customStyle="1" w:styleId="Default">
    <w:name w:val="Default"/>
    <w:rsid w:val="00A72FF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linea">
    <w:name w:val="alinea"/>
    <w:basedOn w:val="Normal"/>
    <w:uiPriority w:val="99"/>
    <w:rsid w:val="00A72FFE"/>
    <w:pPr>
      <w:spacing w:before="100" w:beforeAutospacing="1" w:after="100" w:afterAutospacing="1"/>
    </w:pPr>
  </w:style>
  <w:style w:type="paragraph" w:customStyle="1" w:styleId="notranslate">
    <w:name w:val="notranslate"/>
    <w:basedOn w:val="Normal"/>
    <w:uiPriority w:val="99"/>
    <w:rsid w:val="00A72FFE"/>
    <w:pPr>
      <w:spacing w:before="100" w:beforeAutospacing="1" w:after="100" w:afterAutospacing="1"/>
    </w:pPr>
  </w:style>
  <w:style w:type="character" w:styleId="FootnoteReference">
    <w:name w:val="footnote reference"/>
    <w:basedOn w:val="DefaultParagraphFont"/>
    <w:uiPriority w:val="99"/>
    <w:semiHidden/>
    <w:unhideWhenUsed/>
    <w:rsid w:val="00A72FFE"/>
    <w:rPr>
      <w:vertAlign w:val="superscript"/>
    </w:rPr>
  </w:style>
  <w:style w:type="character" w:styleId="CommentReference">
    <w:name w:val="annotation reference"/>
    <w:basedOn w:val="DefaultParagraphFont"/>
    <w:uiPriority w:val="99"/>
    <w:semiHidden/>
    <w:unhideWhenUsed/>
    <w:rsid w:val="00A72FFE"/>
    <w:rPr>
      <w:sz w:val="16"/>
      <w:szCs w:val="16"/>
    </w:rPr>
  </w:style>
  <w:style w:type="character" w:customStyle="1" w:styleId="apple-converted-space">
    <w:name w:val="apple-converted-space"/>
    <w:basedOn w:val="DefaultParagraphFont"/>
    <w:rsid w:val="00A72FFE"/>
  </w:style>
  <w:style w:type="character" w:customStyle="1" w:styleId="apple-style-span">
    <w:name w:val="apple-style-span"/>
    <w:basedOn w:val="DefaultParagraphFont"/>
    <w:rsid w:val="00A72FFE"/>
  </w:style>
  <w:style w:type="table" w:styleId="TableGrid">
    <w:name w:val="Table Grid"/>
    <w:basedOn w:val="TableNormal"/>
    <w:uiPriority w:val="39"/>
    <w:rsid w:val="00A72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1">
    <w:name w:val="Tableau Grille 6 Couleur1"/>
    <w:basedOn w:val="TableNormal"/>
    <w:uiPriority w:val="51"/>
    <w:rsid w:val="00A72FF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simple21">
    <w:name w:val="Tableau simple 21"/>
    <w:basedOn w:val="TableNormal"/>
    <w:uiPriority w:val="42"/>
    <w:rsid w:val="00C067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uiPriority w:val="9"/>
    <w:rsid w:val="00EC73BC"/>
    <w:rPr>
      <w:rFonts w:asciiTheme="majorHAnsi" w:eastAsiaTheme="majorEastAsia" w:hAnsiTheme="majorHAnsi" w:cstheme="majorBidi"/>
      <w:color w:val="2E74B5" w:themeColor="accent1" w:themeShade="BF"/>
      <w:sz w:val="24"/>
      <w:szCs w:val="24"/>
      <w:lang w:eastAsia="fr-FR"/>
    </w:rPr>
  </w:style>
  <w:style w:type="paragraph" w:styleId="TOCHeading">
    <w:name w:val="TOC Heading"/>
    <w:basedOn w:val="Heading1"/>
    <w:next w:val="Normal"/>
    <w:uiPriority w:val="39"/>
    <w:unhideWhenUsed/>
    <w:qFormat/>
    <w:rsid w:val="00A0191A"/>
    <w:pPr>
      <w:spacing w:line="259" w:lineRule="auto"/>
      <w:outlineLvl w:val="9"/>
    </w:pPr>
  </w:style>
  <w:style w:type="table" w:customStyle="1" w:styleId="TableGrid0">
    <w:name w:val="TableGrid"/>
    <w:rsid w:val="007D34B2"/>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Grilledetableauclaire1">
    <w:name w:val="Grille de tableau claire1"/>
    <w:basedOn w:val="TableNormal"/>
    <w:uiPriority w:val="40"/>
    <w:rsid w:val="007D34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2">
    <w:name w:val="Tableau simple 22"/>
    <w:basedOn w:val="TableNormal"/>
    <w:uiPriority w:val="42"/>
    <w:rsid w:val="00BE06B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ageNumber">
    <w:name w:val="page number"/>
    <w:basedOn w:val="DefaultParagraphFont"/>
    <w:uiPriority w:val="99"/>
    <w:unhideWhenUsed/>
    <w:rsid w:val="00C157CC"/>
  </w:style>
  <w:style w:type="paragraph" w:customStyle="1" w:styleId="xl66">
    <w:name w:val="xl66"/>
    <w:basedOn w:val="Normal"/>
    <w:rsid w:val="00A4695A"/>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notes">
    <w:name w:val="notes"/>
    <w:basedOn w:val="Normal"/>
    <w:rsid w:val="00F56622"/>
    <w:pPr>
      <w:spacing w:before="100" w:beforeAutospacing="1" w:after="100" w:afterAutospacing="1"/>
    </w:pPr>
  </w:style>
  <w:style w:type="paragraph" w:styleId="Caption">
    <w:name w:val="caption"/>
    <w:basedOn w:val="Normal"/>
    <w:next w:val="Normal"/>
    <w:uiPriority w:val="35"/>
    <w:unhideWhenUsed/>
    <w:qFormat/>
    <w:rsid w:val="00B441AE"/>
    <w:pPr>
      <w:spacing w:after="200"/>
    </w:pPr>
    <w:rPr>
      <w:i/>
      <w:iCs/>
      <w:color w:val="44546A" w:themeColor="text2"/>
      <w:sz w:val="18"/>
      <w:szCs w:val="18"/>
    </w:rPr>
  </w:style>
  <w:style w:type="paragraph" w:styleId="TableofFigures">
    <w:name w:val="table of figures"/>
    <w:basedOn w:val="Normal"/>
    <w:next w:val="Normal"/>
    <w:uiPriority w:val="99"/>
    <w:unhideWhenUsed/>
    <w:rsid w:val="00B441AE"/>
    <w:pPr>
      <w:ind w:left="480" w:hanging="480"/>
    </w:pPr>
    <w:rPr>
      <w:rFonts w:asciiTheme="minorHAnsi" w:hAnsiTheme="minorHAnsi" w:cstheme="minorHAnsi"/>
      <w:smallCaps/>
      <w:sz w:val="20"/>
      <w:szCs w:val="20"/>
    </w:rPr>
  </w:style>
  <w:style w:type="paragraph" w:customStyle="1" w:styleId="Style1tableau">
    <w:name w:val="Style1tableau"/>
    <w:basedOn w:val="Normal"/>
    <w:link w:val="Style1tableauCar"/>
    <w:qFormat/>
    <w:rsid w:val="00DC342B"/>
    <w:pPr>
      <w:tabs>
        <w:tab w:val="left" w:pos="1066"/>
      </w:tabs>
      <w:spacing w:line="360" w:lineRule="auto"/>
      <w:jc w:val="both"/>
    </w:pPr>
    <w:rPr>
      <w:b/>
      <w:bCs/>
      <w:i/>
      <w:iCs/>
      <w:noProof/>
      <w:color w:val="44546A" w:themeColor="text2"/>
      <w:sz w:val="22"/>
      <w:szCs w:val="18"/>
    </w:rPr>
  </w:style>
  <w:style w:type="paragraph" w:customStyle="1" w:styleId="Style1graphiq">
    <w:name w:val="Style1 graphiq"/>
    <w:basedOn w:val="Style1tableau"/>
    <w:link w:val="Style1graphiqCar"/>
    <w:autoRedefine/>
    <w:qFormat/>
    <w:rsid w:val="00DC342B"/>
    <w:rPr>
      <w:rFonts w:ascii="Corbel" w:hAnsi="Corbel"/>
    </w:rPr>
  </w:style>
  <w:style w:type="character" w:customStyle="1" w:styleId="Style1tableauCar">
    <w:name w:val="Style1tableau Car"/>
    <w:basedOn w:val="DefaultParagraphFont"/>
    <w:link w:val="Style1tableau"/>
    <w:rsid w:val="00DC342B"/>
    <w:rPr>
      <w:rFonts w:ascii="Times New Roman" w:eastAsia="Times New Roman" w:hAnsi="Times New Roman" w:cs="Times New Roman"/>
      <w:b/>
      <w:bCs/>
      <w:i/>
      <w:iCs/>
      <w:noProof/>
      <w:color w:val="44546A" w:themeColor="text2"/>
      <w:szCs w:val="18"/>
      <w:lang w:eastAsia="fr-FR"/>
    </w:rPr>
  </w:style>
  <w:style w:type="character" w:customStyle="1" w:styleId="Style1graphiqCar">
    <w:name w:val="Style1 graphiq Car"/>
    <w:basedOn w:val="Style1tableauCar"/>
    <w:link w:val="Style1graphiq"/>
    <w:rsid w:val="00DC342B"/>
    <w:rPr>
      <w:rFonts w:ascii="Corbel" w:eastAsia="Times New Roman" w:hAnsi="Corbel" w:cs="Times New Roman"/>
      <w:b/>
      <w:bCs/>
      <w:i/>
      <w:iCs/>
      <w:noProof/>
      <w:color w:val="44546A" w:themeColor="text2"/>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623033">
      <w:bodyDiv w:val="1"/>
      <w:marLeft w:val="0"/>
      <w:marRight w:val="0"/>
      <w:marTop w:val="0"/>
      <w:marBottom w:val="0"/>
      <w:divBdr>
        <w:top w:val="none" w:sz="0" w:space="0" w:color="auto"/>
        <w:left w:val="none" w:sz="0" w:space="0" w:color="auto"/>
        <w:bottom w:val="none" w:sz="0" w:space="0" w:color="auto"/>
        <w:right w:val="none" w:sz="0" w:space="0" w:color="auto"/>
      </w:divBdr>
    </w:div>
    <w:div w:id="353650197">
      <w:bodyDiv w:val="1"/>
      <w:marLeft w:val="0"/>
      <w:marRight w:val="0"/>
      <w:marTop w:val="0"/>
      <w:marBottom w:val="0"/>
      <w:divBdr>
        <w:top w:val="none" w:sz="0" w:space="0" w:color="auto"/>
        <w:left w:val="none" w:sz="0" w:space="0" w:color="auto"/>
        <w:bottom w:val="none" w:sz="0" w:space="0" w:color="auto"/>
        <w:right w:val="none" w:sz="0" w:space="0" w:color="auto"/>
      </w:divBdr>
    </w:div>
    <w:div w:id="404961155">
      <w:bodyDiv w:val="1"/>
      <w:marLeft w:val="0"/>
      <w:marRight w:val="0"/>
      <w:marTop w:val="0"/>
      <w:marBottom w:val="0"/>
      <w:divBdr>
        <w:top w:val="none" w:sz="0" w:space="0" w:color="auto"/>
        <w:left w:val="none" w:sz="0" w:space="0" w:color="auto"/>
        <w:bottom w:val="none" w:sz="0" w:space="0" w:color="auto"/>
        <w:right w:val="none" w:sz="0" w:space="0" w:color="auto"/>
      </w:divBdr>
    </w:div>
    <w:div w:id="462308630">
      <w:bodyDiv w:val="1"/>
      <w:marLeft w:val="0"/>
      <w:marRight w:val="0"/>
      <w:marTop w:val="0"/>
      <w:marBottom w:val="0"/>
      <w:divBdr>
        <w:top w:val="none" w:sz="0" w:space="0" w:color="auto"/>
        <w:left w:val="none" w:sz="0" w:space="0" w:color="auto"/>
        <w:bottom w:val="none" w:sz="0" w:space="0" w:color="auto"/>
        <w:right w:val="none" w:sz="0" w:space="0" w:color="auto"/>
      </w:divBdr>
      <w:divsChild>
        <w:div w:id="596988110">
          <w:marLeft w:val="0"/>
          <w:marRight w:val="0"/>
          <w:marTop w:val="0"/>
          <w:marBottom w:val="0"/>
          <w:divBdr>
            <w:top w:val="none" w:sz="0" w:space="0" w:color="auto"/>
            <w:left w:val="none" w:sz="0" w:space="0" w:color="auto"/>
            <w:bottom w:val="none" w:sz="0" w:space="0" w:color="auto"/>
            <w:right w:val="none" w:sz="0" w:space="0" w:color="auto"/>
          </w:divBdr>
          <w:divsChild>
            <w:div w:id="1316758064">
              <w:marLeft w:val="0"/>
              <w:marRight w:val="0"/>
              <w:marTop w:val="0"/>
              <w:marBottom w:val="0"/>
              <w:divBdr>
                <w:top w:val="none" w:sz="0" w:space="0" w:color="auto"/>
                <w:left w:val="none" w:sz="0" w:space="0" w:color="auto"/>
                <w:bottom w:val="none" w:sz="0" w:space="0" w:color="auto"/>
                <w:right w:val="none" w:sz="0" w:space="0" w:color="auto"/>
              </w:divBdr>
              <w:divsChild>
                <w:div w:id="694774797">
                  <w:marLeft w:val="0"/>
                  <w:marRight w:val="0"/>
                  <w:marTop w:val="300"/>
                  <w:marBottom w:val="300"/>
                  <w:divBdr>
                    <w:top w:val="none" w:sz="0" w:space="0" w:color="auto"/>
                    <w:left w:val="none" w:sz="0" w:space="0" w:color="auto"/>
                    <w:bottom w:val="none" w:sz="0" w:space="0" w:color="auto"/>
                    <w:right w:val="none" w:sz="0" w:space="0" w:color="auto"/>
                  </w:divBdr>
                  <w:divsChild>
                    <w:div w:id="1691907755">
                      <w:marLeft w:val="0"/>
                      <w:marRight w:val="0"/>
                      <w:marTop w:val="0"/>
                      <w:marBottom w:val="0"/>
                      <w:divBdr>
                        <w:top w:val="none" w:sz="0" w:space="0" w:color="auto"/>
                        <w:left w:val="none" w:sz="0" w:space="0" w:color="auto"/>
                        <w:bottom w:val="none" w:sz="0" w:space="0" w:color="auto"/>
                        <w:right w:val="none" w:sz="0" w:space="0" w:color="auto"/>
                      </w:divBdr>
                      <w:divsChild>
                        <w:div w:id="947397066">
                          <w:marLeft w:val="0"/>
                          <w:marRight w:val="-5100"/>
                          <w:marTop w:val="0"/>
                          <w:marBottom w:val="0"/>
                          <w:divBdr>
                            <w:top w:val="none" w:sz="0" w:space="0" w:color="auto"/>
                            <w:left w:val="none" w:sz="0" w:space="0" w:color="auto"/>
                            <w:bottom w:val="none" w:sz="0" w:space="0" w:color="auto"/>
                            <w:right w:val="none" w:sz="0" w:space="0" w:color="auto"/>
                          </w:divBdr>
                          <w:divsChild>
                            <w:div w:id="1319771316">
                              <w:marLeft w:val="0"/>
                              <w:marRight w:val="5100"/>
                              <w:marTop w:val="0"/>
                              <w:marBottom w:val="0"/>
                              <w:divBdr>
                                <w:top w:val="none" w:sz="0" w:space="0" w:color="auto"/>
                                <w:left w:val="none" w:sz="0" w:space="0" w:color="auto"/>
                                <w:bottom w:val="none" w:sz="0" w:space="0" w:color="auto"/>
                                <w:right w:val="none" w:sz="0" w:space="0" w:color="auto"/>
                              </w:divBdr>
                              <w:divsChild>
                                <w:div w:id="324363763">
                                  <w:marLeft w:val="0"/>
                                  <w:marRight w:val="0"/>
                                  <w:marTop w:val="0"/>
                                  <w:marBottom w:val="0"/>
                                  <w:divBdr>
                                    <w:top w:val="none" w:sz="0" w:space="0" w:color="auto"/>
                                    <w:left w:val="none" w:sz="0" w:space="0" w:color="auto"/>
                                    <w:bottom w:val="none" w:sz="0" w:space="0" w:color="auto"/>
                                    <w:right w:val="single" w:sz="48" w:space="0" w:color="auto"/>
                                  </w:divBdr>
                                  <w:divsChild>
                                    <w:div w:id="7071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454501">
      <w:bodyDiv w:val="1"/>
      <w:marLeft w:val="0"/>
      <w:marRight w:val="0"/>
      <w:marTop w:val="0"/>
      <w:marBottom w:val="0"/>
      <w:divBdr>
        <w:top w:val="none" w:sz="0" w:space="0" w:color="auto"/>
        <w:left w:val="none" w:sz="0" w:space="0" w:color="auto"/>
        <w:bottom w:val="none" w:sz="0" w:space="0" w:color="auto"/>
        <w:right w:val="none" w:sz="0" w:space="0" w:color="auto"/>
      </w:divBdr>
    </w:div>
    <w:div w:id="522402604">
      <w:bodyDiv w:val="1"/>
      <w:marLeft w:val="0"/>
      <w:marRight w:val="0"/>
      <w:marTop w:val="0"/>
      <w:marBottom w:val="0"/>
      <w:divBdr>
        <w:top w:val="none" w:sz="0" w:space="0" w:color="auto"/>
        <w:left w:val="none" w:sz="0" w:space="0" w:color="auto"/>
        <w:bottom w:val="none" w:sz="0" w:space="0" w:color="auto"/>
        <w:right w:val="none" w:sz="0" w:space="0" w:color="auto"/>
      </w:divBdr>
    </w:div>
    <w:div w:id="550196765">
      <w:bodyDiv w:val="1"/>
      <w:marLeft w:val="0"/>
      <w:marRight w:val="0"/>
      <w:marTop w:val="0"/>
      <w:marBottom w:val="0"/>
      <w:divBdr>
        <w:top w:val="none" w:sz="0" w:space="0" w:color="auto"/>
        <w:left w:val="none" w:sz="0" w:space="0" w:color="auto"/>
        <w:bottom w:val="none" w:sz="0" w:space="0" w:color="auto"/>
        <w:right w:val="none" w:sz="0" w:space="0" w:color="auto"/>
      </w:divBdr>
    </w:div>
    <w:div w:id="621619118">
      <w:bodyDiv w:val="1"/>
      <w:marLeft w:val="0"/>
      <w:marRight w:val="0"/>
      <w:marTop w:val="0"/>
      <w:marBottom w:val="0"/>
      <w:divBdr>
        <w:top w:val="none" w:sz="0" w:space="0" w:color="auto"/>
        <w:left w:val="none" w:sz="0" w:space="0" w:color="auto"/>
        <w:bottom w:val="none" w:sz="0" w:space="0" w:color="auto"/>
        <w:right w:val="none" w:sz="0" w:space="0" w:color="auto"/>
      </w:divBdr>
    </w:div>
    <w:div w:id="714622006">
      <w:bodyDiv w:val="1"/>
      <w:marLeft w:val="0"/>
      <w:marRight w:val="0"/>
      <w:marTop w:val="0"/>
      <w:marBottom w:val="0"/>
      <w:divBdr>
        <w:top w:val="none" w:sz="0" w:space="0" w:color="auto"/>
        <w:left w:val="none" w:sz="0" w:space="0" w:color="auto"/>
        <w:bottom w:val="none" w:sz="0" w:space="0" w:color="auto"/>
        <w:right w:val="none" w:sz="0" w:space="0" w:color="auto"/>
      </w:divBdr>
    </w:div>
    <w:div w:id="757098281">
      <w:bodyDiv w:val="1"/>
      <w:marLeft w:val="0"/>
      <w:marRight w:val="0"/>
      <w:marTop w:val="0"/>
      <w:marBottom w:val="0"/>
      <w:divBdr>
        <w:top w:val="none" w:sz="0" w:space="0" w:color="auto"/>
        <w:left w:val="none" w:sz="0" w:space="0" w:color="auto"/>
        <w:bottom w:val="none" w:sz="0" w:space="0" w:color="auto"/>
        <w:right w:val="none" w:sz="0" w:space="0" w:color="auto"/>
      </w:divBdr>
    </w:div>
    <w:div w:id="843596772">
      <w:bodyDiv w:val="1"/>
      <w:marLeft w:val="0"/>
      <w:marRight w:val="0"/>
      <w:marTop w:val="0"/>
      <w:marBottom w:val="0"/>
      <w:divBdr>
        <w:top w:val="none" w:sz="0" w:space="0" w:color="auto"/>
        <w:left w:val="none" w:sz="0" w:space="0" w:color="auto"/>
        <w:bottom w:val="none" w:sz="0" w:space="0" w:color="auto"/>
        <w:right w:val="none" w:sz="0" w:space="0" w:color="auto"/>
      </w:divBdr>
    </w:div>
    <w:div w:id="855383731">
      <w:bodyDiv w:val="1"/>
      <w:marLeft w:val="0"/>
      <w:marRight w:val="0"/>
      <w:marTop w:val="0"/>
      <w:marBottom w:val="0"/>
      <w:divBdr>
        <w:top w:val="none" w:sz="0" w:space="0" w:color="auto"/>
        <w:left w:val="none" w:sz="0" w:space="0" w:color="auto"/>
        <w:bottom w:val="none" w:sz="0" w:space="0" w:color="auto"/>
        <w:right w:val="none" w:sz="0" w:space="0" w:color="auto"/>
      </w:divBdr>
    </w:div>
    <w:div w:id="877814151">
      <w:bodyDiv w:val="1"/>
      <w:marLeft w:val="0"/>
      <w:marRight w:val="0"/>
      <w:marTop w:val="0"/>
      <w:marBottom w:val="0"/>
      <w:divBdr>
        <w:top w:val="none" w:sz="0" w:space="0" w:color="auto"/>
        <w:left w:val="none" w:sz="0" w:space="0" w:color="auto"/>
        <w:bottom w:val="none" w:sz="0" w:space="0" w:color="auto"/>
        <w:right w:val="none" w:sz="0" w:space="0" w:color="auto"/>
      </w:divBdr>
    </w:div>
    <w:div w:id="1082726413">
      <w:bodyDiv w:val="1"/>
      <w:marLeft w:val="0"/>
      <w:marRight w:val="0"/>
      <w:marTop w:val="0"/>
      <w:marBottom w:val="0"/>
      <w:divBdr>
        <w:top w:val="none" w:sz="0" w:space="0" w:color="auto"/>
        <w:left w:val="none" w:sz="0" w:space="0" w:color="auto"/>
        <w:bottom w:val="none" w:sz="0" w:space="0" w:color="auto"/>
        <w:right w:val="none" w:sz="0" w:space="0" w:color="auto"/>
      </w:divBdr>
    </w:div>
    <w:div w:id="1139880264">
      <w:bodyDiv w:val="1"/>
      <w:marLeft w:val="0"/>
      <w:marRight w:val="0"/>
      <w:marTop w:val="0"/>
      <w:marBottom w:val="0"/>
      <w:divBdr>
        <w:top w:val="none" w:sz="0" w:space="0" w:color="auto"/>
        <w:left w:val="none" w:sz="0" w:space="0" w:color="auto"/>
        <w:bottom w:val="none" w:sz="0" w:space="0" w:color="auto"/>
        <w:right w:val="none" w:sz="0" w:space="0" w:color="auto"/>
      </w:divBdr>
    </w:div>
    <w:div w:id="1149514693">
      <w:bodyDiv w:val="1"/>
      <w:marLeft w:val="0"/>
      <w:marRight w:val="0"/>
      <w:marTop w:val="0"/>
      <w:marBottom w:val="0"/>
      <w:divBdr>
        <w:top w:val="none" w:sz="0" w:space="0" w:color="auto"/>
        <w:left w:val="none" w:sz="0" w:space="0" w:color="auto"/>
        <w:bottom w:val="none" w:sz="0" w:space="0" w:color="auto"/>
        <w:right w:val="none" w:sz="0" w:space="0" w:color="auto"/>
      </w:divBdr>
    </w:div>
    <w:div w:id="1503428143">
      <w:bodyDiv w:val="1"/>
      <w:marLeft w:val="0"/>
      <w:marRight w:val="0"/>
      <w:marTop w:val="0"/>
      <w:marBottom w:val="0"/>
      <w:divBdr>
        <w:top w:val="none" w:sz="0" w:space="0" w:color="auto"/>
        <w:left w:val="none" w:sz="0" w:space="0" w:color="auto"/>
        <w:bottom w:val="none" w:sz="0" w:space="0" w:color="auto"/>
        <w:right w:val="none" w:sz="0" w:space="0" w:color="auto"/>
      </w:divBdr>
    </w:div>
    <w:div w:id="1668285815">
      <w:bodyDiv w:val="1"/>
      <w:marLeft w:val="0"/>
      <w:marRight w:val="0"/>
      <w:marTop w:val="0"/>
      <w:marBottom w:val="0"/>
      <w:divBdr>
        <w:top w:val="none" w:sz="0" w:space="0" w:color="auto"/>
        <w:left w:val="none" w:sz="0" w:space="0" w:color="auto"/>
        <w:bottom w:val="none" w:sz="0" w:space="0" w:color="auto"/>
        <w:right w:val="none" w:sz="0" w:space="0" w:color="auto"/>
      </w:divBdr>
    </w:div>
    <w:div w:id="1688562792">
      <w:bodyDiv w:val="1"/>
      <w:marLeft w:val="0"/>
      <w:marRight w:val="0"/>
      <w:marTop w:val="0"/>
      <w:marBottom w:val="0"/>
      <w:divBdr>
        <w:top w:val="none" w:sz="0" w:space="0" w:color="auto"/>
        <w:left w:val="none" w:sz="0" w:space="0" w:color="auto"/>
        <w:bottom w:val="none" w:sz="0" w:space="0" w:color="auto"/>
        <w:right w:val="none" w:sz="0" w:space="0" w:color="auto"/>
      </w:divBdr>
    </w:div>
    <w:div w:id="1710108460">
      <w:bodyDiv w:val="1"/>
      <w:marLeft w:val="0"/>
      <w:marRight w:val="0"/>
      <w:marTop w:val="0"/>
      <w:marBottom w:val="0"/>
      <w:divBdr>
        <w:top w:val="none" w:sz="0" w:space="0" w:color="auto"/>
        <w:left w:val="none" w:sz="0" w:space="0" w:color="auto"/>
        <w:bottom w:val="none" w:sz="0" w:space="0" w:color="auto"/>
        <w:right w:val="none" w:sz="0" w:space="0" w:color="auto"/>
      </w:divBdr>
    </w:div>
    <w:div w:id="1758359024">
      <w:bodyDiv w:val="1"/>
      <w:marLeft w:val="0"/>
      <w:marRight w:val="0"/>
      <w:marTop w:val="0"/>
      <w:marBottom w:val="0"/>
      <w:divBdr>
        <w:top w:val="none" w:sz="0" w:space="0" w:color="auto"/>
        <w:left w:val="none" w:sz="0" w:space="0" w:color="auto"/>
        <w:bottom w:val="none" w:sz="0" w:space="0" w:color="auto"/>
        <w:right w:val="none" w:sz="0" w:space="0" w:color="auto"/>
      </w:divBdr>
    </w:div>
    <w:div w:id="1772240094">
      <w:bodyDiv w:val="1"/>
      <w:marLeft w:val="0"/>
      <w:marRight w:val="0"/>
      <w:marTop w:val="0"/>
      <w:marBottom w:val="0"/>
      <w:divBdr>
        <w:top w:val="none" w:sz="0" w:space="0" w:color="auto"/>
        <w:left w:val="none" w:sz="0" w:space="0" w:color="auto"/>
        <w:bottom w:val="none" w:sz="0" w:space="0" w:color="auto"/>
        <w:right w:val="none" w:sz="0" w:space="0" w:color="auto"/>
      </w:divBdr>
    </w:div>
    <w:div w:id="1878270739">
      <w:bodyDiv w:val="1"/>
      <w:marLeft w:val="0"/>
      <w:marRight w:val="0"/>
      <w:marTop w:val="0"/>
      <w:marBottom w:val="0"/>
      <w:divBdr>
        <w:top w:val="none" w:sz="0" w:space="0" w:color="auto"/>
        <w:left w:val="none" w:sz="0" w:space="0" w:color="auto"/>
        <w:bottom w:val="none" w:sz="0" w:space="0" w:color="auto"/>
        <w:right w:val="none" w:sz="0" w:space="0" w:color="auto"/>
      </w:divBdr>
    </w:div>
    <w:div w:id="2073850920">
      <w:bodyDiv w:val="1"/>
      <w:marLeft w:val="0"/>
      <w:marRight w:val="0"/>
      <w:marTop w:val="0"/>
      <w:marBottom w:val="0"/>
      <w:divBdr>
        <w:top w:val="none" w:sz="0" w:space="0" w:color="auto"/>
        <w:left w:val="none" w:sz="0" w:space="0" w:color="auto"/>
        <w:bottom w:val="none" w:sz="0" w:space="0" w:color="auto"/>
        <w:right w:val="none" w:sz="0" w:space="0" w:color="auto"/>
      </w:divBdr>
    </w:div>
    <w:div w:id="2102217712">
      <w:bodyDiv w:val="1"/>
      <w:marLeft w:val="0"/>
      <w:marRight w:val="0"/>
      <w:marTop w:val="0"/>
      <w:marBottom w:val="0"/>
      <w:divBdr>
        <w:top w:val="none" w:sz="0" w:space="0" w:color="auto"/>
        <w:left w:val="none" w:sz="0" w:space="0" w:color="auto"/>
        <w:bottom w:val="none" w:sz="0" w:space="0" w:color="auto"/>
        <w:right w:val="none" w:sz="0" w:space="0" w:color="auto"/>
      </w:divBdr>
    </w:div>
    <w:div w:id="213267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chart" Target="charts/chart7.xml"/><Relationship Id="rId39" Type="http://schemas.openxmlformats.org/officeDocument/2006/relationships/chart" Target="charts/chart19.xml"/><Relationship Id="rId3" Type="http://schemas.openxmlformats.org/officeDocument/2006/relationships/styles" Target="styles.xml"/><Relationship Id="rId21" Type="http://schemas.openxmlformats.org/officeDocument/2006/relationships/chart" Target="charts/chart2.xml"/><Relationship Id="rId34" Type="http://schemas.openxmlformats.org/officeDocument/2006/relationships/image" Target="media/image4.png"/><Relationship Id="rId42" Type="http://schemas.openxmlformats.org/officeDocument/2006/relationships/image" Target="media/image9.png"/><Relationship Id="rId47" Type="http://schemas.microsoft.com/office/2016/09/relationships/commentsIds" Target="commentsIds.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chart" Target="charts/chart6.xml"/><Relationship Id="rId33" Type="http://schemas.openxmlformats.org/officeDocument/2006/relationships/chart" Target="charts/chart14.xml"/><Relationship Id="rId38" Type="http://schemas.openxmlformats.org/officeDocument/2006/relationships/chart" Target="charts/chart18.xml"/><Relationship Id="rId46"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hart" Target="charts/chart1.xml"/><Relationship Id="rId29" Type="http://schemas.openxmlformats.org/officeDocument/2006/relationships/chart" Target="charts/chart10.xm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hart" Target="charts/chart5.xml"/><Relationship Id="rId32" Type="http://schemas.openxmlformats.org/officeDocument/2006/relationships/chart" Target="charts/chart13.xml"/><Relationship Id="rId37" Type="http://schemas.openxmlformats.org/officeDocument/2006/relationships/chart" Target="charts/chart17.xml"/><Relationship Id="rId40" Type="http://schemas.openxmlformats.org/officeDocument/2006/relationships/image" Target="media/image7.png"/><Relationship Id="rId45"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hart" Target="charts/chart4.xml"/><Relationship Id="rId28" Type="http://schemas.openxmlformats.org/officeDocument/2006/relationships/chart" Target="charts/chart9.xml"/><Relationship Id="rId36" Type="http://schemas.openxmlformats.org/officeDocument/2006/relationships/chart" Target="charts/chart16.xml"/><Relationship Id="rId49"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chart" Target="charts/chart12.xml"/><Relationship Id="rId44" Type="http://schemas.openxmlformats.org/officeDocument/2006/relationships/chart" Target="charts/chart2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hart" Target="charts/chart3.xml"/><Relationship Id="rId27" Type="http://schemas.openxmlformats.org/officeDocument/2006/relationships/chart" Target="charts/chart8.xml"/><Relationship Id="rId30" Type="http://schemas.openxmlformats.org/officeDocument/2006/relationships/chart" Target="charts/chart11.xml"/><Relationship Id="rId35" Type="http://schemas.openxmlformats.org/officeDocument/2006/relationships/chart" Target="charts/chart15.xml"/><Relationship Id="rId43" Type="http://schemas.openxmlformats.org/officeDocument/2006/relationships/chart" Target="charts/chart20.xml"/><Relationship Id="rId48" Type="http://schemas.openxmlformats.org/officeDocument/2006/relationships/chart" Target="charts/chart22.xml"/><Relationship Id="rId8" Type="http://schemas.openxmlformats.org/officeDocument/2006/relationships/image" Target="media/image1.jpeg"/><Relationship Id="rId51" Type="http://schemas.microsoft.com/office/2011/relationships/people" Target="peop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Tableaux.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SENOU\OMS\EMTRS_2018\apres%20validation%20protocole\synthese\premiers%20r&#233;sultats\bases%20cohortes\Au%20Dr%20Senou%20ce%20210718\base%20de%20donn&#233;es%20CohorteS_Diplom&#233;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SENOU\OMS\EMTRS_2018\apres%20validation%20protocole\synthese\premiers%20r&#233;sultats\bases%20cohortes\Au%20Dr%20Senou%20ce%20210718\base%20de%20donn&#233;es%20CohorteS_Diplom&#233;S.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SENOU\OMS\EMTRS_2018\apres%20validation%20protocole\synthese\premiers%20r&#233;sultats\bases%20cohortes\Au%20Dr%20Senou%20ce%20210718\base%20de%20donn&#233;es%20CohorteS_Diplom&#233;S.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KOSTECH\Desktop\MEMOIRES\senou_Post%20Sanni\Donn&#233;es%20collect&#233;es\Donn&#233;es%20RH%20EMT%20MS\2&#232;me%20vague%20donn&#233;es%20EMT\Postes%20ouvert%20&#224;%20recrutement.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KOSTECH\Desktop\MEMOIRES\senou_Post%20Sanni\deuxieme%20reccueil%20de%20donnees_final\Bases%20SPSS\autres%20compl&#233;men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829071215040719E-2"/>
          <c:y val="7.5284806197003465E-2"/>
          <c:w val="0.90201584318576489"/>
          <c:h val="0.72264958838274007"/>
        </c:manualLayout>
      </c:layout>
      <c:barChart>
        <c:barDir val="col"/>
        <c:grouping val="clustered"/>
        <c:varyColors val="0"/>
        <c:ser>
          <c:idx val="0"/>
          <c:order val="0"/>
          <c:tx>
            <c:strRef>
              <c:f>Feuil2!$B$4</c:f>
              <c:strCache>
                <c:ptCount val="1"/>
                <c:pt idx="0">
                  <c:v>Baccalauréat littéraire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numRef>
              <c:f>Feuil2!$C$3:$G$3</c:f>
              <c:numCache>
                <c:formatCode>General</c:formatCode>
                <c:ptCount val="5"/>
                <c:pt idx="0">
                  <c:v>2012</c:v>
                </c:pt>
                <c:pt idx="1">
                  <c:v>2013</c:v>
                </c:pt>
                <c:pt idx="2">
                  <c:v>2014</c:v>
                </c:pt>
                <c:pt idx="3">
                  <c:v>2015</c:v>
                </c:pt>
                <c:pt idx="4">
                  <c:v>2016</c:v>
                </c:pt>
              </c:numCache>
            </c:numRef>
          </c:cat>
          <c:val>
            <c:numRef>
              <c:f>Feuil2!$C$4:$G$4</c:f>
              <c:numCache>
                <c:formatCode>General</c:formatCode>
                <c:ptCount val="5"/>
                <c:pt idx="0">
                  <c:v>9186</c:v>
                </c:pt>
                <c:pt idx="1">
                  <c:v>16291</c:v>
                </c:pt>
                <c:pt idx="2">
                  <c:v>11173</c:v>
                </c:pt>
                <c:pt idx="3">
                  <c:v>15850</c:v>
                </c:pt>
                <c:pt idx="4">
                  <c:v>17942</c:v>
                </c:pt>
              </c:numCache>
            </c:numRef>
          </c:val>
          <c:extLst>
            <c:ext xmlns:c16="http://schemas.microsoft.com/office/drawing/2014/chart" uri="{C3380CC4-5D6E-409C-BE32-E72D297353CC}">
              <c16:uniqueId val="{00000000-5DA4-413C-9FF9-2ACBADBC115A}"/>
            </c:ext>
          </c:extLst>
        </c:ser>
        <c:ser>
          <c:idx val="1"/>
          <c:order val="1"/>
          <c:tx>
            <c:strRef>
              <c:f>Feuil2!$B$5</c:f>
              <c:strCache>
                <c:ptCount val="1"/>
                <c:pt idx="0">
                  <c:v>Baccalauréat Scientifique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cat>
            <c:numRef>
              <c:f>Feuil2!$C$3:$G$3</c:f>
              <c:numCache>
                <c:formatCode>General</c:formatCode>
                <c:ptCount val="5"/>
                <c:pt idx="0">
                  <c:v>2012</c:v>
                </c:pt>
                <c:pt idx="1">
                  <c:v>2013</c:v>
                </c:pt>
                <c:pt idx="2">
                  <c:v>2014</c:v>
                </c:pt>
                <c:pt idx="3">
                  <c:v>2015</c:v>
                </c:pt>
                <c:pt idx="4">
                  <c:v>2016</c:v>
                </c:pt>
              </c:numCache>
            </c:numRef>
          </c:cat>
          <c:val>
            <c:numRef>
              <c:f>Feuil2!$C$5:$G$5</c:f>
              <c:numCache>
                <c:formatCode>General</c:formatCode>
                <c:ptCount val="5"/>
                <c:pt idx="0">
                  <c:v>20839</c:v>
                </c:pt>
                <c:pt idx="1">
                  <c:v>10958</c:v>
                </c:pt>
                <c:pt idx="2">
                  <c:v>10179</c:v>
                </c:pt>
                <c:pt idx="3">
                  <c:v>19495</c:v>
                </c:pt>
                <c:pt idx="4">
                  <c:v>13019</c:v>
                </c:pt>
              </c:numCache>
            </c:numRef>
          </c:val>
          <c:extLst>
            <c:ext xmlns:c16="http://schemas.microsoft.com/office/drawing/2014/chart" uri="{C3380CC4-5D6E-409C-BE32-E72D297353CC}">
              <c16:uniqueId val="{00000001-5DA4-413C-9FF9-2ACBADBC115A}"/>
            </c:ext>
          </c:extLst>
        </c:ser>
        <c:ser>
          <c:idx val="2"/>
          <c:order val="2"/>
          <c:tx>
            <c:strRef>
              <c:f>Feuil2!$B$6</c:f>
              <c:strCache>
                <c:ptCount val="1"/>
                <c:pt idx="0">
                  <c:v>Baccaluréat technique</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cat>
            <c:numRef>
              <c:f>Feuil2!$C$3:$G$3</c:f>
              <c:numCache>
                <c:formatCode>General</c:formatCode>
                <c:ptCount val="5"/>
                <c:pt idx="0">
                  <c:v>2012</c:v>
                </c:pt>
                <c:pt idx="1">
                  <c:v>2013</c:v>
                </c:pt>
                <c:pt idx="2">
                  <c:v>2014</c:v>
                </c:pt>
                <c:pt idx="3">
                  <c:v>2015</c:v>
                </c:pt>
                <c:pt idx="4">
                  <c:v>2016</c:v>
                </c:pt>
              </c:numCache>
            </c:numRef>
          </c:cat>
          <c:val>
            <c:numRef>
              <c:f>Feuil2!$C$6:$G$6</c:f>
              <c:numCache>
                <c:formatCode>General</c:formatCode>
                <c:ptCount val="5"/>
                <c:pt idx="0">
                  <c:v>4677</c:v>
                </c:pt>
                <c:pt idx="1">
                  <c:v>5133</c:v>
                </c:pt>
                <c:pt idx="2">
                  <c:v>4026</c:v>
                </c:pt>
                <c:pt idx="3">
                  <c:v>3583</c:v>
                </c:pt>
                <c:pt idx="4">
                  <c:v>2658</c:v>
                </c:pt>
              </c:numCache>
            </c:numRef>
          </c:val>
          <c:extLst>
            <c:ext xmlns:c16="http://schemas.microsoft.com/office/drawing/2014/chart" uri="{C3380CC4-5D6E-409C-BE32-E72D297353CC}">
              <c16:uniqueId val="{00000002-5DA4-413C-9FF9-2ACBADBC115A}"/>
            </c:ext>
          </c:extLst>
        </c:ser>
        <c:ser>
          <c:idx val="3"/>
          <c:order val="3"/>
          <c:tx>
            <c:strRef>
              <c:f>Feuil2!$B$7</c:f>
              <c:strCache>
                <c:ptCount val="1"/>
                <c:pt idx="0">
                  <c:v>Total</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cat>
            <c:numRef>
              <c:f>Feuil2!$C$3:$G$3</c:f>
              <c:numCache>
                <c:formatCode>General</c:formatCode>
                <c:ptCount val="5"/>
                <c:pt idx="0">
                  <c:v>2012</c:v>
                </c:pt>
                <c:pt idx="1">
                  <c:v>2013</c:v>
                </c:pt>
                <c:pt idx="2">
                  <c:v>2014</c:v>
                </c:pt>
                <c:pt idx="3">
                  <c:v>2015</c:v>
                </c:pt>
                <c:pt idx="4">
                  <c:v>2016</c:v>
                </c:pt>
              </c:numCache>
            </c:numRef>
          </c:cat>
          <c:val>
            <c:numRef>
              <c:f>Feuil2!$C$7:$G$7</c:f>
              <c:numCache>
                <c:formatCode>General</c:formatCode>
                <c:ptCount val="5"/>
                <c:pt idx="0">
                  <c:v>34702</c:v>
                </c:pt>
                <c:pt idx="1">
                  <c:v>32382</c:v>
                </c:pt>
                <c:pt idx="2">
                  <c:v>25378</c:v>
                </c:pt>
                <c:pt idx="3">
                  <c:v>38928</c:v>
                </c:pt>
                <c:pt idx="4">
                  <c:v>33619</c:v>
                </c:pt>
              </c:numCache>
            </c:numRef>
          </c:val>
          <c:extLst>
            <c:ext xmlns:c16="http://schemas.microsoft.com/office/drawing/2014/chart" uri="{C3380CC4-5D6E-409C-BE32-E72D297353CC}">
              <c16:uniqueId val="{00000003-5DA4-413C-9FF9-2ACBADBC115A}"/>
            </c:ext>
          </c:extLst>
        </c:ser>
        <c:dLbls>
          <c:showLegendKey val="0"/>
          <c:showVal val="0"/>
          <c:showCatName val="0"/>
          <c:showSerName val="0"/>
          <c:showPercent val="0"/>
          <c:showBubbleSize val="0"/>
        </c:dLbls>
        <c:gapWidth val="100"/>
        <c:overlap val="-24"/>
        <c:axId val="321758160"/>
        <c:axId val="321755024"/>
      </c:barChart>
      <c:catAx>
        <c:axId val="321758160"/>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2"/>
                </a:solidFill>
                <a:latin typeface="+mn-lt"/>
                <a:ea typeface="+mn-ea"/>
                <a:cs typeface="+mn-cs"/>
              </a:defRPr>
            </a:pPr>
            <a:endParaRPr lang="en-US"/>
          </a:p>
        </c:txPr>
        <c:crossAx val="321755024"/>
        <c:crosses val="autoZero"/>
        <c:auto val="1"/>
        <c:lblAlgn val="ctr"/>
        <c:lblOffset val="100"/>
        <c:noMultiLvlLbl val="0"/>
      </c:catAx>
      <c:valAx>
        <c:axId val="32175502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21758160"/>
        <c:crosses val="autoZero"/>
        <c:crossBetween val="between"/>
      </c:valAx>
      <c:spPr>
        <a:noFill/>
        <a:ln>
          <a:noFill/>
        </a:ln>
        <a:effectLst/>
      </c:spPr>
    </c:plotArea>
    <c:legend>
      <c:legendPos val="b"/>
      <c:layout>
        <c:manualLayout>
          <c:xMode val="edge"/>
          <c:yMode val="edge"/>
          <c:x val="0.05"/>
          <c:y val="0.90691870469833658"/>
          <c:w val="0.9"/>
          <c:h val="7.9836262189080673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Feuil2!$I$4</c:f>
              <c:strCache>
                <c:ptCount val="1"/>
                <c:pt idx="0">
                  <c:v>Fille</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Feuil2!$J$3:$N$3</c:f>
              <c:numCache>
                <c:formatCode>General</c:formatCode>
                <c:ptCount val="5"/>
                <c:pt idx="0">
                  <c:v>2012</c:v>
                </c:pt>
                <c:pt idx="1">
                  <c:v>2013</c:v>
                </c:pt>
                <c:pt idx="2">
                  <c:v>2014</c:v>
                </c:pt>
                <c:pt idx="3">
                  <c:v>2015</c:v>
                </c:pt>
                <c:pt idx="4">
                  <c:v>2016</c:v>
                </c:pt>
              </c:numCache>
            </c:numRef>
          </c:cat>
          <c:val>
            <c:numRef>
              <c:f>Feuil2!$J$4:$N$4</c:f>
              <c:numCache>
                <c:formatCode>General</c:formatCode>
                <c:ptCount val="5"/>
                <c:pt idx="0">
                  <c:v>10506</c:v>
                </c:pt>
                <c:pt idx="1">
                  <c:v>11036</c:v>
                </c:pt>
                <c:pt idx="2">
                  <c:v>8426</c:v>
                </c:pt>
                <c:pt idx="3">
                  <c:v>12556</c:v>
                </c:pt>
                <c:pt idx="4">
                  <c:v>11559</c:v>
                </c:pt>
              </c:numCache>
            </c:numRef>
          </c:val>
          <c:extLst>
            <c:ext xmlns:c16="http://schemas.microsoft.com/office/drawing/2014/chart" uri="{C3380CC4-5D6E-409C-BE32-E72D297353CC}">
              <c16:uniqueId val="{00000000-754C-4D48-B566-70BACDAAC21F}"/>
            </c:ext>
          </c:extLst>
        </c:ser>
        <c:ser>
          <c:idx val="1"/>
          <c:order val="1"/>
          <c:tx>
            <c:strRef>
              <c:f>Feuil2!$I$5</c:f>
              <c:strCache>
                <c:ptCount val="1"/>
                <c:pt idx="0">
                  <c:v>Garçon</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Feuil2!$J$3:$N$3</c:f>
              <c:numCache>
                <c:formatCode>General</c:formatCode>
                <c:ptCount val="5"/>
                <c:pt idx="0">
                  <c:v>2012</c:v>
                </c:pt>
                <c:pt idx="1">
                  <c:v>2013</c:v>
                </c:pt>
                <c:pt idx="2">
                  <c:v>2014</c:v>
                </c:pt>
                <c:pt idx="3">
                  <c:v>2015</c:v>
                </c:pt>
                <c:pt idx="4">
                  <c:v>2016</c:v>
                </c:pt>
              </c:numCache>
            </c:numRef>
          </c:cat>
          <c:val>
            <c:numRef>
              <c:f>Feuil2!$J$5:$N$5</c:f>
              <c:numCache>
                <c:formatCode>General</c:formatCode>
                <c:ptCount val="5"/>
                <c:pt idx="0">
                  <c:v>24196</c:v>
                </c:pt>
                <c:pt idx="1">
                  <c:v>21346</c:v>
                </c:pt>
                <c:pt idx="2">
                  <c:v>16952</c:v>
                </c:pt>
                <c:pt idx="3">
                  <c:v>26372</c:v>
                </c:pt>
                <c:pt idx="4">
                  <c:v>22060</c:v>
                </c:pt>
              </c:numCache>
            </c:numRef>
          </c:val>
          <c:extLst>
            <c:ext xmlns:c16="http://schemas.microsoft.com/office/drawing/2014/chart" uri="{C3380CC4-5D6E-409C-BE32-E72D297353CC}">
              <c16:uniqueId val="{00000001-754C-4D48-B566-70BACDAAC21F}"/>
            </c:ext>
          </c:extLst>
        </c:ser>
        <c:ser>
          <c:idx val="2"/>
          <c:order val="2"/>
          <c:tx>
            <c:strRef>
              <c:f>Feuil2!$I$6</c:f>
              <c:strCache>
                <c:ptCount val="1"/>
                <c:pt idx="0">
                  <c:v>Total</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Feuil2!$J$3:$N$3</c:f>
              <c:numCache>
                <c:formatCode>General</c:formatCode>
                <c:ptCount val="5"/>
                <c:pt idx="0">
                  <c:v>2012</c:v>
                </c:pt>
                <c:pt idx="1">
                  <c:v>2013</c:v>
                </c:pt>
                <c:pt idx="2">
                  <c:v>2014</c:v>
                </c:pt>
                <c:pt idx="3">
                  <c:v>2015</c:v>
                </c:pt>
                <c:pt idx="4">
                  <c:v>2016</c:v>
                </c:pt>
              </c:numCache>
            </c:numRef>
          </c:cat>
          <c:val>
            <c:numRef>
              <c:f>Feuil2!$J$6:$N$6</c:f>
              <c:numCache>
                <c:formatCode>General</c:formatCode>
                <c:ptCount val="5"/>
                <c:pt idx="0">
                  <c:v>34702</c:v>
                </c:pt>
                <c:pt idx="1">
                  <c:v>32382</c:v>
                </c:pt>
                <c:pt idx="2">
                  <c:v>25378</c:v>
                </c:pt>
                <c:pt idx="3">
                  <c:v>38928</c:v>
                </c:pt>
                <c:pt idx="4">
                  <c:v>33619</c:v>
                </c:pt>
              </c:numCache>
            </c:numRef>
          </c:val>
          <c:extLst>
            <c:ext xmlns:c16="http://schemas.microsoft.com/office/drawing/2014/chart" uri="{C3380CC4-5D6E-409C-BE32-E72D297353CC}">
              <c16:uniqueId val="{00000002-754C-4D48-B566-70BACDAAC21F}"/>
            </c:ext>
          </c:extLst>
        </c:ser>
        <c:dLbls>
          <c:dLblPos val="outEnd"/>
          <c:showLegendKey val="0"/>
          <c:showVal val="1"/>
          <c:showCatName val="0"/>
          <c:showSerName val="0"/>
          <c:showPercent val="0"/>
          <c:showBubbleSize val="0"/>
        </c:dLbls>
        <c:gapWidth val="444"/>
        <c:overlap val="-90"/>
        <c:axId val="321757768"/>
        <c:axId val="321752672"/>
      </c:barChart>
      <c:catAx>
        <c:axId val="321757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cap="all" spc="120" normalizeH="0" baseline="0">
                <a:solidFill>
                  <a:schemeClr val="tx1">
                    <a:lumMod val="65000"/>
                    <a:lumOff val="35000"/>
                  </a:schemeClr>
                </a:solidFill>
                <a:latin typeface="+mn-lt"/>
                <a:ea typeface="+mn-ea"/>
                <a:cs typeface="+mn-cs"/>
              </a:defRPr>
            </a:pPr>
            <a:endParaRPr lang="en-US"/>
          </a:p>
        </c:txPr>
        <c:crossAx val="321752672"/>
        <c:crosses val="autoZero"/>
        <c:auto val="1"/>
        <c:lblAlgn val="ctr"/>
        <c:lblOffset val="100"/>
        <c:noMultiLvlLbl val="0"/>
      </c:catAx>
      <c:valAx>
        <c:axId val="321752672"/>
        <c:scaling>
          <c:orientation val="minMax"/>
        </c:scaling>
        <c:delete val="1"/>
        <c:axPos val="l"/>
        <c:numFmt formatCode="General" sourceLinked="1"/>
        <c:majorTickMark val="none"/>
        <c:minorTickMark val="none"/>
        <c:tickLblPos val="nextTo"/>
        <c:crossAx val="3217577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Feuil2!$C$25</c:f>
              <c:strCache>
                <c:ptCount val="1"/>
                <c:pt idx="0">
                  <c:v>2012</c:v>
                </c:pt>
              </c:strCache>
            </c:strRef>
          </c:tx>
          <c:spPr>
            <a:solidFill>
              <a:schemeClr val="accent1"/>
            </a:solidFill>
            <a:ln>
              <a:noFill/>
            </a:ln>
            <a:effectLst/>
          </c:spPr>
          <c:invertIfNegative val="0"/>
          <c:cat>
            <c:strRef>
              <c:f>Feuil2!$B$26:$B$31</c:f>
              <c:strCache>
                <c:ptCount val="6"/>
                <c:pt idx="0">
                  <c:v>Médecine</c:v>
                </c:pt>
                <c:pt idx="1">
                  <c:v>Infirmerie</c:v>
                </c:pt>
                <c:pt idx="2">
                  <c:v>Sage-femme</c:v>
                </c:pt>
                <c:pt idx="3">
                  <c:v>Analyse Biomédicale</c:v>
                </c:pt>
                <c:pt idx="4">
                  <c:v>Imagerie médicale</c:v>
                </c:pt>
                <c:pt idx="5">
                  <c:v>Aide-soignant</c:v>
                </c:pt>
              </c:strCache>
            </c:strRef>
          </c:cat>
          <c:val>
            <c:numRef>
              <c:f>Feuil2!$C$26:$C$31</c:f>
              <c:numCache>
                <c:formatCode>General</c:formatCode>
                <c:ptCount val="6"/>
                <c:pt idx="0">
                  <c:v>646</c:v>
                </c:pt>
                <c:pt idx="1">
                  <c:v>50</c:v>
                </c:pt>
                <c:pt idx="2">
                  <c:v>50</c:v>
                </c:pt>
                <c:pt idx="3">
                  <c:v>87</c:v>
                </c:pt>
                <c:pt idx="4">
                  <c:v>72</c:v>
                </c:pt>
                <c:pt idx="5">
                  <c:v>520</c:v>
                </c:pt>
              </c:numCache>
            </c:numRef>
          </c:val>
          <c:extLst>
            <c:ext xmlns:c16="http://schemas.microsoft.com/office/drawing/2014/chart" uri="{C3380CC4-5D6E-409C-BE32-E72D297353CC}">
              <c16:uniqueId val="{00000000-4F86-40EA-93A0-578ABD6AAAB6}"/>
            </c:ext>
          </c:extLst>
        </c:ser>
        <c:ser>
          <c:idx val="1"/>
          <c:order val="1"/>
          <c:tx>
            <c:strRef>
              <c:f>Feuil2!$D$25</c:f>
              <c:strCache>
                <c:ptCount val="1"/>
                <c:pt idx="0">
                  <c:v>2013</c:v>
                </c:pt>
              </c:strCache>
            </c:strRef>
          </c:tx>
          <c:spPr>
            <a:solidFill>
              <a:schemeClr val="accent2"/>
            </a:solidFill>
            <a:ln>
              <a:noFill/>
            </a:ln>
            <a:effectLst/>
          </c:spPr>
          <c:invertIfNegative val="0"/>
          <c:cat>
            <c:strRef>
              <c:f>Feuil2!$B$26:$B$31</c:f>
              <c:strCache>
                <c:ptCount val="6"/>
                <c:pt idx="0">
                  <c:v>Médecine</c:v>
                </c:pt>
                <c:pt idx="1">
                  <c:v>Infirmerie</c:v>
                </c:pt>
                <c:pt idx="2">
                  <c:v>Sage-femme</c:v>
                </c:pt>
                <c:pt idx="3">
                  <c:v>Analyse Biomédicale</c:v>
                </c:pt>
                <c:pt idx="4">
                  <c:v>Imagerie médicale</c:v>
                </c:pt>
                <c:pt idx="5">
                  <c:v>Aide-soignant</c:v>
                </c:pt>
              </c:strCache>
            </c:strRef>
          </c:cat>
          <c:val>
            <c:numRef>
              <c:f>Feuil2!$D$26:$D$31</c:f>
              <c:numCache>
                <c:formatCode>General</c:formatCode>
                <c:ptCount val="6"/>
                <c:pt idx="0">
                  <c:v>1029</c:v>
                </c:pt>
                <c:pt idx="1">
                  <c:v>50</c:v>
                </c:pt>
                <c:pt idx="2">
                  <c:v>49</c:v>
                </c:pt>
                <c:pt idx="3">
                  <c:v>146</c:v>
                </c:pt>
                <c:pt idx="4">
                  <c:v>87</c:v>
                </c:pt>
                <c:pt idx="5">
                  <c:v>741</c:v>
                </c:pt>
              </c:numCache>
            </c:numRef>
          </c:val>
          <c:extLst>
            <c:ext xmlns:c16="http://schemas.microsoft.com/office/drawing/2014/chart" uri="{C3380CC4-5D6E-409C-BE32-E72D297353CC}">
              <c16:uniqueId val="{00000001-4F86-40EA-93A0-578ABD6AAAB6}"/>
            </c:ext>
          </c:extLst>
        </c:ser>
        <c:ser>
          <c:idx val="2"/>
          <c:order val="2"/>
          <c:tx>
            <c:strRef>
              <c:f>Feuil2!$E$25</c:f>
              <c:strCache>
                <c:ptCount val="1"/>
                <c:pt idx="0">
                  <c:v>2014</c:v>
                </c:pt>
              </c:strCache>
            </c:strRef>
          </c:tx>
          <c:spPr>
            <a:solidFill>
              <a:schemeClr val="accent3"/>
            </a:solidFill>
            <a:ln>
              <a:noFill/>
            </a:ln>
            <a:effectLst/>
          </c:spPr>
          <c:invertIfNegative val="0"/>
          <c:cat>
            <c:strRef>
              <c:f>Feuil2!$B$26:$B$31</c:f>
              <c:strCache>
                <c:ptCount val="6"/>
                <c:pt idx="0">
                  <c:v>Médecine</c:v>
                </c:pt>
                <c:pt idx="1">
                  <c:v>Infirmerie</c:v>
                </c:pt>
                <c:pt idx="2">
                  <c:v>Sage-femme</c:v>
                </c:pt>
                <c:pt idx="3">
                  <c:v>Analyse Biomédicale</c:v>
                </c:pt>
                <c:pt idx="4">
                  <c:v>Imagerie médicale</c:v>
                </c:pt>
                <c:pt idx="5">
                  <c:v>Aide-soignant</c:v>
                </c:pt>
              </c:strCache>
            </c:strRef>
          </c:cat>
          <c:val>
            <c:numRef>
              <c:f>Feuil2!$E$26:$E$31</c:f>
              <c:numCache>
                <c:formatCode>General</c:formatCode>
                <c:ptCount val="6"/>
                <c:pt idx="0">
                  <c:v>1127</c:v>
                </c:pt>
                <c:pt idx="1">
                  <c:v>52</c:v>
                </c:pt>
                <c:pt idx="2">
                  <c:v>51</c:v>
                </c:pt>
                <c:pt idx="3">
                  <c:v>162</c:v>
                </c:pt>
                <c:pt idx="4">
                  <c:v>86</c:v>
                </c:pt>
                <c:pt idx="5">
                  <c:v>1264</c:v>
                </c:pt>
              </c:numCache>
            </c:numRef>
          </c:val>
          <c:extLst>
            <c:ext xmlns:c16="http://schemas.microsoft.com/office/drawing/2014/chart" uri="{C3380CC4-5D6E-409C-BE32-E72D297353CC}">
              <c16:uniqueId val="{00000002-4F86-40EA-93A0-578ABD6AAAB6}"/>
            </c:ext>
          </c:extLst>
        </c:ser>
        <c:ser>
          <c:idx val="3"/>
          <c:order val="3"/>
          <c:tx>
            <c:strRef>
              <c:f>Feuil2!$F$25</c:f>
              <c:strCache>
                <c:ptCount val="1"/>
                <c:pt idx="0">
                  <c:v>2015</c:v>
                </c:pt>
              </c:strCache>
            </c:strRef>
          </c:tx>
          <c:spPr>
            <a:solidFill>
              <a:schemeClr val="accent4"/>
            </a:solidFill>
            <a:ln>
              <a:noFill/>
            </a:ln>
            <a:effectLst/>
          </c:spPr>
          <c:invertIfNegative val="0"/>
          <c:cat>
            <c:strRef>
              <c:f>Feuil2!$B$26:$B$31</c:f>
              <c:strCache>
                <c:ptCount val="6"/>
                <c:pt idx="0">
                  <c:v>Médecine</c:v>
                </c:pt>
                <c:pt idx="1">
                  <c:v>Infirmerie</c:v>
                </c:pt>
                <c:pt idx="2">
                  <c:v>Sage-femme</c:v>
                </c:pt>
                <c:pt idx="3">
                  <c:v>Analyse Biomédicale</c:v>
                </c:pt>
                <c:pt idx="4">
                  <c:v>Imagerie médicale</c:v>
                </c:pt>
                <c:pt idx="5">
                  <c:v>Aide-soignant</c:v>
                </c:pt>
              </c:strCache>
            </c:strRef>
          </c:cat>
          <c:val>
            <c:numRef>
              <c:f>Feuil2!$F$26:$F$31</c:f>
              <c:numCache>
                <c:formatCode>General</c:formatCode>
                <c:ptCount val="6"/>
                <c:pt idx="0">
                  <c:v>1354</c:v>
                </c:pt>
                <c:pt idx="1">
                  <c:v>66</c:v>
                </c:pt>
                <c:pt idx="2">
                  <c:v>66</c:v>
                </c:pt>
                <c:pt idx="3">
                  <c:v>162</c:v>
                </c:pt>
                <c:pt idx="4">
                  <c:v>86</c:v>
                </c:pt>
                <c:pt idx="5">
                  <c:v>1690</c:v>
                </c:pt>
              </c:numCache>
            </c:numRef>
          </c:val>
          <c:extLst>
            <c:ext xmlns:c16="http://schemas.microsoft.com/office/drawing/2014/chart" uri="{C3380CC4-5D6E-409C-BE32-E72D297353CC}">
              <c16:uniqueId val="{00000003-4F86-40EA-93A0-578ABD6AAAB6}"/>
            </c:ext>
          </c:extLst>
        </c:ser>
        <c:ser>
          <c:idx val="4"/>
          <c:order val="4"/>
          <c:tx>
            <c:strRef>
              <c:f>Feuil2!$G$25</c:f>
              <c:strCache>
                <c:ptCount val="1"/>
                <c:pt idx="0">
                  <c:v>2016</c:v>
                </c:pt>
              </c:strCache>
            </c:strRef>
          </c:tx>
          <c:spPr>
            <a:solidFill>
              <a:schemeClr val="accent5"/>
            </a:solidFill>
            <a:ln>
              <a:noFill/>
            </a:ln>
            <a:effectLst/>
          </c:spPr>
          <c:invertIfNegative val="0"/>
          <c:cat>
            <c:strRef>
              <c:f>Feuil2!$B$26:$B$31</c:f>
              <c:strCache>
                <c:ptCount val="6"/>
                <c:pt idx="0">
                  <c:v>Médecine</c:v>
                </c:pt>
                <c:pt idx="1">
                  <c:v>Infirmerie</c:v>
                </c:pt>
                <c:pt idx="2">
                  <c:v>Sage-femme</c:v>
                </c:pt>
                <c:pt idx="3">
                  <c:v>Analyse Biomédicale</c:v>
                </c:pt>
                <c:pt idx="4">
                  <c:v>Imagerie médicale</c:v>
                </c:pt>
                <c:pt idx="5">
                  <c:v>Aide-soignant</c:v>
                </c:pt>
              </c:strCache>
            </c:strRef>
          </c:cat>
          <c:val>
            <c:numRef>
              <c:f>Feuil2!$G$26:$G$31</c:f>
              <c:numCache>
                <c:formatCode>General</c:formatCode>
                <c:ptCount val="6"/>
                <c:pt idx="0">
                  <c:v>1136</c:v>
                </c:pt>
                <c:pt idx="1">
                  <c:v>55</c:v>
                </c:pt>
                <c:pt idx="2">
                  <c:v>68</c:v>
                </c:pt>
                <c:pt idx="3">
                  <c:v>221</c:v>
                </c:pt>
                <c:pt idx="4">
                  <c:v>122</c:v>
                </c:pt>
                <c:pt idx="5">
                  <c:v>1312</c:v>
                </c:pt>
              </c:numCache>
            </c:numRef>
          </c:val>
          <c:extLst>
            <c:ext xmlns:c16="http://schemas.microsoft.com/office/drawing/2014/chart" uri="{C3380CC4-5D6E-409C-BE32-E72D297353CC}">
              <c16:uniqueId val="{00000004-4F86-40EA-93A0-578ABD6AAAB6}"/>
            </c:ext>
          </c:extLst>
        </c:ser>
        <c:dLbls>
          <c:showLegendKey val="0"/>
          <c:showVal val="0"/>
          <c:showCatName val="0"/>
          <c:showSerName val="0"/>
          <c:showPercent val="0"/>
          <c:showBubbleSize val="0"/>
        </c:dLbls>
        <c:gapWidth val="247"/>
        <c:axId val="321760904"/>
        <c:axId val="321758552"/>
      </c:barChart>
      <c:catAx>
        <c:axId val="3217609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dk1">
                    <a:lumMod val="65000"/>
                    <a:lumOff val="35000"/>
                  </a:schemeClr>
                </a:solidFill>
                <a:latin typeface="+mn-lt"/>
                <a:ea typeface="+mn-ea"/>
                <a:cs typeface="+mn-cs"/>
              </a:defRPr>
            </a:pPr>
            <a:endParaRPr lang="en-US"/>
          </a:p>
        </c:txPr>
        <c:crossAx val="321758552"/>
        <c:crosses val="autoZero"/>
        <c:auto val="1"/>
        <c:lblAlgn val="ctr"/>
        <c:lblOffset val="100"/>
        <c:noMultiLvlLbl val="0"/>
      </c:catAx>
      <c:valAx>
        <c:axId val="32175855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321760904"/>
        <c:crosses val="autoZero"/>
        <c:crossBetween val="between"/>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0.38227887139107608"/>
          <c:y val="0.88483741615631384"/>
          <c:w val="0.46877559055118112"/>
          <c:h val="7.8125546806649182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Feuil2!$J$25</c:f>
              <c:strCache>
                <c:ptCount val="1"/>
                <c:pt idx="0">
                  <c:v>2012</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Feuil2!$I$26:$I$31</c:f>
              <c:strCache>
                <c:ptCount val="6"/>
                <c:pt idx="0">
                  <c:v>Médecine</c:v>
                </c:pt>
                <c:pt idx="1">
                  <c:v>Infirmerie</c:v>
                </c:pt>
                <c:pt idx="2">
                  <c:v>Sage-femme</c:v>
                </c:pt>
                <c:pt idx="3">
                  <c:v>Analyse Biomédicale</c:v>
                </c:pt>
                <c:pt idx="4">
                  <c:v>Imagerie médicale</c:v>
                </c:pt>
                <c:pt idx="5">
                  <c:v>Aide-soignant</c:v>
                </c:pt>
              </c:strCache>
            </c:strRef>
          </c:cat>
          <c:val>
            <c:numRef>
              <c:f>Feuil2!$J$26:$J$31</c:f>
              <c:numCache>
                <c:formatCode>General</c:formatCode>
                <c:ptCount val="6"/>
                <c:pt idx="0">
                  <c:v>646</c:v>
                </c:pt>
                <c:pt idx="1">
                  <c:v>50</c:v>
                </c:pt>
                <c:pt idx="2">
                  <c:v>50</c:v>
                </c:pt>
                <c:pt idx="3">
                  <c:v>87</c:v>
                </c:pt>
                <c:pt idx="4">
                  <c:v>72</c:v>
                </c:pt>
                <c:pt idx="5">
                  <c:v>520</c:v>
                </c:pt>
              </c:numCache>
            </c:numRef>
          </c:val>
          <c:extLst>
            <c:ext xmlns:c16="http://schemas.microsoft.com/office/drawing/2014/chart" uri="{C3380CC4-5D6E-409C-BE32-E72D297353CC}">
              <c16:uniqueId val="{00000000-B88A-4DB1-ACE2-59A586DFE4A8}"/>
            </c:ext>
          </c:extLst>
        </c:ser>
        <c:ser>
          <c:idx val="1"/>
          <c:order val="1"/>
          <c:tx>
            <c:strRef>
              <c:f>Feuil2!$K$25</c:f>
              <c:strCache>
                <c:ptCount val="1"/>
                <c:pt idx="0">
                  <c:v>2013</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cat>
            <c:strRef>
              <c:f>Feuil2!$I$26:$I$31</c:f>
              <c:strCache>
                <c:ptCount val="6"/>
                <c:pt idx="0">
                  <c:v>Médecine</c:v>
                </c:pt>
                <c:pt idx="1">
                  <c:v>Infirmerie</c:v>
                </c:pt>
                <c:pt idx="2">
                  <c:v>Sage-femme</c:v>
                </c:pt>
                <c:pt idx="3">
                  <c:v>Analyse Biomédicale</c:v>
                </c:pt>
                <c:pt idx="4">
                  <c:v>Imagerie médicale</c:v>
                </c:pt>
                <c:pt idx="5">
                  <c:v>Aide-soignant</c:v>
                </c:pt>
              </c:strCache>
            </c:strRef>
          </c:cat>
          <c:val>
            <c:numRef>
              <c:f>Feuil2!$K$26:$K$31</c:f>
              <c:numCache>
                <c:formatCode>General</c:formatCode>
                <c:ptCount val="6"/>
                <c:pt idx="0">
                  <c:v>1029</c:v>
                </c:pt>
                <c:pt idx="1">
                  <c:v>50</c:v>
                </c:pt>
                <c:pt idx="2">
                  <c:v>49</c:v>
                </c:pt>
                <c:pt idx="3">
                  <c:v>146</c:v>
                </c:pt>
                <c:pt idx="4">
                  <c:v>87</c:v>
                </c:pt>
                <c:pt idx="5">
                  <c:v>741</c:v>
                </c:pt>
              </c:numCache>
            </c:numRef>
          </c:val>
          <c:extLst>
            <c:ext xmlns:c16="http://schemas.microsoft.com/office/drawing/2014/chart" uri="{C3380CC4-5D6E-409C-BE32-E72D297353CC}">
              <c16:uniqueId val="{00000001-B88A-4DB1-ACE2-59A586DFE4A8}"/>
            </c:ext>
          </c:extLst>
        </c:ser>
        <c:ser>
          <c:idx val="2"/>
          <c:order val="2"/>
          <c:tx>
            <c:strRef>
              <c:f>Feuil2!$L$25</c:f>
              <c:strCache>
                <c:ptCount val="1"/>
                <c:pt idx="0">
                  <c:v>2014</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cat>
            <c:strRef>
              <c:f>Feuil2!$I$26:$I$31</c:f>
              <c:strCache>
                <c:ptCount val="6"/>
                <c:pt idx="0">
                  <c:v>Médecine</c:v>
                </c:pt>
                <c:pt idx="1">
                  <c:v>Infirmerie</c:v>
                </c:pt>
                <c:pt idx="2">
                  <c:v>Sage-femme</c:v>
                </c:pt>
                <c:pt idx="3">
                  <c:v>Analyse Biomédicale</c:v>
                </c:pt>
                <c:pt idx="4">
                  <c:v>Imagerie médicale</c:v>
                </c:pt>
                <c:pt idx="5">
                  <c:v>Aide-soignant</c:v>
                </c:pt>
              </c:strCache>
            </c:strRef>
          </c:cat>
          <c:val>
            <c:numRef>
              <c:f>Feuil2!$L$26:$L$31</c:f>
              <c:numCache>
                <c:formatCode>General</c:formatCode>
                <c:ptCount val="6"/>
                <c:pt idx="0">
                  <c:v>1127</c:v>
                </c:pt>
                <c:pt idx="1">
                  <c:v>52</c:v>
                </c:pt>
                <c:pt idx="2">
                  <c:v>51</c:v>
                </c:pt>
                <c:pt idx="3">
                  <c:v>162</c:v>
                </c:pt>
                <c:pt idx="4">
                  <c:v>86</c:v>
                </c:pt>
                <c:pt idx="5">
                  <c:v>1264</c:v>
                </c:pt>
              </c:numCache>
            </c:numRef>
          </c:val>
          <c:extLst>
            <c:ext xmlns:c16="http://schemas.microsoft.com/office/drawing/2014/chart" uri="{C3380CC4-5D6E-409C-BE32-E72D297353CC}">
              <c16:uniqueId val="{00000002-B88A-4DB1-ACE2-59A586DFE4A8}"/>
            </c:ext>
          </c:extLst>
        </c:ser>
        <c:ser>
          <c:idx val="3"/>
          <c:order val="3"/>
          <c:tx>
            <c:strRef>
              <c:f>Feuil2!$M$25</c:f>
              <c:strCache>
                <c:ptCount val="1"/>
                <c:pt idx="0">
                  <c:v>2015</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cat>
            <c:strRef>
              <c:f>Feuil2!$I$26:$I$31</c:f>
              <c:strCache>
                <c:ptCount val="6"/>
                <c:pt idx="0">
                  <c:v>Médecine</c:v>
                </c:pt>
                <c:pt idx="1">
                  <c:v>Infirmerie</c:v>
                </c:pt>
                <c:pt idx="2">
                  <c:v>Sage-femme</c:v>
                </c:pt>
                <c:pt idx="3">
                  <c:v>Analyse Biomédicale</c:v>
                </c:pt>
                <c:pt idx="4">
                  <c:v>Imagerie médicale</c:v>
                </c:pt>
                <c:pt idx="5">
                  <c:v>Aide-soignant</c:v>
                </c:pt>
              </c:strCache>
            </c:strRef>
          </c:cat>
          <c:val>
            <c:numRef>
              <c:f>Feuil2!$M$26:$M$31</c:f>
              <c:numCache>
                <c:formatCode>General</c:formatCode>
                <c:ptCount val="6"/>
                <c:pt idx="0">
                  <c:v>1354</c:v>
                </c:pt>
                <c:pt idx="1">
                  <c:v>66</c:v>
                </c:pt>
                <c:pt idx="2">
                  <c:v>66</c:v>
                </c:pt>
                <c:pt idx="3">
                  <c:v>162</c:v>
                </c:pt>
                <c:pt idx="4">
                  <c:v>86</c:v>
                </c:pt>
                <c:pt idx="5">
                  <c:v>1690</c:v>
                </c:pt>
              </c:numCache>
            </c:numRef>
          </c:val>
          <c:extLst>
            <c:ext xmlns:c16="http://schemas.microsoft.com/office/drawing/2014/chart" uri="{C3380CC4-5D6E-409C-BE32-E72D297353CC}">
              <c16:uniqueId val="{00000003-B88A-4DB1-ACE2-59A586DFE4A8}"/>
            </c:ext>
          </c:extLst>
        </c:ser>
        <c:ser>
          <c:idx val="4"/>
          <c:order val="4"/>
          <c:tx>
            <c:strRef>
              <c:f>Feuil2!$N$25</c:f>
              <c:strCache>
                <c:ptCount val="1"/>
                <c:pt idx="0">
                  <c:v>2016</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invertIfNegative val="0"/>
          <c:cat>
            <c:strRef>
              <c:f>Feuil2!$I$26:$I$31</c:f>
              <c:strCache>
                <c:ptCount val="6"/>
                <c:pt idx="0">
                  <c:v>Médecine</c:v>
                </c:pt>
                <c:pt idx="1">
                  <c:v>Infirmerie</c:v>
                </c:pt>
                <c:pt idx="2">
                  <c:v>Sage-femme</c:v>
                </c:pt>
                <c:pt idx="3">
                  <c:v>Analyse Biomédicale</c:v>
                </c:pt>
                <c:pt idx="4">
                  <c:v>Imagerie médicale</c:v>
                </c:pt>
                <c:pt idx="5">
                  <c:v>Aide-soignant</c:v>
                </c:pt>
              </c:strCache>
            </c:strRef>
          </c:cat>
          <c:val>
            <c:numRef>
              <c:f>Feuil2!$N$26:$N$31</c:f>
              <c:numCache>
                <c:formatCode>General</c:formatCode>
                <c:ptCount val="6"/>
                <c:pt idx="0">
                  <c:v>1136</c:v>
                </c:pt>
                <c:pt idx="1">
                  <c:v>55</c:v>
                </c:pt>
                <c:pt idx="2">
                  <c:v>68</c:v>
                </c:pt>
                <c:pt idx="3">
                  <c:v>221</c:v>
                </c:pt>
                <c:pt idx="4">
                  <c:v>122</c:v>
                </c:pt>
                <c:pt idx="5">
                  <c:v>1312</c:v>
                </c:pt>
              </c:numCache>
            </c:numRef>
          </c:val>
          <c:extLst>
            <c:ext xmlns:c16="http://schemas.microsoft.com/office/drawing/2014/chart" uri="{C3380CC4-5D6E-409C-BE32-E72D297353CC}">
              <c16:uniqueId val="{00000004-B88A-4DB1-ACE2-59A586DFE4A8}"/>
            </c:ext>
          </c:extLst>
        </c:ser>
        <c:dLbls>
          <c:showLegendKey val="0"/>
          <c:showVal val="0"/>
          <c:showCatName val="0"/>
          <c:showSerName val="0"/>
          <c:showPercent val="0"/>
          <c:showBubbleSize val="0"/>
        </c:dLbls>
        <c:gapWidth val="100"/>
        <c:axId val="321760512"/>
        <c:axId val="321750712"/>
      </c:barChart>
      <c:catAx>
        <c:axId val="321760512"/>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crossAx val="321750712"/>
        <c:crosses val="autoZero"/>
        <c:auto val="1"/>
        <c:lblAlgn val="ctr"/>
        <c:lblOffset val="100"/>
        <c:noMultiLvlLbl val="0"/>
      </c:catAx>
      <c:valAx>
        <c:axId val="321750712"/>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21760512"/>
        <c:crosses val="autoZero"/>
        <c:crossBetween val="between"/>
      </c:valAx>
      <c:spPr>
        <a:noFill/>
        <a:ln>
          <a:noFill/>
        </a:ln>
        <a:effectLst/>
      </c:spPr>
    </c:plotArea>
    <c:legend>
      <c:legendPos val="b"/>
      <c:layout>
        <c:manualLayout>
          <c:xMode val="edge"/>
          <c:yMode val="edge"/>
          <c:x val="0.33783442694663163"/>
          <c:y val="0.89409667541557303"/>
          <c:w val="0.46877559055118112"/>
          <c:h val="7.8125546806649182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Feuil2!$C$52</c:f>
              <c:strCache>
                <c:ptCount val="1"/>
                <c:pt idx="0">
                  <c:v>2012</c:v>
                </c:pt>
              </c:strCache>
            </c:strRef>
          </c:tx>
          <c:spPr>
            <a:solidFill>
              <a:schemeClr val="accent1"/>
            </a:solidFill>
            <a:ln>
              <a:noFill/>
            </a:ln>
            <a:effectLst/>
          </c:spPr>
          <c:invertIfNegative val="0"/>
          <c:cat>
            <c:strRef>
              <c:f>Feuil2!$B$53:$B$58</c:f>
              <c:strCache>
                <c:ptCount val="6"/>
                <c:pt idx="0">
                  <c:v>Médecine</c:v>
                </c:pt>
                <c:pt idx="1">
                  <c:v>Infirmerie</c:v>
                </c:pt>
                <c:pt idx="2">
                  <c:v>Sage-femme</c:v>
                </c:pt>
                <c:pt idx="3">
                  <c:v>Analyse Biomédicale</c:v>
                </c:pt>
                <c:pt idx="4">
                  <c:v>Imagerie médicale</c:v>
                </c:pt>
                <c:pt idx="5">
                  <c:v>Aide-soignant</c:v>
                </c:pt>
              </c:strCache>
            </c:strRef>
          </c:cat>
          <c:val>
            <c:numRef>
              <c:f>Feuil2!$C$53:$C$58</c:f>
              <c:numCache>
                <c:formatCode>0.00</c:formatCode>
                <c:ptCount val="6"/>
                <c:pt idx="0">
                  <c:v>0.45356037151702788</c:v>
                </c:pt>
                <c:pt idx="1">
                  <c:v>0.25</c:v>
                </c:pt>
                <c:pt idx="2">
                  <c:v>0.25</c:v>
                </c:pt>
                <c:pt idx="3">
                  <c:v>0.46005509641873277</c:v>
                </c:pt>
                <c:pt idx="4">
                  <c:v>0.49781659388646288</c:v>
                </c:pt>
                <c:pt idx="5">
                  <c:v>0.3968253968253968</c:v>
                </c:pt>
              </c:numCache>
            </c:numRef>
          </c:val>
          <c:extLst>
            <c:ext xmlns:c16="http://schemas.microsoft.com/office/drawing/2014/chart" uri="{C3380CC4-5D6E-409C-BE32-E72D297353CC}">
              <c16:uniqueId val="{00000000-88E1-4076-9E6A-05E37ABDD139}"/>
            </c:ext>
          </c:extLst>
        </c:ser>
        <c:ser>
          <c:idx val="1"/>
          <c:order val="1"/>
          <c:tx>
            <c:strRef>
              <c:f>Feuil2!$D$52</c:f>
              <c:strCache>
                <c:ptCount val="1"/>
                <c:pt idx="0">
                  <c:v>2013</c:v>
                </c:pt>
              </c:strCache>
            </c:strRef>
          </c:tx>
          <c:spPr>
            <a:solidFill>
              <a:schemeClr val="accent2"/>
            </a:solidFill>
            <a:ln>
              <a:noFill/>
            </a:ln>
            <a:effectLst/>
          </c:spPr>
          <c:invertIfNegative val="0"/>
          <c:cat>
            <c:strRef>
              <c:f>Feuil2!$B$53:$B$58</c:f>
              <c:strCache>
                <c:ptCount val="6"/>
                <c:pt idx="0">
                  <c:v>Médecine</c:v>
                </c:pt>
                <c:pt idx="1">
                  <c:v>Infirmerie</c:v>
                </c:pt>
                <c:pt idx="2">
                  <c:v>Sage-femme</c:v>
                </c:pt>
                <c:pt idx="3">
                  <c:v>Analyse Biomédicale</c:v>
                </c:pt>
                <c:pt idx="4">
                  <c:v>Imagerie médicale</c:v>
                </c:pt>
                <c:pt idx="5">
                  <c:v>Aide-soignant</c:v>
                </c:pt>
              </c:strCache>
            </c:strRef>
          </c:cat>
          <c:val>
            <c:numRef>
              <c:f>Feuil2!$D$53:$D$58</c:f>
              <c:numCache>
                <c:formatCode>0.00</c:formatCode>
                <c:ptCount val="6"/>
                <c:pt idx="0">
                  <c:v>0.39941690962099125</c:v>
                </c:pt>
                <c:pt idx="1">
                  <c:v>0.2</c:v>
                </c:pt>
                <c:pt idx="2">
                  <c:v>0.2</c:v>
                </c:pt>
                <c:pt idx="3">
                  <c:v>0.52328767123287667</c:v>
                </c:pt>
                <c:pt idx="4">
                  <c:v>0.56338028169014087</c:v>
                </c:pt>
                <c:pt idx="5">
                  <c:v>0.47071129707112969</c:v>
                </c:pt>
              </c:numCache>
            </c:numRef>
          </c:val>
          <c:extLst>
            <c:ext xmlns:c16="http://schemas.microsoft.com/office/drawing/2014/chart" uri="{C3380CC4-5D6E-409C-BE32-E72D297353CC}">
              <c16:uniqueId val="{00000001-88E1-4076-9E6A-05E37ABDD139}"/>
            </c:ext>
          </c:extLst>
        </c:ser>
        <c:ser>
          <c:idx val="2"/>
          <c:order val="2"/>
          <c:tx>
            <c:strRef>
              <c:f>Feuil2!$E$52</c:f>
              <c:strCache>
                <c:ptCount val="1"/>
                <c:pt idx="0">
                  <c:v>2014</c:v>
                </c:pt>
              </c:strCache>
            </c:strRef>
          </c:tx>
          <c:spPr>
            <a:solidFill>
              <a:schemeClr val="accent3"/>
            </a:solidFill>
            <a:ln>
              <a:noFill/>
            </a:ln>
            <a:effectLst/>
          </c:spPr>
          <c:invertIfNegative val="0"/>
          <c:cat>
            <c:strRef>
              <c:f>Feuil2!$B$53:$B$58</c:f>
              <c:strCache>
                <c:ptCount val="6"/>
                <c:pt idx="0">
                  <c:v>Médecine</c:v>
                </c:pt>
                <c:pt idx="1">
                  <c:v>Infirmerie</c:v>
                </c:pt>
                <c:pt idx="2">
                  <c:v>Sage-femme</c:v>
                </c:pt>
                <c:pt idx="3">
                  <c:v>Analyse Biomédicale</c:v>
                </c:pt>
                <c:pt idx="4">
                  <c:v>Imagerie médicale</c:v>
                </c:pt>
                <c:pt idx="5">
                  <c:v>Aide-soignant</c:v>
                </c:pt>
              </c:strCache>
            </c:strRef>
          </c:cat>
          <c:val>
            <c:numRef>
              <c:f>Feuil2!$E$53:$E$58</c:f>
              <c:numCache>
                <c:formatCode>0.00</c:formatCode>
                <c:ptCount val="6"/>
                <c:pt idx="0">
                  <c:v>0.35492457852706299</c:v>
                </c:pt>
                <c:pt idx="1">
                  <c:v>0.15384615384615385</c:v>
                </c:pt>
                <c:pt idx="2">
                  <c:v>0.15076923076923077</c:v>
                </c:pt>
                <c:pt idx="3">
                  <c:v>0.45340050377833752</c:v>
                </c:pt>
                <c:pt idx="4">
                  <c:v>0.40697674418604651</c:v>
                </c:pt>
                <c:pt idx="5">
                  <c:v>0.45248868778280543</c:v>
                </c:pt>
              </c:numCache>
            </c:numRef>
          </c:val>
          <c:extLst>
            <c:ext xmlns:c16="http://schemas.microsoft.com/office/drawing/2014/chart" uri="{C3380CC4-5D6E-409C-BE32-E72D297353CC}">
              <c16:uniqueId val="{00000002-88E1-4076-9E6A-05E37ABDD139}"/>
            </c:ext>
          </c:extLst>
        </c:ser>
        <c:ser>
          <c:idx val="3"/>
          <c:order val="3"/>
          <c:tx>
            <c:strRef>
              <c:f>Feuil2!$F$52</c:f>
              <c:strCache>
                <c:ptCount val="1"/>
                <c:pt idx="0">
                  <c:v>2015</c:v>
                </c:pt>
              </c:strCache>
            </c:strRef>
          </c:tx>
          <c:spPr>
            <a:solidFill>
              <a:schemeClr val="accent4"/>
            </a:solidFill>
            <a:ln>
              <a:noFill/>
            </a:ln>
            <a:effectLst/>
          </c:spPr>
          <c:invertIfNegative val="0"/>
          <c:cat>
            <c:strRef>
              <c:f>Feuil2!$B$53:$B$58</c:f>
              <c:strCache>
                <c:ptCount val="6"/>
                <c:pt idx="0">
                  <c:v>Médecine</c:v>
                </c:pt>
                <c:pt idx="1">
                  <c:v>Infirmerie</c:v>
                </c:pt>
                <c:pt idx="2">
                  <c:v>Sage-femme</c:v>
                </c:pt>
                <c:pt idx="3">
                  <c:v>Analyse Biomédicale</c:v>
                </c:pt>
                <c:pt idx="4">
                  <c:v>Imagerie médicale</c:v>
                </c:pt>
                <c:pt idx="5">
                  <c:v>Aide-soignant</c:v>
                </c:pt>
              </c:strCache>
            </c:strRef>
          </c:cat>
          <c:val>
            <c:numRef>
              <c:f>Feuil2!$F$53:$F$58</c:f>
              <c:numCache>
                <c:formatCode>0.00</c:formatCode>
                <c:ptCount val="6"/>
                <c:pt idx="0">
                  <c:v>0.48005908419497784</c:v>
                </c:pt>
                <c:pt idx="1">
                  <c:v>0.14857142857142858</c:v>
                </c:pt>
                <c:pt idx="2">
                  <c:v>0.14571428571428571</c:v>
                </c:pt>
                <c:pt idx="3">
                  <c:v>0.59007832898172319</c:v>
                </c:pt>
                <c:pt idx="4">
                  <c:v>0.49230769230769234</c:v>
                </c:pt>
                <c:pt idx="5">
                  <c:v>0.38681948424068768</c:v>
                </c:pt>
              </c:numCache>
            </c:numRef>
          </c:val>
          <c:extLst>
            <c:ext xmlns:c16="http://schemas.microsoft.com/office/drawing/2014/chart" uri="{C3380CC4-5D6E-409C-BE32-E72D297353CC}">
              <c16:uniqueId val="{00000003-88E1-4076-9E6A-05E37ABDD139}"/>
            </c:ext>
          </c:extLst>
        </c:ser>
        <c:ser>
          <c:idx val="4"/>
          <c:order val="4"/>
          <c:tx>
            <c:strRef>
              <c:f>Feuil2!$G$52</c:f>
              <c:strCache>
                <c:ptCount val="1"/>
                <c:pt idx="0">
                  <c:v>2016</c:v>
                </c:pt>
              </c:strCache>
            </c:strRef>
          </c:tx>
          <c:spPr>
            <a:solidFill>
              <a:schemeClr val="accent5"/>
            </a:solidFill>
            <a:ln>
              <a:noFill/>
            </a:ln>
            <a:effectLst/>
          </c:spPr>
          <c:invertIfNegative val="0"/>
          <c:cat>
            <c:strRef>
              <c:f>Feuil2!$B$53:$B$58</c:f>
              <c:strCache>
                <c:ptCount val="6"/>
                <c:pt idx="0">
                  <c:v>Médecine</c:v>
                </c:pt>
                <c:pt idx="1">
                  <c:v>Infirmerie</c:v>
                </c:pt>
                <c:pt idx="2">
                  <c:v>Sage-femme</c:v>
                </c:pt>
                <c:pt idx="3">
                  <c:v>Analyse Biomédicale</c:v>
                </c:pt>
                <c:pt idx="4">
                  <c:v>Imagerie médicale</c:v>
                </c:pt>
                <c:pt idx="5">
                  <c:v>Aide-soignant</c:v>
                </c:pt>
              </c:strCache>
            </c:strRef>
          </c:cat>
          <c:val>
            <c:numRef>
              <c:f>Feuil2!$G$53:$G$58</c:f>
              <c:numCache>
                <c:formatCode>0.00</c:formatCode>
                <c:ptCount val="6"/>
                <c:pt idx="0">
                  <c:v>0.36707746478873238</c:v>
                </c:pt>
                <c:pt idx="1">
                  <c:v>0.10153846153846154</c:v>
                </c:pt>
                <c:pt idx="2">
                  <c:v>0.10153846153846154</c:v>
                </c:pt>
                <c:pt idx="3">
                  <c:v>1.3212669683257918</c:v>
                </c:pt>
                <c:pt idx="4">
                  <c:v>1.5163934426229508</c:v>
                </c:pt>
                <c:pt idx="5">
                  <c:v>0.35523809523809524</c:v>
                </c:pt>
              </c:numCache>
            </c:numRef>
          </c:val>
          <c:extLst>
            <c:ext xmlns:c16="http://schemas.microsoft.com/office/drawing/2014/chart" uri="{C3380CC4-5D6E-409C-BE32-E72D297353CC}">
              <c16:uniqueId val="{00000004-88E1-4076-9E6A-05E37ABDD139}"/>
            </c:ext>
          </c:extLst>
        </c:ser>
        <c:dLbls>
          <c:showLegendKey val="0"/>
          <c:showVal val="0"/>
          <c:showCatName val="0"/>
          <c:showSerName val="0"/>
          <c:showPercent val="0"/>
          <c:showBubbleSize val="0"/>
        </c:dLbls>
        <c:gapWidth val="219"/>
        <c:overlap val="-27"/>
        <c:axId val="321755808"/>
        <c:axId val="321753456"/>
      </c:barChart>
      <c:catAx>
        <c:axId val="321755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753456"/>
        <c:crosses val="autoZero"/>
        <c:auto val="1"/>
        <c:lblAlgn val="ctr"/>
        <c:lblOffset val="100"/>
        <c:noMultiLvlLbl val="0"/>
      </c:catAx>
      <c:valAx>
        <c:axId val="321753456"/>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3217558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782668113415863E-2"/>
          <c:y val="0.15682925051035287"/>
          <c:w val="0.9065964961674855"/>
          <c:h val="0.44975794692330123"/>
        </c:manualLayout>
      </c:layout>
      <c:barChart>
        <c:barDir val="col"/>
        <c:grouping val="clustered"/>
        <c:varyColors val="0"/>
        <c:ser>
          <c:idx val="0"/>
          <c:order val="0"/>
          <c:tx>
            <c:strRef>
              <c:f>Feuil2!$N$65</c:f>
              <c:strCache>
                <c:ptCount val="1"/>
                <c:pt idx="0">
                  <c:v>Assistant et/ou Professeur assistant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Feuil2!$L$66:$L$70</c:f>
              <c:strCache>
                <c:ptCount val="5"/>
                <c:pt idx="0">
                  <c:v>2011-2012</c:v>
                </c:pt>
                <c:pt idx="1">
                  <c:v>2012-2013</c:v>
                </c:pt>
                <c:pt idx="2">
                  <c:v>2013-2014</c:v>
                </c:pt>
                <c:pt idx="3">
                  <c:v>2014-2015</c:v>
                </c:pt>
                <c:pt idx="4">
                  <c:v>2015-2016</c:v>
                </c:pt>
              </c:strCache>
            </c:strRef>
          </c:cat>
          <c:val>
            <c:numRef>
              <c:f>Feuil2!$N$66:$N$70</c:f>
              <c:numCache>
                <c:formatCode>General</c:formatCode>
                <c:ptCount val="5"/>
                <c:pt idx="0">
                  <c:v>9</c:v>
                </c:pt>
                <c:pt idx="1">
                  <c:v>2</c:v>
                </c:pt>
                <c:pt idx="2">
                  <c:v>3</c:v>
                </c:pt>
                <c:pt idx="3">
                  <c:v>7</c:v>
                </c:pt>
                <c:pt idx="4">
                  <c:v>7</c:v>
                </c:pt>
              </c:numCache>
            </c:numRef>
          </c:val>
          <c:extLst>
            <c:ext xmlns:c16="http://schemas.microsoft.com/office/drawing/2014/chart" uri="{C3380CC4-5D6E-409C-BE32-E72D297353CC}">
              <c16:uniqueId val="{00000000-6A65-4404-8DBA-C7AA5FF32B32}"/>
            </c:ext>
          </c:extLst>
        </c:ser>
        <c:ser>
          <c:idx val="1"/>
          <c:order val="1"/>
          <c:tx>
            <c:strRef>
              <c:f>Feuil2!$O$65</c:f>
              <c:strCache>
                <c:ptCount val="1"/>
                <c:pt idx="0">
                  <c:v>Maitre-Assistant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Feuil2!$L$66:$L$70</c:f>
              <c:strCache>
                <c:ptCount val="5"/>
                <c:pt idx="0">
                  <c:v>2011-2012</c:v>
                </c:pt>
                <c:pt idx="1">
                  <c:v>2012-2013</c:v>
                </c:pt>
                <c:pt idx="2">
                  <c:v>2013-2014</c:v>
                </c:pt>
                <c:pt idx="3">
                  <c:v>2014-2015</c:v>
                </c:pt>
                <c:pt idx="4">
                  <c:v>2015-2016</c:v>
                </c:pt>
              </c:strCache>
            </c:strRef>
          </c:cat>
          <c:val>
            <c:numRef>
              <c:f>Feuil2!$O$66:$O$70</c:f>
              <c:numCache>
                <c:formatCode>General</c:formatCode>
                <c:ptCount val="5"/>
                <c:pt idx="0">
                  <c:v>25</c:v>
                </c:pt>
                <c:pt idx="1">
                  <c:v>30</c:v>
                </c:pt>
                <c:pt idx="2">
                  <c:v>30</c:v>
                </c:pt>
                <c:pt idx="3">
                  <c:v>19</c:v>
                </c:pt>
                <c:pt idx="4">
                  <c:v>19</c:v>
                </c:pt>
              </c:numCache>
            </c:numRef>
          </c:val>
          <c:extLst>
            <c:ext xmlns:c16="http://schemas.microsoft.com/office/drawing/2014/chart" uri="{C3380CC4-5D6E-409C-BE32-E72D297353CC}">
              <c16:uniqueId val="{00000001-6A65-4404-8DBA-C7AA5FF32B32}"/>
            </c:ext>
          </c:extLst>
        </c:ser>
        <c:ser>
          <c:idx val="2"/>
          <c:order val="2"/>
          <c:tx>
            <c:strRef>
              <c:f>Feuil2!$P$65</c:f>
              <c:strCache>
                <c:ptCount val="1"/>
                <c:pt idx="0">
                  <c:v>Maitre de conférence/Professeur Agrégé</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Feuil2!$L$66:$L$70</c:f>
              <c:strCache>
                <c:ptCount val="5"/>
                <c:pt idx="0">
                  <c:v>2011-2012</c:v>
                </c:pt>
                <c:pt idx="1">
                  <c:v>2012-2013</c:v>
                </c:pt>
                <c:pt idx="2">
                  <c:v>2013-2014</c:v>
                </c:pt>
                <c:pt idx="3">
                  <c:v>2014-2015</c:v>
                </c:pt>
                <c:pt idx="4">
                  <c:v>2015-2016</c:v>
                </c:pt>
              </c:strCache>
            </c:strRef>
          </c:cat>
          <c:val>
            <c:numRef>
              <c:f>Feuil2!$P$66:$P$70</c:f>
              <c:numCache>
                <c:formatCode>General</c:formatCode>
                <c:ptCount val="5"/>
                <c:pt idx="0">
                  <c:v>1</c:v>
                </c:pt>
                <c:pt idx="1">
                  <c:v>3</c:v>
                </c:pt>
                <c:pt idx="2">
                  <c:v>3</c:v>
                </c:pt>
                <c:pt idx="3">
                  <c:v>14</c:v>
                </c:pt>
                <c:pt idx="4">
                  <c:v>14</c:v>
                </c:pt>
              </c:numCache>
            </c:numRef>
          </c:val>
          <c:extLst>
            <c:ext xmlns:c16="http://schemas.microsoft.com/office/drawing/2014/chart" uri="{C3380CC4-5D6E-409C-BE32-E72D297353CC}">
              <c16:uniqueId val="{00000002-6A65-4404-8DBA-C7AA5FF32B32}"/>
            </c:ext>
          </c:extLst>
        </c:ser>
        <c:ser>
          <c:idx val="3"/>
          <c:order val="3"/>
          <c:tx>
            <c:strRef>
              <c:f>Feuil2!$Q$65</c:f>
              <c:strCache>
                <c:ptCount val="1"/>
                <c:pt idx="0">
                  <c:v>Professeur titulaire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Feuil2!$L$66:$L$70</c:f>
              <c:strCache>
                <c:ptCount val="5"/>
                <c:pt idx="0">
                  <c:v>2011-2012</c:v>
                </c:pt>
                <c:pt idx="1">
                  <c:v>2012-2013</c:v>
                </c:pt>
                <c:pt idx="2">
                  <c:v>2013-2014</c:v>
                </c:pt>
                <c:pt idx="3">
                  <c:v>2014-2015</c:v>
                </c:pt>
                <c:pt idx="4">
                  <c:v>2015-2016</c:v>
                </c:pt>
              </c:strCache>
            </c:strRef>
          </c:cat>
          <c:val>
            <c:numRef>
              <c:f>Feuil2!$Q$66:$Q$70</c:f>
              <c:numCache>
                <c:formatCode>General</c:formatCode>
                <c:ptCount val="5"/>
                <c:pt idx="0">
                  <c:v>1</c:v>
                </c:pt>
                <c:pt idx="1">
                  <c:v>2</c:v>
                </c:pt>
                <c:pt idx="2">
                  <c:v>2</c:v>
                </c:pt>
                <c:pt idx="3">
                  <c:v>2</c:v>
                </c:pt>
                <c:pt idx="4">
                  <c:v>1</c:v>
                </c:pt>
              </c:numCache>
            </c:numRef>
          </c:val>
          <c:extLst>
            <c:ext xmlns:c16="http://schemas.microsoft.com/office/drawing/2014/chart" uri="{C3380CC4-5D6E-409C-BE32-E72D297353CC}">
              <c16:uniqueId val="{00000003-6A65-4404-8DBA-C7AA5FF32B32}"/>
            </c:ext>
          </c:extLst>
        </c:ser>
        <c:dLbls>
          <c:dLblPos val="outEnd"/>
          <c:showLegendKey val="0"/>
          <c:showVal val="1"/>
          <c:showCatName val="0"/>
          <c:showSerName val="0"/>
          <c:showPercent val="0"/>
          <c:showBubbleSize val="0"/>
        </c:dLbls>
        <c:gapWidth val="247"/>
        <c:overlap val="-90"/>
        <c:axId val="321751888"/>
        <c:axId val="321751104"/>
      </c:barChart>
      <c:lineChart>
        <c:grouping val="standard"/>
        <c:varyColors val="0"/>
        <c:ser>
          <c:idx val="4"/>
          <c:order val="4"/>
          <c:tx>
            <c:strRef>
              <c:f>Feuil2!$R$65</c:f>
              <c:strCache>
                <c:ptCount val="1"/>
                <c:pt idx="0">
                  <c:v>Total</c:v>
                </c:pt>
              </c:strCache>
            </c:strRef>
          </c:tx>
          <c:spPr>
            <a:ln w="2222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Feuil2!$L$66:$L$70</c:f>
              <c:strCache>
                <c:ptCount val="5"/>
                <c:pt idx="0">
                  <c:v>2011-2012</c:v>
                </c:pt>
                <c:pt idx="1">
                  <c:v>2012-2013</c:v>
                </c:pt>
                <c:pt idx="2">
                  <c:v>2013-2014</c:v>
                </c:pt>
                <c:pt idx="3">
                  <c:v>2014-2015</c:v>
                </c:pt>
                <c:pt idx="4">
                  <c:v>2015-2016</c:v>
                </c:pt>
              </c:strCache>
            </c:strRef>
          </c:cat>
          <c:val>
            <c:numRef>
              <c:f>Feuil2!$R$66:$R$70</c:f>
              <c:numCache>
                <c:formatCode>General</c:formatCode>
                <c:ptCount val="5"/>
                <c:pt idx="0">
                  <c:v>36</c:v>
                </c:pt>
                <c:pt idx="1">
                  <c:v>37</c:v>
                </c:pt>
                <c:pt idx="2">
                  <c:v>38</c:v>
                </c:pt>
                <c:pt idx="3">
                  <c:v>42</c:v>
                </c:pt>
                <c:pt idx="4">
                  <c:v>41</c:v>
                </c:pt>
              </c:numCache>
            </c:numRef>
          </c:val>
          <c:smooth val="0"/>
          <c:extLst>
            <c:ext xmlns:c16="http://schemas.microsoft.com/office/drawing/2014/chart" uri="{C3380CC4-5D6E-409C-BE32-E72D297353CC}">
              <c16:uniqueId val="{00000004-6A65-4404-8DBA-C7AA5FF32B32}"/>
            </c:ext>
          </c:extLst>
        </c:ser>
        <c:dLbls>
          <c:showLegendKey val="0"/>
          <c:showVal val="0"/>
          <c:showCatName val="0"/>
          <c:showSerName val="0"/>
          <c:showPercent val="0"/>
          <c:showBubbleSize val="0"/>
        </c:dLbls>
        <c:marker val="1"/>
        <c:smooth val="0"/>
        <c:axId val="321751888"/>
        <c:axId val="321751104"/>
      </c:lineChart>
      <c:catAx>
        <c:axId val="32175188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dk1">
                    <a:lumMod val="65000"/>
                    <a:lumOff val="35000"/>
                  </a:schemeClr>
                </a:solidFill>
                <a:latin typeface="+mn-lt"/>
                <a:ea typeface="+mn-ea"/>
                <a:cs typeface="+mn-cs"/>
              </a:defRPr>
            </a:pPr>
            <a:endParaRPr lang="en-US"/>
          </a:p>
        </c:txPr>
        <c:crossAx val="321751104"/>
        <c:crosses val="autoZero"/>
        <c:auto val="1"/>
        <c:lblAlgn val="ctr"/>
        <c:lblOffset val="100"/>
        <c:noMultiLvlLbl val="0"/>
      </c:catAx>
      <c:valAx>
        <c:axId val="321751104"/>
        <c:scaling>
          <c:orientation val="minMax"/>
        </c:scaling>
        <c:delete val="1"/>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crossAx val="321751888"/>
        <c:crosses val="autoZero"/>
        <c:crossBetween val="between"/>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6.4179604668060566E-2"/>
          <c:y val="0.74695729019642565"/>
          <c:w val="0.9017724196904765"/>
          <c:h val="0.22550082318434089"/>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0.17171296296296296"/>
          <c:w val="0.90286351706036749"/>
          <c:h val="0.3701899241761446"/>
        </c:manualLayout>
      </c:layout>
      <c:barChart>
        <c:barDir val="col"/>
        <c:grouping val="clustered"/>
        <c:varyColors val="0"/>
        <c:ser>
          <c:idx val="0"/>
          <c:order val="0"/>
          <c:tx>
            <c:strRef>
              <c:f>Feuil2!$V$66</c:f>
              <c:strCache>
                <c:ptCount val="1"/>
                <c:pt idx="0">
                  <c:v>Moniteur</c:v>
                </c:pt>
              </c:strCache>
            </c:strRef>
          </c:tx>
          <c:spPr>
            <a:solidFill>
              <a:schemeClr val="accent1"/>
            </a:solidFill>
            <a:ln>
              <a:noFill/>
            </a:ln>
            <a:effectLst/>
          </c:spPr>
          <c:invertIfNegative val="0"/>
          <c:cat>
            <c:strRef>
              <c:f>Feuil2!$U$67:$U$71</c:f>
              <c:strCache>
                <c:ptCount val="5"/>
                <c:pt idx="0">
                  <c:v>2011-2012</c:v>
                </c:pt>
                <c:pt idx="1">
                  <c:v>2012-2013</c:v>
                </c:pt>
                <c:pt idx="2">
                  <c:v>2013-2014</c:v>
                </c:pt>
                <c:pt idx="3">
                  <c:v>2014-2015</c:v>
                </c:pt>
                <c:pt idx="4">
                  <c:v>2015-2016</c:v>
                </c:pt>
              </c:strCache>
            </c:strRef>
          </c:cat>
          <c:val>
            <c:numRef>
              <c:f>Feuil2!$V$67:$V$71</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525F-443C-8BB4-BF48F82FD9D1}"/>
            </c:ext>
          </c:extLst>
        </c:ser>
        <c:ser>
          <c:idx val="1"/>
          <c:order val="1"/>
          <c:tx>
            <c:strRef>
              <c:f>Feuil2!$W$66</c:f>
              <c:strCache>
                <c:ptCount val="1"/>
                <c:pt idx="0">
                  <c:v>Assistant et/ou Professeur assistant</c:v>
                </c:pt>
              </c:strCache>
            </c:strRef>
          </c:tx>
          <c:spPr>
            <a:solidFill>
              <a:schemeClr val="accent2"/>
            </a:solidFill>
            <a:ln>
              <a:noFill/>
            </a:ln>
            <a:effectLst/>
          </c:spPr>
          <c:invertIfNegative val="0"/>
          <c:cat>
            <c:strRef>
              <c:f>Feuil2!$U$67:$U$71</c:f>
              <c:strCache>
                <c:ptCount val="5"/>
                <c:pt idx="0">
                  <c:v>2011-2012</c:v>
                </c:pt>
                <c:pt idx="1">
                  <c:v>2012-2013</c:v>
                </c:pt>
                <c:pt idx="2">
                  <c:v>2013-2014</c:v>
                </c:pt>
                <c:pt idx="3">
                  <c:v>2014-2015</c:v>
                </c:pt>
                <c:pt idx="4">
                  <c:v>2015-2016</c:v>
                </c:pt>
              </c:strCache>
            </c:strRef>
          </c:cat>
          <c:val>
            <c:numRef>
              <c:f>Feuil2!$W$67:$W$71</c:f>
              <c:numCache>
                <c:formatCode>General</c:formatCode>
                <c:ptCount val="5"/>
                <c:pt idx="0">
                  <c:v>15</c:v>
                </c:pt>
                <c:pt idx="1">
                  <c:v>15</c:v>
                </c:pt>
                <c:pt idx="2">
                  <c:v>15</c:v>
                </c:pt>
                <c:pt idx="3">
                  <c:v>15</c:v>
                </c:pt>
                <c:pt idx="4">
                  <c:v>15</c:v>
                </c:pt>
              </c:numCache>
            </c:numRef>
          </c:val>
          <c:extLst>
            <c:ext xmlns:c16="http://schemas.microsoft.com/office/drawing/2014/chart" uri="{C3380CC4-5D6E-409C-BE32-E72D297353CC}">
              <c16:uniqueId val="{00000001-525F-443C-8BB4-BF48F82FD9D1}"/>
            </c:ext>
          </c:extLst>
        </c:ser>
        <c:ser>
          <c:idx val="2"/>
          <c:order val="2"/>
          <c:tx>
            <c:strRef>
              <c:f>Feuil2!$X$66</c:f>
              <c:strCache>
                <c:ptCount val="1"/>
                <c:pt idx="0">
                  <c:v>Maitre-Assistant</c:v>
                </c:pt>
              </c:strCache>
            </c:strRef>
          </c:tx>
          <c:spPr>
            <a:solidFill>
              <a:schemeClr val="accent3"/>
            </a:solidFill>
            <a:ln>
              <a:noFill/>
            </a:ln>
            <a:effectLst/>
          </c:spPr>
          <c:invertIfNegative val="0"/>
          <c:cat>
            <c:strRef>
              <c:f>Feuil2!$U$67:$U$71</c:f>
              <c:strCache>
                <c:ptCount val="5"/>
                <c:pt idx="0">
                  <c:v>2011-2012</c:v>
                </c:pt>
                <c:pt idx="1">
                  <c:v>2012-2013</c:v>
                </c:pt>
                <c:pt idx="2">
                  <c:v>2013-2014</c:v>
                </c:pt>
                <c:pt idx="3">
                  <c:v>2014-2015</c:v>
                </c:pt>
                <c:pt idx="4">
                  <c:v>2015-2016</c:v>
                </c:pt>
              </c:strCache>
            </c:strRef>
          </c:cat>
          <c:val>
            <c:numRef>
              <c:f>Feuil2!$X$67:$X$71</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2-525F-443C-8BB4-BF48F82FD9D1}"/>
            </c:ext>
          </c:extLst>
        </c:ser>
        <c:ser>
          <c:idx val="3"/>
          <c:order val="3"/>
          <c:tx>
            <c:strRef>
              <c:f>Feuil2!$Y$66</c:f>
              <c:strCache>
                <c:ptCount val="1"/>
                <c:pt idx="0">
                  <c:v>Maitre de conférence/Professeur Agrégé</c:v>
                </c:pt>
              </c:strCache>
            </c:strRef>
          </c:tx>
          <c:spPr>
            <a:solidFill>
              <a:schemeClr val="accent4"/>
            </a:solidFill>
            <a:ln>
              <a:noFill/>
            </a:ln>
            <a:effectLst/>
          </c:spPr>
          <c:invertIfNegative val="0"/>
          <c:cat>
            <c:strRef>
              <c:f>Feuil2!$U$67:$U$71</c:f>
              <c:strCache>
                <c:ptCount val="5"/>
                <c:pt idx="0">
                  <c:v>2011-2012</c:v>
                </c:pt>
                <c:pt idx="1">
                  <c:v>2012-2013</c:v>
                </c:pt>
                <c:pt idx="2">
                  <c:v>2013-2014</c:v>
                </c:pt>
                <c:pt idx="3">
                  <c:v>2014-2015</c:v>
                </c:pt>
                <c:pt idx="4">
                  <c:v>2015-2016</c:v>
                </c:pt>
              </c:strCache>
            </c:strRef>
          </c:cat>
          <c:val>
            <c:numRef>
              <c:f>Feuil2!$Y$67:$Y$71</c:f>
              <c:numCache>
                <c:formatCode>General</c:formatCode>
                <c:ptCount val="5"/>
                <c:pt idx="0">
                  <c:v>15</c:v>
                </c:pt>
                <c:pt idx="1">
                  <c:v>15</c:v>
                </c:pt>
                <c:pt idx="2">
                  <c:v>15</c:v>
                </c:pt>
                <c:pt idx="3">
                  <c:v>15</c:v>
                </c:pt>
                <c:pt idx="4">
                  <c:v>15</c:v>
                </c:pt>
              </c:numCache>
            </c:numRef>
          </c:val>
          <c:extLst>
            <c:ext xmlns:c16="http://schemas.microsoft.com/office/drawing/2014/chart" uri="{C3380CC4-5D6E-409C-BE32-E72D297353CC}">
              <c16:uniqueId val="{00000003-525F-443C-8BB4-BF48F82FD9D1}"/>
            </c:ext>
          </c:extLst>
        </c:ser>
        <c:ser>
          <c:idx val="4"/>
          <c:order val="4"/>
          <c:tx>
            <c:strRef>
              <c:f>Feuil2!$Z$66</c:f>
              <c:strCache>
                <c:ptCount val="1"/>
                <c:pt idx="0">
                  <c:v>Professeur titulaire</c:v>
                </c:pt>
              </c:strCache>
            </c:strRef>
          </c:tx>
          <c:spPr>
            <a:solidFill>
              <a:schemeClr val="accent5"/>
            </a:solidFill>
            <a:ln>
              <a:noFill/>
            </a:ln>
            <a:effectLst/>
          </c:spPr>
          <c:invertIfNegative val="0"/>
          <c:cat>
            <c:strRef>
              <c:f>Feuil2!$U$67:$U$71</c:f>
              <c:strCache>
                <c:ptCount val="5"/>
                <c:pt idx="0">
                  <c:v>2011-2012</c:v>
                </c:pt>
                <c:pt idx="1">
                  <c:v>2012-2013</c:v>
                </c:pt>
                <c:pt idx="2">
                  <c:v>2013-2014</c:v>
                </c:pt>
                <c:pt idx="3">
                  <c:v>2014-2015</c:v>
                </c:pt>
                <c:pt idx="4">
                  <c:v>2015-2016</c:v>
                </c:pt>
              </c:strCache>
            </c:strRef>
          </c:cat>
          <c:val>
            <c:numRef>
              <c:f>Feuil2!$Z$67:$Z$71</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4-525F-443C-8BB4-BF48F82FD9D1}"/>
            </c:ext>
          </c:extLst>
        </c:ser>
        <c:ser>
          <c:idx val="5"/>
          <c:order val="5"/>
          <c:tx>
            <c:strRef>
              <c:f>Feuil2!$AA$66</c:f>
              <c:strCache>
                <c:ptCount val="1"/>
                <c:pt idx="0">
                  <c:v>Total</c:v>
                </c:pt>
              </c:strCache>
            </c:strRef>
          </c:tx>
          <c:spPr>
            <a:solidFill>
              <a:schemeClr val="accent6"/>
            </a:solidFill>
            <a:ln>
              <a:noFill/>
            </a:ln>
            <a:effectLst/>
          </c:spPr>
          <c:invertIfNegative val="0"/>
          <c:cat>
            <c:strRef>
              <c:f>Feuil2!$U$67:$U$71</c:f>
              <c:strCache>
                <c:ptCount val="5"/>
                <c:pt idx="0">
                  <c:v>2011-2012</c:v>
                </c:pt>
                <c:pt idx="1">
                  <c:v>2012-2013</c:v>
                </c:pt>
                <c:pt idx="2">
                  <c:v>2013-2014</c:v>
                </c:pt>
                <c:pt idx="3">
                  <c:v>2014-2015</c:v>
                </c:pt>
                <c:pt idx="4">
                  <c:v>2015-2016</c:v>
                </c:pt>
              </c:strCache>
            </c:strRef>
          </c:cat>
          <c:val>
            <c:numRef>
              <c:f>Feuil2!$AA$67:$AA$71</c:f>
              <c:numCache>
                <c:formatCode>General</c:formatCode>
                <c:ptCount val="5"/>
                <c:pt idx="0">
                  <c:v>45</c:v>
                </c:pt>
                <c:pt idx="1">
                  <c:v>45</c:v>
                </c:pt>
                <c:pt idx="2">
                  <c:v>45</c:v>
                </c:pt>
                <c:pt idx="3">
                  <c:v>45</c:v>
                </c:pt>
                <c:pt idx="4">
                  <c:v>45</c:v>
                </c:pt>
              </c:numCache>
            </c:numRef>
          </c:val>
          <c:extLst>
            <c:ext xmlns:c16="http://schemas.microsoft.com/office/drawing/2014/chart" uri="{C3380CC4-5D6E-409C-BE32-E72D297353CC}">
              <c16:uniqueId val="{00000005-525F-443C-8BB4-BF48F82FD9D1}"/>
            </c:ext>
          </c:extLst>
        </c:ser>
        <c:dLbls>
          <c:showLegendKey val="0"/>
          <c:showVal val="0"/>
          <c:showCatName val="0"/>
          <c:showSerName val="0"/>
          <c:showPercent val="0"/>
          <c:showBubbleSize val="0"/>
        </c:dLbls>
        <c:gapWidth val="219"/>
        <c:overlap val="-27"/>
        <c:axId val="321758944"/>
        <c:axId val="321756200"/>
      </c:barChart>
      <c:catAx>
        <c:axId val="321758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21756200"/>
        <c:crosses val="autoZero"/>
        <c:auto val="1"/>
        <c:lblAlgn val="ctr"/>
        <c:lblOffset val="100"/>
        <c:noMultiLvlLbl val="0"/>
      </c:catAx>
      <c:valAx>
        <c:axId val="321756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758944"/>
        <c:crosses val="autoZero"/>
        <c:crossBetween val="between"/>
      </c:valAx>
      <c:spPr>
        <a:noFill/>
        <a:ln>
          <a:noFill/>
        </a:ln>
        <a:effectLst/>
      </c:spPr>
    </c:plotArea>
    <c:legend>
      <c:legendPos val="b"/>
      <c:layout>
        <c:manualLayout>
          <c:xMode val="edge"/>
          <c:yMode val="edge"/>
          <c:x val="2.7150043744531935E-2"/>
          <c:y val="0.63541338582677165"/>
          <c:w val="0.94292213473315833"/>
          <c:h val="0.33680883639545051"/>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Feuil2!$L$89</c:f>
              <c:strCache>
                <c:ptCount val="1"/>
                <c:pt idx="0">
                  <c:v>2011-2012</c:v>
                </c:pt>
              </c:strCache>
            </c:strRef>
          </c:tx>
          <c:spPr>
            <a:solidFill>
              <a:schemeClr val="accent1"/>
            </a:solidFill>
            <a:ln>
              <a:noFill/>
            </a:ln>
            <a:effectLst/>
          </c:spPr>
          <c:invertIfNegative val="0"/>
          <c:cat>
            <c:strRef>
              <c:f>Feuil2!$M$88:$R$88</c:f>
              <c:strCache>
                <c:ptCount val="6"/>
                <c:pt idx="0">
                  <c:v>Moniteur</c:v>
                </c:pt>
                <c:pt idx="1">
                  <c:v>Assistant et/ou Professeur assistant</c:v>
                </c:pt>
                <c:pt idx="2">
                  <c:v>Maitre-Assistant</c:v>
                </c:pt>
                <c:pt idx="3">
                  <c:v>Maitre de conférence/Professeur Agrégé</c:v>
                </c:pt>
                <c:pt idx="4">
                  <c:v>Professeur titulaire</c:v>
                </c:pt>
                <c:pt idx="5">
                  <c:v>Total</c:v>
                </c:pt>
              </c:strCache>
            </c:strRef>
          </c:cat>
          <c:val>
            <c:numRef>
              <c:f>Feuil2!$M$89:$R$89</c:f>
              <c:numCache>
                <c:formatCode>General</c:formatCode>
                <c:ptCount val="6"/>
                <c:pt idx="0">
                  <c:v>8</c:v>
                </c:pt>
                <c:pt idx="1">
                  <c:v>27</c:v>
                </c:pt>
                <c:pt idx="2">
                  <c:v>61</c:v>
                </c:pt>
                <c:pt idx="3">
                  <c:v>14</c:v>
                </c:pt>
                <c:pt idx="4">
                  <c:v>6</c:v>
                </c:pt>
                <c:pt idx="5">
                  <c:v>116</c:v>
                </c:pt>
              </c:numCache>
            </c:numRef>
          </c:val>
          <c:extLst>
            <c:ext xmlns:c16="http://schemas.microsoft.com/office/drawing/2014/chart" uri="{C3380CC4-5D6E-409C-BE32-E72D297353CC}">
              <c16:uniqueId val="{00000000-A152-4805-BA8F-B07D1EFDF6A6}"/>
            </c:ext>
          </c:extLst>
        </c:ser>
        <c:ser>
          <c:idx val="1"/>
          <c:order val="1"/>
          <c:tx>
            <c:strRef>
              <c:f>Feuil2!$L$90</c:f>
              <c:strCache>
                <c:ptCount val="1"/>
                <c:pt idx="0">
                  <c:v>2012-2013</c:v>
                </c:pt>
              </c:strCache>
            </c:strRef>
          </c:tx>
          <c:spPr>
            <a:solidFill>
              <a:schemeClr val="accent2"/>
            </a:solidFill>
            <a:ln>
              <a:noFill/>
            </a:ln>
            <a:effectLst/>
          </c:spPr>
          <c:invertIfNegative val="0"/>
          <c:cat>
            <c:strRef>
              <c:f>Feuil2!$M$88:$R$88</c:f>
              <c:strCache>
                <c:ptCount val="6"/>
                <c:pt idx="0">
                  <c:v>Moniteur</c:v>
                </c:pt>
                <c:pt idx="1">
                  <c:v>Assistant et/ou Professeur assistant</c:v>
                </c:pt>
                <c:pt idx="2">
                  <c:v>Maitre-Assistant</c:v>
                </c:pt>
                <c:pt idx="3">
                  <c:v>Maitre de conférence/Professeur Agrégé</c:v>
                </c:pt>
                <c:pt idx="4">
                  <c:v>Professeur titulaire</c:v>
                </c:pt>
                <c:pt idx="5">
                  <c:v>Total</c:v>
                </c:pt>
              </c:strCache>
            </c:strRef>
          </c:cat>
          <c:val>
            <c:numRef>
              <c:f>Feuil2!$M$90:$R$90</c:f>
              <c:numCache>
                <c:formatCode>General</c:formatCode>
                <c:ptCount val="6"/>
                <c:pt idx="0">
                  <c:v>14</c:v>
                </c:pt>
                <c:pt idx="1">
                  <c:v>23</c:v>
                </c:pt>
                <c:pt idx="2">
                  <c:v>50</c:v>
                </c:pt>
                <c:pt idx="3">
                  <c:v>24</c:v>
                </c:pt>
                <c:pt idx="4">
                  <c:v>11</c:v>
                </c:pt>
                <c:pt idx="5">
                  <c:v>122</c:v>
                </c:pt>
              </c:numCache>
            </c:numRef>
          </c:val>
          <c:extLst>
            <c:ext xmlns:c16="http://schemas.microsoft.com/office/drawing/2014/chart" uri="{C3380CC4-5D6E-409C-BE32-E72D297353CC}">
              <c16:uniqueId val="{00000001-A152-4805-BA8F-B07D1EFDF6A6}"/>
            </c:ext>
          </c:extLst>
        </c:ser>
        <c:ser>
          <c:idx val="2"/>
          <c:order val="2"/>
          <c:tx>
            <c:strRef>
              <c:f>Feuil2!$L$91</c:f>
              <c:strCache>
                <c:ptCount val="1"/>
                <c:pt idx="0">
                  <c:v>2013-2014</c:v>
                </c:pt>
              </c:strCache>
            </c:strRef>
          </c:tx>
          <c:spPr>
            <a:solidFill>
              <a:schemeClr val="accent3"/>
            </a:solidFill>
            <a:ln>
              <a:noFill/>
            </a:ln>
            <a:effectLst/>
          </c:spPr>
          <c:invertIfNegative val="0"/>
          <c:cat>
            <c:strRef>
              <c:f>Feuil2!$M$88:$R$88</c:f>
              <c:strCache>
                <c:ptCount val="6"/>
                <c:pt idx="0">
                  <c:v>Moniteur</c:v>
                </c:pt>
                <c:pt idx="1">
                  <c:v>Assistant et/ou Professeur assistant</c:v>
                </c:pt>
                <c:pt idx="2">
                  <c:v>Maitre-Assistant</c:v>
                </c:pt>
                <c:pt idx="3">
                  <c:v>Maitre de conférence/Professeur Agrégé</c:v>
                </c:pt>
                <c:pt idx="4">
                  <c:v>Professeur titulaire</c:v>
                </c:pt>
                <c:pt idx="5">
                  <c:v>Total</c:v>
                </c:pt>
              </c:strCache>
            </c:strRef>
          </c:cat>
          <c:val>
            <c:numRef>
              <c:f>Feuil2!$M$91:$R$91</c:f>
              <c:numCache>
                <c:formatCode>General</c:formatCode>
                <c:ptCount val="6"/>
                <c:pt idx="0">
                  <c:v>6</c:v>
                </c:pt>
                <c:pt idx="1">
                  <c:v>23</c:v>
                </c:pt>
                <c:pt idx="2">
                  <c:v>50</c:v>
                </c:pt>
                <c:pt idx="3">
                  <c:v>24</c:v>
                </c:pt>
                <c:pt idx="4">
                  <c:v>11</c:v>
                </c:pt>
                <c:pt idx="5">
                  <c:v>114</c:v>
                </c:pt>
              </c:numCache>
            </c:numRef>
          </c:val>
          <c:extLst>
            <c:ext xmlns:c16="http://schemas.microsoft.com/office/drawing/2014/chart" uri="{C3380CC4-5D6E-409C-BE32-E72D297353CC}">
              <c16:uniqueId val="{00000002-A152-4805-BA8F-B07D1EFDF6A6}"/>
            </c:ext>
          </c:extLst>
        </c:ser>
        <c:ser>
          <c:idx val="3"/>
          <c:order val="3"/>
          <c:tx>
            <c:strRef>
              <c:f>Feuil2!$L$92</c:f>
              <c:strCache>
                <c:ptCount val="1"/>
                <c:pt idx="0">
                  <c:v>2014-2015</c:v>
                </c:pt>
              </c:strCache>
            </c:strRef>
          </c:tx>
          <c:spPr>
            <a:solidFill>
              <a:schemeClr val="accent4"/>
            </a:solidFill>
            <a:ln>
              <a:noFill/>
            </a:ln>
            <a:effectLst/>
          </c:spPr>
          <c:invertIfNegative val="0"/>
          <c:cat>
            <c:strRef>
              <c:f>Feuil2!$M$88:$R$88</c:f>
              <c:strCache>
                <c:ptCount val="6"/>
                <c:pt idx="0">
                  <c:v>Moniteur</c:v>
                </c:pt>
                <c:pt idx="1">
                  <c:v>Assistant et/ou Professeur assistant</c:v>
                </c:pt>
                <c:pt idx="2">
                  <c:v>Maitre-Assistant</c:v>
                </c:pt>
                <c:pt idx="3">
                  <c:v>Maitre de conférence/Professeur Agrégé</c:v>
                </c:pt>
                <c:pt idx="4">
                  <c:v>Professeur titulaire</c:v>
                </c:pt>
                <c:pt idx="5">
                  <c:v>Total</c:v>
                </c:pt>
              </c:strCache>
            </c:strRef>
          </c:cat>
          <c:val>
            <c:numRef>
              <c:f>Feuil2!$M$92:$R$92</c:f>
              <c:numCache>
                <c:formatCode>General</c:formatCode>
                <c:ptCount val="6"/>
                <c:pt idx="0">
                  <c:v>10</c:v>
                </c:pt>
                <c:pt idx="1">
                  <c:v>20</c:v>
                </c:pt>
                <c:pt idx="2">
                  <c:v>50</c:v>
                </c:pt>
                <c:pt idx="3">
                  <c:v>29</c:v>
                </c:pt>
                <c:pt idx="4">
                  <c:v>11</c:v>
                </c:pt>
                <c:pt idx="5">
                  <c:v>120</c:v>
                </c:pt>
              </c:numCache>
            </c:numRef>
          </c:val>
          <c:extLst>
            <c:ext xmlns:c16="http://schemas.microsoft.com/office/drawing/2014/chart" uri="{C3380CC4-5D6E-409C-BE32-E72D297353CC}">
              <c16:uniqueId val="{00000003-A152-4805-BA8F-B07D1EFDF6A6}"/>
            </c:ext>
          </c:extLst>
        </c:ser>
        <c:ser>
          <c:idx val="4"/>
          <c:order val="4"/>
          <c:tx>
            <c:strRef>
              <c:f>Feuil2!$L$93</c:f>
              <c:strCache>
                <c:ptCount val="1"/>
                <c:pt idx="0">
                  <c:v>2015-2016</c:v>
                </c:pt>
              </c:strCache>
            </c:strRef>
          </c:tx>
          <c:spPr>
            <a:solidFill>
              <a:schemeClr val="accent5"/>
            </a:solidFill>
            <a:ln>
              <a:noFill/>
            </a:ln>
            <a:effectLst/>
          </c:spPr>
          <c:invertIfNegative val="0"/>
          <c:cat>
            <c:strRef>
              <c:f>Feuil2!$M$88:$R$88</c:f>
              <c:strCache>
                <c:ptCount val="6"/>
                <c:pt idx="0">
                  <c:v>Moniteur</c:v>
                </c:pt>
                <c:pt idx="1">
                  <c:v>Assistant et/ou Professeur assistant</c:v>
                </c:pt>
                <c:pt idx="2">
                  <c:v>Maitre-Assistant</c:v>
                </c:pt>
                <c:pt idx="3">
                  <c:v>Maitre de conférence/Professeur Agrégé</c:v>
                </c:pt>
                <c:pt idx="4">
                  <c:v>Professeur titulaire</c:v>
                </c:pt>
                <c:pt idx="5">
                  <c:v>Total</c:v>
                </c:pt>
              </c:strCache>
            </c:strRef>
          </c:cat>
          <c:val>
            <c:numRef>
              <c:f>Feuil2!$M$93:$R$93</c:f>
              <c:numCache>
                <c:formatCode>General</c:formatCode>
                <c:ptCount val="6"/>
                <c:pt idx="0">
                  <c:v>10</c:v>
                </c:pt>
                <c:pt idx="1">
                  <c:v>13</c:v>
                </c:pt>
                <c:pt idx="2">
                  <c:v>50</c:v>
                </c:pt>
                <c:pt idx="3">
                  <c:v>32</c:v>
                </c:pt>
                <c:pt idx="4">
                  <c:v>10</c:v>
                </c:pt>
                <c:pt idx="5">
                  <c:v>115</c:v>
                </c:pt>
              </c:numCache>
            </c:numRef>
          </c:val>
          <c:extLst>
            <c:ext xmlns:c16="http://schemas.microsoft.com/office/drawing/2014/chart" uri="{C3380CC4-5D6E-409C-BE32-E72D297353CC}">
              <c16:uniqueId val="{00000004-A152-4805-BA8F-B07D1EFDF6A6}"/>
            </c:ext>
          </c:extLst>
        </c:ser>
        <c:dLbls>
          <c:showLegendKey val="0"/>
          <c:showVal val="0"/>
          <c:showCatName val="0"/>
          <c:showSerName val="0"/>
          <c:showPercent val="0"/>
          <c:showBubbleSize val="0"/>
        </c:dLbls>
        <c:gapWidth val="182"/>
        <c:axId val="321759336"/>
        <c:axId val="321749144"/>
      </c:barChart>
      <c:catAx>
        <c:axId val="3217593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21749144"/>
        <c:crosses val="autoZero"/>
        <c:auto val="1"/>
        <c:lblAlgn val="ctr"/>
        <c:lblOffset val="100"/>
        <c:noMultiLvlLbl val="0"/>
      </c:catAx>
      <c:valAx>
        <c:axId val="3217491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759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Feuil2!$B$91</c:f>
              <c:strCache>
                <c:ptCount val="1"/>
                <c:pt idx="0">
                  <c:v>Enseignant Permanent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Feuil2!$C$89:$G$90</c:f>
              <c:multiLvlStrCache>
                <c:ptCount val="5"/>
                <c:lvl>
                  <c:pt idx="0">
                    <c:v>2011-2012</c:v>
                  </c:pt>
                  <c:pt idx="1">
                    <c:v>2012-2013</c:v>
                  </c:pt>
                  <c:pt idx="2">
                    <c:v>2013-2014</c:v>
                  </c:pt>
                  <c:pt idx="3">
                    <c:v>2014-2015</c:v>
                  </c:pt>
                  <c:pt idx="4">
                    <c:v>2015-2016</c:v>
                  </c:pt>
                </c:lvl>
                <c:lvl>
                  <c:pt idx="0">
                    <c:v>Année</c:v>
                  </c:pt>
                </c:lvl>
              </c:multiLvlStrCache>
            </c:multiLvlStrRef>
          </c:cat>
          <c:val>
            <c:numRef>
              <c:f>Feuil2!$C$91:$G$91</c:f>
              <c:numCache>
                <c:formatCode>General</c:formatCode>
                <c:ptCount val="5"/>
                <c:pt idx="0">
                  <c:v>34</c:v>
                </c:pt>
                <c:pt idx="1">
                  <c:v>35</c:v>
                </c:pt>
                <c:pt idx="2">
                  <c:v>36</c:v>
                </c:pt>
                <c:pt idx="3">
                  <c:v>40</c:v>
                </c:pt>
                <c:pt idx="4">
                  <c:v>39</c:v>
                </c:pt>
              </c:numCache>
            </c:numRef>
          </c:val>
          <c:extLst>
            <c:ext xmlns:c16="http://schemas.microsoft.com/office/drawing/2014/chart" uri="{C3380CC4-5D6E-409C-BE32-E72D297353CC}">
              <c16:uniqueId val="{00000000-6F2D-4FD7-B370-06CDF5E91EAB}"/>
            </c:ext>
          </c:extLst>
        </c:ser>
        <c:ser>
          <c:idx val="1"/>
          <c:order val="1"/>
          <c:tx>
            <c:strRef>
              <c:f>Feuil2!$B$92</c:f>
              <c:strCache>
                <c:ptCount val="1"/>
                <c:pt idx="0">
                  <c:v>Enseignant Vacataire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Feuil2!$C$89:$G$90</c:f>
              <c:multiLvlStrCache>
                <c:ptCount val="5"/>
                <c:lvl>
                  <c:pt idx="0">
                    <c:v>2011-2012</c:v>
                  </c:pt>
                  <c:pt idx="1">
                    <c:v>2012-2013</c:v>
                  </c:pt>
                  <c:pt idx="2">
                    <c:v>2013-2014</c:v>
                  </c:pt>
                  <c:pt idx="3">
                    <c:v>2014-2015</c:v>
                  </c:pt>
                  <c:pt idx="4">
                    <c:v>2015-2016</c:v>
                  </c:pt>
                </c:lvl>
                <c:lvl>
                  <c:pt idx="0">
                    <c:v>Année</c:v>
                  </c:pt>
                </c:lvl>
              </c:multiLvlStrCache>
            </c:multiLvlStrRef>
          </c:cat>
          <c:val>
            <c:numRef>
              <c:f>Feuil2!$C$92:$G$92</c:f>
              <c:numCache>
                <c:formatCode>General</c:formatCode>
                <c:ptCount val="5"/>
                <c:pt idx="0">
                  <c:v>2</c:v>
                </c:pt>
                <c:pt idx="1">
                  <c:v>2</c:v>
                </c:pt>
                <c:pt idx="2">
                  <c:v>2</c:v>
                </c:pt>
                <c:pt idx="3">
                  <c:v>2</c:v>
                </c:pt>
                <c:pt idx="4">
                  <c:v>2</c:v>
                </c:pt>
              </c:numCache>
            </c:numRef>
          </c:val>
          <c:extLst>
            <c:ext xmlns:c16="http://schemas.microsoft.com/office/drawing/2014/chart" uri="{C3380CC4-5D6E-409C-BE32-E72D297353CC}">
              <c16:uniqueId val="{00000001-6F2D-4FD7-B370-06CDF5E91EAB}"/>
            </c:ext>
          </c:extLst>
        </c:ser>
        <c:dLbls>
          <c:dLblPos val="ctr"/>
          <c:showLegendKey val="0"/>
          <c:showVal val="1"/>
          <c:showCatName val="0"/>
          <c:showSerName val="0"/>
          <c:showPercent val="0"/>
          <c:showBubbleSize val="0"/>
        </c:dLbls>
        <c:gapWidth val="79"/>
        <c:overlap val="100"/>
        <c:axId val="321749928"/>
        <c:axId val="321750320"/>
      </c:barChart>
      <c:catAx>
        <c:axId val="3217499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chemeClr val="tx1">
                    <a:lumMod val="65000"/>
                    <a:lumOff val="35000"/>
                  </a:schemeClr>
                </a:solidFill>
                <a:latin typeface="+mn-lt"/>
                <a:ea typeface="+mn-ea"/>
                <a:cs typeface="+mn-cs"/>
              </a:defRPr>
            </a:pPr>
            <a:endParaRPr lang="en-US"/>
          </a:p>
        </c:txPr>
        <c:crossAx val="321750320"/>
        <c:crosses val="autoZero"/>
        <c:auto val="1"/>
        <c:lblAlgn val="ctr"/>
        <c:lblOffset val="100"/>
        <c:noMultiLvlLbl val="0"/>
      </c:catAx>
      <c:valAx>
        <c:axId val="321750320"/>
        <c:scaling>
          <c:orientation val="minMax"/>
        </c:scaling>
        <c:delete val="1"/>
        <c:axPos val="b"/>
        <c:numFmt formatCode="General" sourceLinked="1"/>
        <c:majorTickMark val="none"/>
        <c:minorTickMark val="none"/>
        <c:tickLblPos val="nextTo"/>
        <c:crossAx val="3217499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393985126859143"/>
          <c:y val="6.1111111111111109E-2"/>
          <c:w val="0.45994903762029749"/>
          <c:h val="0.75069378827646549"/>
        </c:manualLayout>
      </c:layout>
      <c:barChart>
        <c:barDir val="bar"/>
        <c:grouping val="clustered"/>
        <c:varyColors val="0"/>
        <c:ser>
          <c:idx val="0"/>
          <c:order val="0"/>
          <c:tx>
            <c:strRef>
              <c:f>Feuil2!$B$112</c:f>
              <c:strCache>
                <c:ptCount val="1"/>
                <c:pt idx="0">
                  <c:v>Enseignant Permanent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Feuil2!$C$110:$G$111</c:f>
              <c:multiLvlStrCache>
                <c:ptCount val="5"/>
                <c:lvl>
                  <c:pt idx="0">
                    <c:v>2011-2012</c:v>
                  </c:pt>
                  <c:pt idx="1">
                    <c:v>2012-2013</c:v>
                  </c:pt>
                  <c:pt idx="2">
                    <c:v>2013-2014</c:v>
                  </c:pt>
                  <c:pt idx="3">
                    <c:v>2014-2015</c:v>
                  </c:pt>
                  <c:pt idx="4">
                    <c:v>2015-2016</c:v>
                  </c:pt>
                </c:lvl>
                <c:lvl>
                  <c:pt idx="0">
                    <c:v>Année</c:v>
                  </c:pt>
                </c:lvl>
              </c:multiLvlStrCache>
            </c:multiLvlStrRef>
          </c:cat>
          <c:val>
            <c:numRef>
              <c:f>Feuil2!$C$112:$G$112</c:f>
              <c:numCache>
                <c:formatCode>General</c:formatCode>
                <c:ptCount val="5"/>
                <c:pt idx="0">
                  <c:v>35</c:v>
                </c:pt>
                <c:pt idx="1">
                  <c:v>35</c:v>
                </c:pt>
                <c:pt idx="2">
                  <c:v>35</c:v>
                </c:pt>
                <c:pt idx="3">
                  <c:v>35</c:v>
                </c:pt>
                <c:pt idx="4">
                  <c:v>35</c:v>
                </c:pt>
              </c:numCache>
            </c:numRef>
          </c:val>
          <c:extLst>
            <c:ext xmlns:c16="http://schemas.microsoft.com/office/drawing/2014/chart" uri="{C3380CC4-5D6E-409C-BE32-E72D297353CC}">
              <c16:uniqueId val="{00000000-35CF-4A5D-86DD-ACC70913A1FA}"/>
            </c:ext>
          </c:extLst>
        </c:ser>
        <c:ser>
          <c:idx val="2"/>
          <c:order val="2"/>
          <c:tx>
            <c:strRef>
              <c:f>Feuil2!$B$114</c:f>
              <c:strCache>
                <c:ptCount val="1"/>
                <c:pt idx="0">
                  <c:v>Enseignant Vacataire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Feuil2!$C$110:$G$111</c:f>
              <c:multiLvlStrCache>
                <c:ptCount val="5"/>
                <c:lvl>
                  <c:pt idx="0">
                    <c:v>2011-2012</c:v>
                  </c:pt>
                  <c:pt idx="1">
                    <c:v>2012-2013</c:v>
                  </c:pt>
                  <c:pt idx="2">
                    <c:v>2013-2014</c:v>
                  </c:pt>
                  <c:pt idx="3">
                    <c:v>2014-2015</c:v>
                  </c:pt>
                  <c:pt idx="4">
                    <c:v>2015-2016</c:v>
                  </c:pt>
                </c:lvl>
                <c:lvl>
                  <c:pt idx="0">
                    <c:v>Année</c:v>
                  </c:pt>
                </c:lvl>
              </c:multiLvlStrCache>
            </c:multiLvlStrRef>
          </c:cat>
          <c:val>
            <c:numRef>
              <c:f>Feuil2!$C$114:$G$114</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1-35CF-4A5D-86DD-ACC70913A1FA}"/>
            </c:ext>
          </c:extLst>
        </c:ser>
        <c:dLbls>
          <c:dLblPos val="outEnd"/>
          <c:showLegendKey val="0"/>
          <c:showVal val="1"/>
          <c:showCatName val="0"/>
          <c:showSerName val="0"/>
          <c:showPercent val="0"/>
          <c:showBubbleSize val="0"/>
        </c:dLbls>
        <c:gapWidth val="182"/>
        <c:axId val="321763648"/>
        <c:axId val="321761688"/>
        <c:extLst>
          <c:ext xmlns:c15="http://schemas.microsoft.com/office/drawing/2012/chart" uri="{02D57815-91ED-43cb-92C2-25804820EDAC}">
            <c15:filteredBarSeries>
              <c15:ser>
                <c:idx val="1"/>
                <c:order val="1"/>
                <c:tx>
                  <c:strRef>
                    <c:extLst>
                      <c:ext uri="{02D57815-91ED-43cb-92C2-25804820EDAC}">
                        <c15:formulaRef>
                          <c15:sqref>Feuil2!$B$113</c15:sqref>
                        </c15:formulaRef>
                      </c:ext>
                    </c:extLst>
                    <c:strCache>
                      <c:ptCount val="1"/>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c:ext uri="{02D57815-91ED-43cb-92C2-25804820EDAC}">
                        <c15:formulaRef>
                          <c15:sqref>Feuil2!$C$110:$G$111</c15:sqref>
                        </c15:formulaRef>
                      </c:ext>
                    </c:extLst>
                    <c:multiLvlStrCache>
                      <c:ptCount val="5"/>
                      <c:lvl>
                        <c:pt idx="0">
                          <c:v>2011-2012</c:v>
                        </c:pt>
                        <c:pt idx="1">
                          <c:v>2012-2013</c:v>
                        </c:pt>
                        <c:pt idx="2">
                          <c:v>2013-2014</c:v>
                        </c:pt>
                        <c:pt idx="3">
                          <c:v>2014-2015</c:v>
                        </c:pt>
                        <c:pt idx="4">
                          <c:v>2015-2016</c:v>
                        </c:pt>
                      </c:lvl>
                      <c:lvl>
                        <c:pt idx="0">
                          <c:v>Année</c:v>
                        </c:pt>
                      </c:lvl>
                    </c:multiLvlStrCache>
                  </c:multiLvlStrRef>
                </c:cat>
                <c:val>
                  <c:numRef>
                    <c:extLst>
                      <c:ext uri="{02D57815-91ED-43cb-92C2-25804820EDAC}">
                        <c15:formulaRef>
                          <c15:sqref>Feuil2!$C$113:$G$113</c15:sqref>
                        </c15:formulaRef>
                      </c:ext>
                    </c:extLst>
                    <c:numCache>
                      <c:formatCode>General</c:formatCode>
                      <c:ptCount val="5"/>
                    </c:numCache>
                  </c:numRef>
                </c:val>
                <c:extLst>
                  <c:ext xmlns:c16="http://schemas.microsoft.com/office/drawing/2014/chart" uri="{C3380CC4-5D6E-409C-BE32-E72D297353CC}">
                    <c16:uniqueId val="{00000002-35CF-4A5D-86DD-ACC70913A1FA}"/>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Feuil2!$B$115</c15:sqref>
                        </c15:formulaRef>
                      </c:ext>
                    </c:extLst>
                    <c:strCache>
                      <c:ptCount val="1"/>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extLst xmlns:c15="http://schemas.microsoft.com/office/drawing/2012/chart">
                      <c:ext xmlns:c15="http://schemas.microsoft.com/office/drawing/2012/chart" uri="{02D57815-91ED-43cb-92C2-25804820EDAC}">
                        <c15:formulaRef>
                          <c15:sqref>Feuil2!$C$110:$G$111</c15:sqref>
                        </c15:formulaRef>
                      </c:ext>
                    </c:extLst>
                    <c:multiLvlStrCache>
                      <c:ptCount val="5"/>
                      <c:lvl>
                        <c:pt idx="0">
                          <c:v>2011-2012</c:v>
                        </c:pt>
                        <c:pt idx="1">
                          <c:v>2012-2013</c:v>
                        </c:pt>
                        <c:pt idx="2">
                          <c:v>2013-2014</c:v>
                        </c:pt>
                        <c:pt idx="3">
                          <c:v>2014-2015</c:v>
                        </c:pt>
                        <c:pt idx="4">
                          <c:v>2015-2016</c:v>
                        </c:pt>
                      </c:lvl>
                      <c:lvl>
                        <c:pt idx="0">
                          <c:v>Année</c:v>
                        </c:pt>
                      </c:lvl>
                    </c:multiLvlStrCache>
                  </c:multiLvlStrRef>
                </c:cat>
                <c:val>
                  <c:numRef>
                    <c:extLst xmlns:c15="http://schemas.microsoft.com/office/drawing/2012/chart">
                      <c:ext xmlns:c15="http://schemas.microsoft.com/office/drawing/2012/chart" uri="{02D57815-91ED-43cb-92C2-25804820EDAC}">
                        <c15:formulaRef>
                          <c15:sqref>Feuil2!$C$115:$G$115</c15:sqref>
                        </c15:formulaRef>
                      </c:ext>
                    </c:extLst>
                    <c:numCache>
                      <c:formatCode>General</c:formatCode>
                      <c:ptCount val="5"/>
                    </c:numCache>
                  </c:numRef>
                </c:val>
                <c:extLst xmlns:c15="http://schemas.microsoft.com/office/drawing/2012/chart">
                  <c:ext xmlns:c16="http://schemas.microsoft.com/office/drawing/2014/chart" uri="{C3380CC4-5D6E-409C-BE32-E72D297353CC}">
                    <c16:uniqueId val="{00000003-35CF-4A5D-86DD-ACC70913A1FA}"/>
                  </c:ext>
                </c:extLst>
              </c15:ser>
            </c15:filteredBarSeries>
          </c:ext>
        </c:extLst>
      </c:barChart>
      <c:catAx>
        <c:axId val="3217636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21761688"/>
        <c:crosses val="autoZero"/>
        <c:auto val="1"/>
        <c:lblAlgn val="ctr"/>
        <c:lblOffset val="100"/>
        <c:noMultiLvlLbl val="0"/>
      </c:catAx>
      <c:valAx>
        <c:axId val="321761688"/>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21763648"/>
        <c:crosses val="autoZero"/>
        <c:crossBetween val="between"/>
      </c:valAx>
      <c:spPr>
        <a:noFill/>
        <a:ln>
          <a:noFill/>
        </a:ln>
        <a:effectLst/>
      </c:spPr>
    </c:plotArea>
    <c:legend>
      <c:legendPos val="b"/>
      <c:layout>
        <c:manualLayout>
          <c:xMode val="edge"/>
          <c:yMode val="edge"/>
          <c:x val="0.24500240594925635"/>
          <c:y val="0.87094852726742478"/>
          <c:w val="0.60999496937882769"/>
          <c:h val="7.8125546806649182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Feuil2!$L$112</c:f>
              <c:strCache>
                <c:ptCount val="1"/>
                <c:pt idx="0">
                  <c:v>Enseignant Permanent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multiLvlStrRef>
              <c:f>Feuil2!$M$110:$Q$111</c:f>
              <c:multiLvlStrCache>
                <c:ptCount val="5"/>
                <c:lvl>
                  <c:pt idx="0">
                    <c:v>2011-2012</c:v>
                  </c:pt>
                  <c:pt idx="1">
                    <c:v>2012-2013</c:v>
                  </c:pt>
                  <c:pt idx="2">
                    <c:v>2013-2014</c:v>
                  </c:pt>
                  <c:pt idx="3">
                    <c:v>2014-2015</c:v>
                  </c:pt>
                  <c:pt idx="4">
                    <c:v>2015-2016</c:v>
                  </c:pt>
                </c:lvl>
                <c:lvl>
                  <c:pt idx="0">
                    <c:v>Année</c:v>
                  </c:pt>
                </c:lvl>
              </c:multiLvlStrCache>
            </c:multiLvlStrRef>
          </c:cat>
          <c:val>
            <c:numRef>
              <c:f>Feuil2!$M$112:$Q$112</c:f>
              <c:numCache>
                <c:formatCode>General</c:formatCode>
                <c:ptCount val="5"/>
                <c:pt idx="0">
                  <c:v>108</c:v>
                </c:pt>
                <c:pt idx="1">
                  <c:v>108</c:v>
                </c:pt>
                <c:pt idx="2">
                  <c:v>108</c:v>
                </c:pt>
                <c:pt idx="3">
                  <c:v>108</c:v>
                </c:pt>
                <c:pt idx="4">
                  <c:v>105</c:v>
                </c:pt>
              </c:numCache>
            </c:numRef>
          </c:val>
          <c:extLst>
            <c:ext xmlns:c16="http://schemas.microsoft.com/office/drawing/2014/chart" uri="{C3380CC4-5D6E-409C-BE32-E72D297353CC}">
              <c16:uniqueId val="{00000000-3A7C-4D6E-9C7E-B1AB997B5573}"/>
            </c:ext>
          </c:extLst>
        </c:ser>
        <c:ser>
          <c:idx val="1"/>
          <c:order val="1"/>
          <c:tx>
            <c:strRef>
              <c:f>Feuil2!$L$113</c:f>
              <c:strCache>
                <c:ptCount val="1"/>
                <c:pt idx="0">
                  <c:v>Enseignant Vacataire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multiLvlStrRef>
              <c:f>Feuil2!$M$110:$Q$111</c:f>
              <c:multiLvlStrCache>
                <c:ptCount val="5"/>
                <c:lvl>
                  <c:pt idx="0">
                    <c:v>2011-2012</c:v>
                  </c:pt>
                  <c:pt idx="1">
                    <c:v>2012-2013</c:v>
                  </c:pt>
                  <c:pt idx="2">
                    <c:v>2013-2014</c:v>
                  </c:pt>
                  <c:pt idx="3">
                    <c:v>2014-2015</c:v>
                  </c:pt>
                  <c:pt idx="4">
                    <c:v>2015-2016</c:v>
                  </c:pt>
                </c:lvl>
                <c:lvl>
                  <c:pt idx="0">
                    <c:v>Année</c:v>
                  </c:pt>
                </c:lvl>
              </c:multiLvlStrCache>
            </c:multiLvlStrRef>
          </c:cat>
          <c:val>
            <c:numRef>
              <c:f>Feuil2!$M$113:$Q$113</c:f>
              <c:numCache>
                <c:formatCode>General</c:formatCode>
                <c:ptCount val="5"/>
                <c:pt idx="0">
                  <c:v>124</c:v>
                </c:pt>
                <c:pt idx="1">
                  <c:v>124</c:v>
                </c:pt>
                <c:pt idx="2">
                  <c:v>124</c:v>
                </c:pt>
                <c:pt idx="3">
                  <c:v>124</c:v>
                </c:pt>
                <c:pt idx="4">
                  <c:v>127</c:v>
                </c:pt>
              </c:numCache>
            </c:numRef>
          </c:val>
          <c:extLst>
            <c:ext xmlns:c16="http://schemas.microsoft.com/office/drawing/2014/chart" uri="{C3380CC4-5D6E-409C-BE32-E72D297353CC}">
              <c16:uniqueId val="{00000001-3A7C-4D6E-9C7E-B1AB997B5573}"/>
            </c:ext>
          </c:extLst>
        </c:ser>
        <c:dLbls>
          <c:dLblPos val="outEnd"/>
          <c:showLegendKey val="0"/>
          <c:showVal val="1"/>
          <c:showCatName val="0"/>
          <c:showSerName val="0"/>
          <c:showPercent val="0"/>
          <c:showBubbleSize val="0"/>
        </c:dLbls>
        <c:gapWidth val="267"/>
        <c:overlap val="-43"/>
        <c:axId val="321763256"/>
        <c:axId val="321762080"/>
      </c:barChart>
      <c:catAx>
        <c:axId val="32176325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dk1">
                    <a:lumMod val="65000"/>
                    <a:lumOff val="35000"/>
                  </a:schemeClr>
                </a:solidFill>
                <a:latin typeface="+mn-lt"/>
                <a:ea typeface="+mn-ea"/>
                <a:cs typeface="+mn-cs"/>
              </a:defRPr>
            </a:pPr>
            <a:endParaRPr lang="en-US"/>
          </a:p>
        </c:txPr>
        <c:crossAx val="321762080"/>
        <c:crosses val="autoZero"/>
        <c:auto val="1"/>
        <c:lblAlgn val="ctr"/>
        <c:lblOffset val="100"/>
        <c:noMultiLvlLbl val="0"/>
      </c:catAx>
      <c:valAx>
        <c:axId val="321762080"/>
        <c:scaling>
          <c:orientation val="minMax"/>
        </c:scaling>
        <c:delete val="1"/>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crossAx val="32176325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Feuil2!$T$112</c:f>
              <c:strCache>
                <c:ptCount val="1"/>
                <c:pt idx="0">
                  <c:v>Enseignant Permanent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Feuil2!$U$110:$Y$111</c:f>
              <c:multiLvlStrCache>
                <c:ptCount val="5"/>
                <c:lvl>
                  <c:pt idx="0">
                    <c:v>2011-2012</c:v>
                  </c:pt>
                  <c:pt idx="1">
                    <c:v>2012-2013</c:v>
                  </c:pt>
                  <c:pt idx="2">
                    <c:v>2013-2014</c:v>
                  </c:pt>
                  <c:pt idx="3">
                    <c:v>2014-2015</c:v>
                  </c:pt>
                  <c:pt idx="4">
                    <c:v>2015-2016</c:v>
                  </c:pt>
                </c:lvl>
                <c:lvl>
                  <c:pt idx="0">
                    <c:v>Année</c:v>
                  </c:pt>
                </c:lvl>
              </c:multiLvlStrCache>
            </c:multiLvlStrRef>
          </c:cat>
          <c:val>
            <c:numRef>
              <c:f>Feuil2!$U$112:$Y$112</c:f>
              <c:numCache>
                <c:formatCode>General</c:formatCode>
                <c:ptCount val="5"/>
                <c:pt idx="0">
                  <c:v>29</c:v>
                </c:pt>
                <c:pt idx="1">
                  <c:v>29</c:v>
                </c:pt>
                <c:pt idx="2">
                  <c:v>28</c:v>
                </c:pt>
                <c:pt idx="3">
                  <c:v>29</c:v>
                </c:pt>
                <c:pt idx="4">
                  <c:v>29</c:v>
                </c:pt>
              </c:numCache>
            </c:numRef>
          </c:val>
          <c:extLst>
            <c:ext xmlns:c16="http://schemas.microsoft.com/office/drawing/2014/chart" uri="{C3380CC4-5D6E-409C-BE32-E72D297353CC}">
              <c16:uniqueId val="{00000000-860B-4E35-971F-8DA1646647CA}"/>
            </c:ext>
          </c:extLst>
        </c:ser>
        <c:ser>
          <c:idx val="1"/>
          <c:order val="1"/>
          <c:tx>
            <c:strRef>
              <c:f>Feuil2!$T$113</c:f>
              <c:strCache>
                <c:ptCount val="1"/>
                <c:pt idx="0">
                  <c:v>Enseignant Vacataire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Feuil2!$U$110:$Y$111</c:f>
              <c:multiLvlStrCache>
                <c:ptCount val="5"/>
                <c:lvl>
                  <c:pt idx="0">
                    <c:v>2011-2012</c:v>
                  </c:pt>
                  <c:pt idx="1">
                    <c:v>2012-2013</c:v>
                  </c:pt>
                  <c:pt idx="2">
                    <c:v>2013-2014</c:v>
                  </c:pt>
                  <c:pt idx="3">
                    <c:v>2014-2015</c:v>
                  </c:pt>
                  <c:pt idx="4">
                    <c:v>2015-2016</c:v>
                  </c:pt>
                </c:lvl>
                <c:lvl>
                  <c:pt idx="0">
                    <c:v>Année</c:v>
                  </c:pt>
                </c:lvl>
              </c:multiLvlStrCache>
            </c:multiLvlStrRef>
          </c:cat>
          <c:val>
            <c:numRef>
              <c:f>Feuil2!$U$113:$Y$113</c:f>
              <c:numCache>
                <c:formatCode>General</c:formatCode>
                <c:ptCount val="5"/>
                <c:pt idx="0">
                  <c:v>67</c:v>
                </c:pt>
                <c:pt idx="1">
                  <c:v>70</c:v>
                </c:pt>
                <c:pt idx="2">
                  <c:v>70</c:v>
                </c:pt>
                <c:pt idx="3">
                  <c:v>70</c:v>
                </c:pt>
                <c:pt idx="4">
                  <c:v>70</c:v>
                </c:pt>
              </c:numCache>
            </c:numRef>
          </c:val>
          <c:extLst>
            <c:ext xmlns:c16="http://schemas.microsoft.com/office/drawing/2014/chart" uri="{C3380CC4-5D6E-409C-BE32-E72D297353CC}">
              <c16:uniqueId val="{00000001-860B-4E35-971F-8DA1646647CA}"/>
            </c:ext>
          </c:extLst>
        </c:ser>
        <c:dLbls>
          <c:dLblPos val="outEnd"/>
          <c:showLegendKey val="0"/>
          <c:showVal val="1"/>
          <c:showCatName val="0"/>
          <c:showSerName val="0"/>
          <c:showPercent val="0"/>
          <c:showBubbleSize val="0"/>
        </c:dLbls>
        <c:gapWidth val="219"/>
        <c:overlap val="-27"/>
        <c:axId val="321762472"/>
        <c:axId val="321764824"/>
      </c:barChart>
      <c:catAx>
        <c:axId val="321762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21764824"/>
        <c:crosses val="autoZero"/>
        <c:auto val="1"/>
        <c:lblAlgn val="ctr"/>
        <c:lblOffset val="100"/>
        <c:noMultiLvlLbl val="0"/>
      </c:catAx>
      <c:valAx>
        <c:axId val="321764824"/>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21762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Feuil2!$B$130</c:f>
              <c:strCache>
                <c:ptCount val="1"/>
                <c:pt idx="0">
                  <c:v>Infirmerie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Feuil2!$C$128:$G$128</c:f>
              <c:numCache>
                <c:formatCode>General</c:formatCode>
                <c:ptCount val="5"/>
                <c:pt idx="0">
                  <c:v>2012</c:v>
                </c:pt>
                <c:pt idx="1">
                  <c:v>2013</c:v>
                </c:pt>
                <c:pt idx="2">
                  <c:v>2014</c:v>
                </c:pt>
                <c:pt idx="3">
                  <c:v>2015</c:v>
                </c:pt>
                <c:pt idx="4">
                  <c:v>2016</c:v>
                </c:pt>
              </c:numCache>
            </c:numRef>
          </c:cat>
          <c:val>
            <c:numRef>
              <c:f>Feuil2!$C$130:$G$130</c:f>
              <c:numCache>
                <c:formatCode>0.00</c:formatCode>
                <c:ptCount val="5"/>
                <c:pt idx="0">
                  <c:v>0.5714285714285714</c:v>
                </c:pt>
                <c:pt idx="1">
                  <c:v>0.5714285714285714</c:v>
                </c:pt>
                <c:pt idx="2">
                  <c:v>0.5714285714285714</c:v>
                </c:pt>
                <c:pt idx="3">
                  <c:v>0.5714285714285714</c:v>
                </c:pt>
                <c:pt idx="4">
                  <c:v>0.5714285714285714</c:v>
                </c:pt>
              </c:numCache>
            </c:numRef>
          </c:val>
          <c:extLst>
            <c:ext xmlns:c16="http://schemas.microsoft.com/office/drawing/2014/chart" uri="{C3380CC4-5D6E-409C-BE32-E72D297353CC}">
              <c16:uniqueId val="{00000000-C61E-4041-AEC9-BD4C91D49F32}"/>
            </c:ext>
          </c:extLst>
        </c:ser>
        <c:ser>
          <c:idx val="1"/>
          <c:order val="1"/>
          <c:tx>
            <c:strRef>
              <c:f>Feuil2!$B$131</c:f>
              <c:strCache>
                <c:ptCount val="1"/>
                <c:pt idx="0">
                  <c:v>Sage-femme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Feuil2!$C$128:$G$128</c:f>
              <c:numCache>
                <c:formatCode>General</c:formatCode>
                <c:ptCount val="5"/>
                <c:pt idx="0">
                  <c:v>2012</c:v>
                </c:pt>
                <c:pt idx="1">
                  <c:v>2013</c:v>
                </c:pt>
                <c:pt idx="2">
                  <c:v>2014</c:v>
                </c:pt>
                <c:pt idx="3">
                  <c:v>2015</c:v>
                </c:pt>
                <c:pt idx="4">
                  <c:v>2016</c:v>
                </c:pt>
              </c:numCache>
            </c:numRef>
          </c:cat>
          <c:val>
            <c:numRef>
              <c:f>Feuil2!$C$131:$G$131</c:f>
              <c:numCache>
                <c:formatCode>0.00</c:formatCode>
                <c:ptCount val="5"/>
                <c:pt idx="0">
                  <c:v>0.5714285714285714</c:v>
                </c:pt>
                <c:pt idx="1">
                  <c:v>0.5714285714285714</c:v>
                </c:pt>
                <c:pt idx="2">
                  <c:v>0.5714285714285714</c:v>
                </c:pt>
                <c:pt idx="3">
                  <c:v>0.5714285714285714</c:v>
                </c:pt>
                <c:pt idx="4">
                  <c:v>0.5714285714285714</c:v>
                </c:pt>
              </c:numCache>
            </c:numRef>
          </c:val>
          <c:extLst>
            <c:ext xmlns:c16="http://schemas.microsoft.com/office/drawing/2014/chart" uri="{C3380CC4-5D6E-409C-BE32-E72D297353CC}">
              <c16:uniqueId val="{00000001-C61E-4041-AEC9-BD4C91D49F32}"/>
            </c:ext>
          </c:extLst>
        </c:ser>
        <c:ser>
          <c:idx val="2"/>
          <c:order val="2"/>
          <c:tx>
            <c:strRef>
              <c:f>Feuil2!$B$132</c:f>
              <c:strCache>
                <c:ptCount val="1"/>
                <c:pt idx="0">
                  <c:v>Analyse Biomédicale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Feuil2!$C$128:$G$128</c:f>
              <c:numCache>
                <c:formatCode>General</c:formatCode>
                <c:ptCount val="5"/>
                <c:pt idx="0">
                  <c:v>2012</c:v>
                </c:pt>
                <c:pt idx="1">
                  <c:v>2013</c:v>
                </c:pt>
                <c:pt idx="2">
                  <c:v>2014</c:v>
                </c:pt>
                <c:pt idx="3">
                  <c:v>2015</c:v>
                </c:pt>
                <c:pt idx="4">
                  <c:v>2016</c:v>
                </c:pt>
              </c:numCache>
            </c:numRef>
          </c:cat>
          <c:val>
            <c:numRef>
              <c:f>Feuil2!$C$132:$G$132</c:f>
              <c:numCache>
                <c:formatCode>0.00</c:formatCode>
                <c:ptCount val="5"/>
                <c:pt idx="0">
                  <c:v>0.52765957446808509</c:v>
                </c:pt>
                <c:pt idx="1">
                  <c:v>0.52765957446808509</c:v>
                </c:pt>
                <c:pt idx="2">
                  <c:v>0.52765957446808509</c:v>
                </c:pt>
                <c:pt idx="3">
                  <c:v>0.52765957446808509</c:v>
                </c:pt>
                <c:pt idx="4">
                  <c:v>0.52765957446808509</c:v>
                </c:pt>
              </c:numCache>
            </c:numRef>
          </c:val>
          <c:extLst>
            <c:ext xmlns:c16="http://schemas.microsoft.com/office/drawing/2014/chart" uri="{C3380CC4-5D6E-409C-BE32-E72D297353CC}">
              <c16:uniqueId val="{00000002-C61E-4041-AEC9-BD4C91D49F32}"/>
            </c:ext>
          </c:extLst>
        </c:ser>
        <c:ser>
          <c:idx val="3"/>
          <c:order val="3"/>
          <c:tx>
            <c:strRef>
              <c:f>Feuil2!$B$133</c:f>
              <c:strCache>
                <c:ptCount val="1"/>
                <c:pt idx="0">
                  <c:v>Imagerie médicale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Feuil2!$C$128:$G$128</c:f>
              <c:numCache>
                <c:formatCode>General</c:formatCode>
                <c:ptCount val="5"/>
                <c:pt idx="0">
                  <c:v>2012</c:v>
                </c:pt>
                <c:pt idx="1">
                  <c:v>2013</c:v>
                </c:pt>
                <c:pt idx="2">
                  <c:v>2014</c:v>
                </c:pt>
                <c:pt idx="3">
                  <c:v>2015</c:v>
                </c:pt>
                <c:pt idx="4">
                  <c:v>2016</c:v>
                </c:pt>
              </c:numCache>
            </c:numRef>
          </c:cat>
          <c:val>
            <c:numRef>
              <c:f>Feuil2!$C$133:$G$133</c:f>
              <c:numCache>
                <c:formatCode>0.00</c:formatCode>
                <c:ptCount val="5"/>
                <c:pt idx="0">
                  <c:v>0.52765957446808509</c:v>
                </c:pt>
                <c:pt idx="1">
                  <c:v>0.52765957446808509</c:v>
                </c:pt>
                <c:pt idx="2">
                  <c:v>0.52765957446808509</c:v>
                </c:pt>
                <c:pt idx="3">
                  <c:v>0.52765957446808509</c:v>
                </c:pt>
                <c:pt idx="4">
                  <c:v>0.52765957446808509</c:v>
                </c:pt>
              </c:numCache>
            </c:numRef>
          </c:val>
          <c:extLst>
            <c:ext xmlns:c16="http://schemas.microsoft.com/office/drawing/2014/chart" uri="{C3380CC4-5D6E-409C-BE32-E72D297353CC}">
              <c16:uniqueId val="{00000003-C61E-4041-AEC9-BD4C91D49F32}"/>
            </c:ext>
          </c:extLst>
        </c:ser>
        <c:dLbls>
          <c:dLblPos val="ctr"/>
          <c:showLegendKey val="0"/>
          <c:showVal val="1"/>
          <c:showCatName val="0"/>
          <c:showSerName val="0"/>
          <c:showPercent val="0"/>
          <c:showBubbleSize val="0"/>
        </c:dLbls>
        <c:gapWidth val="150"/>
        <c:overlap val="100"/>
        <c:axId val="299631480"/>
        <c:axId val="299631872"/>
      </c:barChart>
      <c:catAx>
        <c:axId val="29963148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dk1">
                    <a:lumMod val="65000"/>
                    <a:lumOff val="35000"/>
                  </a:schemeClr>
                </a:solidFill>
                <a:latin typeface="+mn-lt"/>
                <a:ea typeface="+mn-ea"/>
                <a:cs typeface="+mn-cs"/>
              </a:defRPr>
            </a:pPr>
            <a:endParaRPr lang="en-US"/>
          </a:p>
        </c:txPr>
        <c:crossAx val="299631872"/>
        <c:crosses val="autoZero"/>
        <c:auto val="1"/>
        <c:lblAlgn val="ctr"/>
        <c:lblOffset val="100"/>
        <c:noMultiLvlLbl val="0"/>
      </c:catAx>
      <c:valAx>
        <c:axId val="299631872"/>
        <c:scaling>
          <c:orientation val="minMax"/>
        </c:scaling>
        <c:delete val="1"/>
        <c:axPos val="l"/>
        <c:majorGridlines>
          <c:spPr>
            <a:ln w="9525" cap="flat" cmpd="sng" algn="ctr">
              <a:solidFill>
                <a:schemeClr val="dk1">
                  <a:lumMod val="15000"/>
                  <a:lumOff val="85000"/>
                </a:schemeClr>
              </a:solidFill>
              <a:round/>
            </a:ln>
            <a:effectLst/>
          </c:spPr>
        </c:majorGridlines>
        <c:numFmt formatCode="0.00" sourceLinked="1"/>
        <c:majorTickMark val="none"/>
        <c:minorTickMark val="none"/>
        <c:tickLblPos val="nextTo"/>
        <c:crossAx val="299631480"/>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Coût unitaire de la formation pour l'Etat</a:t>
            </a:r>
          </a:p>
        </c:rich>
      </c:tx>
      <c:overlay val="0"/>
      <c:spPr>
        <a:noFill/>
        <a:ln>
          <a:noFill/>
        </a:ln>
        <a:effectLst/>
      </c:spPr>
    </c:title>
    <c:autoTitleDeleted val="0"/>
    <c:plotArea>
      <c:layout/>
      <c:barChart>
        <c:barDir val="col"/>
        <c:grouping val="clustered"/>
        <c:varyColors val="0"/>
        <c:ser>
          <c:idx val="0"/>
          <c:order val="0"/>
          <c:tx>
            <c:strRef>
              <c:f>graphiques!$B$35</c:f>
              <c:strCache>
                <c:ptCount val="1"/>
                <c:pt idx="0">
                  <c:v>Médecine</c:v>
                </c:pt>
              </c:strCache>
            </c:strRef>
          </c:tx>
          <c:spPr>
            <a:solidFill>
              <a:schemeClr val="accent1"/>
            </a:solidFill>
            <a:ln>
              <a:noFill/>
            </a:ln>
            <a:effectLst/>
          </c:spPr>
          <c:invertIfNegative val="0"/>
          <c:cat>
            <c:numRef>
              <c:f>graphiques!$C$34:$G$34</c:f>
              <c:numCache>
                <c:formatCode>General</c:formatCode>
                <c:ptCount val="5"/>
                <c:pt idx="0">
                  <c:v>2012</c:v>
                </c:pt>
                <c:pt idx="1">
                  <c:v>2013</c:v>
                </c:pt>
                <c:pt idx="2">
                  <c:v>2014</c:v>
                </c:pt>
                <c:pt idx="3">
                  <c:v>2015</c:v>
                </c:pt>
                <c:pt idx="4">
                  <c:v>2016</c:v>
                </c:pt>
              </c:numCache>
            </c:numRef>
          </c:cat>
          <c:val>
            <c:numRef>
              <c:f>graphiques!$C$35:$G$35</c:f>
              <c:numCache>
                <c:formatCode>General</c:formatCode>
                <c:ptCount val="5"/>
                <c:pt idx="0">
                  <c:v>798742</c:v>
                </c:pt>
                <c:pt idx="1">
                  <c:v>1352325</c:v>
                </c:pt>
                <c:pt idx="2">
                  <c:v>1198050</c:v>
                </c:pt>
                <c:pt idx="3">
                  <c:v>607204</c:v>
                </c:pt>
                <c:pt idx="4">
                  <c:v>860970</c:v>
                </c:pt>
              </c:numCache>
            </c:numRef>
          </c:val>
          <c:extLst>
            <c:ext xmlns:c16="http://schemas.microsoft.com/office/drawing/2014/chart" uri="{C3380CC4-5D6E-409C-BE32-E72D297353CC}">
              <c16:uniqueId val="{00000000-004C-49C8-9EC4-106D86DFAB81}"/>
            </c:ext>
          </c:extLst>
        </c:ser>
        <c:ser>
          <c:idx val="1"/>
          <c:order val="1"/>
          <c:tx>
            <c:strRef>
              <c:f>graphiques!$B$36</c:f>
              <c:strCache>
                <c:ptCount val="1"/>
                <c:pt idx="0">
                  <c:v>Infirmerie</c:v>
                </c:pt>
              </c:strCache>
            </c:strRef>
          </c:tx>
          <c:spPr>
            <a:solidFill>
              <a:schemeClr val="accent2"/>
            </a:solidFill>
            <a:ln>
              <a:noFill/>
            </a:ln>
            <a:effectLst/>
          </c:spPr>
          <c:invertIfNegative val="0"/>
          <c:cat>
            <c:numRef>
              <c:f>graphiques!$C$34:$G$34</c:f>
              <c:numCache>
                <c:formatCode>General</c:formatCode>
                <c:ptCount val="5"/>
                <c:pt idx="0">
                  <c:v>2012</c:v>
                </c:pt>
                <c:pt idx="1">
                  <c:v>2013</c:v>
                </c:pt>
                <c:pt idx="2">
                  <c:v>2014</c:v>
                </c:pt>
                <c:pt idx="3">
                  <c:v>2015</c:v>
                </c:pt>
                <c:pt idx="4">
                  <c:v>2016</c:v>
                </c:pt>
              </c:numCache>
            </c:numRef>
          </c:cat>
          <c:val>
            <c:numRef>
              <c:f>graphiques!$C$36:$G$36</c:f>
              <c:numCache>
                <c:formatCode>General</c:formatCode>
                <c:ptCount val="5"/>
                <c:pt idx="0">
                  <c:v>36522</c:v>
                </c:pt>
                <c:pt idx="1">
                  <c:v>26457</c:v>
                </c:pt>
                <c:pt idx="2">
                  <c:v>27769</c:v>
                </c:pt>
                <c:pt idx="3">
                  <c:v>26667</c:v>
                </c:pt>
                <c:pt idx="4">
                  <c:v>23172</c:v>
                </c:pt>
              </c:numCache>
            </c:numRef>
          </c:val>
          <c:extLst>
            <c:ext xmlns:c16="http://schemas.microsoft.com/office/drawing/2014/chart" uri="{C3380CC4-5D6E-409C-BE32-E72D297353CC}">
              <c16:uniqueId val="{00000001-004C-49C8-9EC4-106D86DFAB81}"/>
            </c:ext>
          </c:extLst>
        </c:ser>
        <c:ser>
          <c:idx val="2"/>
          <c:order val="2"/>
          <c:tx>
            <c:strRef>
              <c:f>graphiques!$B$37</c:f>
              <c:strCache>
                <c:ptCount val="1"/>
                <c:pt idx="0">
                  <c:v>Sage-femme</c:v>
                </c:pt>
              </c:strCache>
            </c:strRef>
          </c:tx>
          <c:spPr>
            <a:solidFill>
              <a:schemeClr val="accent3"/>
            </a:solidFill>
            <a:ln>
              <a:noFill/>
            </a:ln>
            <a:effectLst/>
          </c:spPr>
          <c:invertIfNegative val="0"/>
          <c:cat>
            <c:numRef>
              <c:f>graphiques!$C$34:$G$34</c:f>
              <c:numCache>
                <c:formatCode>General</c:formatCode>
                <c:ptCount val="5"/>
                <c:pt idx="0">
                  <c:v>2012</c:v>
                </c:pt>
                <c:pt idx="1">
                  <c:v>2013</c:v>
                </c:pt>
                <c:pt idx="2">
                  <c:v>2014</c:v>
                </c:pt>
                <c:pt idx="3">
                  <c:v>2015</c:v>
                </c:pt>
                <c:pt idx="4">
                  <c:v>2016</c:v>
                </c:pt>
              </c:numCache>
            </c:numRef>
          </c:cat>
          <c:val>
            <c:numRef>
              <c:f>graphiques!$C$37:$G$37</c:f>
              <c:numCache>
                <c:formatCode>General</c:formatCode>
                <c:ptCount val="5"/>
                <c:pt idx="0">
                  <c:v>34639</c:v>
                </c:pt>
                <c:pt idx="1">
                  <c:v>28000</c:v>
                </c:pt>
                <c:pt idx="2">
                  <c:v>27769</c:v>
                </c:pt>
                <c:pt idx="3">
                  <c:v>25455</c:v>
                </c:pt>
                <c:pt idx="4">
                  <c:v>22105</c:v>
                </c:pt>
              </c:numCache>
            </c:numRef>
          </c:val>
          <c:extLst>
            <c:ext xmlns:c16="http://schemas.microsoft.com/office/drawing/2014/chart" uri="{C3380CC4-5D6E-409C-BE32-E72D297353CC}">
              <c16:uniqueId val="{00000002-004C-49C8-9EC4-106D86DFAB81}"/>
            </c:ext>
          </c:extLst>
        </c:ser>
        <c:ser>
          <c:idx val="3"/>
          <c:order val="3"/>
          <c:tx>
            <c:strRef>
              <c:f>graphiques!$B$38</c:f>
              <c:strCache>
                <c:ptCount val="1"/>
                <c:pt idx="0">
                  <c:v>Aide-soignant</c:v>
                </c:pt>
              </c:strCache>
            </c:strRef>
          </c:tx>
          <c:spPr>
            <a:solidFill>
              <a:schemeClr val="accent4"/>
            </a:solidFill>
            <a:ln>
              <a:noFill/>
            </a:ln>
            <a:effectLst/>
          </c:spPr>
          <c:invertIfNegative val="0"/>
          <c:cat>
            <c:numRef>
              <c:f>graphiques!$C$34:$G$34</c:f>
              <c:numCache>
                <c:formatCode>General</c:formatCode>
                <c:ptCount val="5"/>
                <c:pt idx="0">
                  <c:v>2012</c:v>
                </c:pt>
                <c:pt idx="1">
                  <c:v>2013</c:v>
                </c:pt>
                <c:pt idx="2">
                  <c:v>2014</c:v>
                </c:pt>
                <c:pt idx="3">
                  <c:v>2015</c:v>
                </c:pt>
                <c:pt idx="4">
                  <c:v>2016</c:v>
                </c:pt>
              </c:numCache>
            </c:numRef>
          </c:cat>
          <c:val>
            <c:numRef>
              <c:f>graphiques!$C$38:$G$38</c:f>
              <c:numCache>
                <c:formatCode>General</c:formatCode>
                <c:ptCount val="5"/>
                <c:pt idx="0">
                  <c:v>119688</c:v>
                </c:pt>
                <c:pt idx="1">
                  <c:v>137009</c:v>
                </c:pt>
                <c:pt idx="2">
                  <c:v>829620</c:v>
                </c:pt>
                <c:pt idx="3">
                  <c:v>88719</c:v>
                </c:pt>
                <c:pt idx="4">
                  <c:v>125972</c:v>
                </c:pt>
              </c:numCache>
            </c:numRef>
          </c:val>
          <c:extLst>
            <c:ext xmlns:c16="http://schemas.microsoft.com/office/drawing/2014/chart" uri="{C3380CC4-5D6E-409C-BE32-E72D297353CC}">
              <c16:uniqueId val="{00000003-004C-49C8-9EC4-106D86DFAB81}"/>
            </c:ext>
          </c:extLst>
        </c:ser>
        <c:dLbls>
          <c:showLegendKey val="0"/>
          <c:showVal val="0"/>
          <c:showCatName val="0"/>
          <c:showSerName val="0"/>
          <c:showPercent val="0"/>
          <c:showBubbleSize val="0"/>
        </c:dLbls>
        <c:gapWidth val="219"/>
        <c:overlap val="-27"/>
        <c:axId val="320845016"/>
        <c:axId val="320848936"/>
      </c:barChart>
      <c:catAx>
        <c:axId val="320845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0848936"/>
        <c:crosses val="autoZero"/>
        <c:auto val="1"/>
        <c:lblAlgn val="ctr"/>
        <c:lblOffset val="100"/>
        <c:noMultiLvlLbl val="0"/>
      </c:catAx>
      <c:valAx>
        <c:axId val="320848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0845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graphiques!$B$10</c:f>
              <c:strCache>
                <c:ptCount val="1"/>
                <c:pt idx="0">
                  <c:v>Effectifs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graphiques!$C$9:$F$9</c:f>
              <c:strCache>
                <c:ptCount val="4"/>
                <c:pt idx="0">
                  <c:v>1ère année</c:v>
                </c:pt>
                <c:pt idx="1">
                  <c:v>2ème année</c:v>
                </c:pt>
                <c:pt idx="2">
                  <c:v>3ème année</c:v>
                </c:pt>
                <c:pt idx="3">
                  <c:v>Diplômés</c:v>
                </c:pt>
              </c:strCache>
            </c:strRef>
          </c:cat>
          <c:val>
            <c:numRef>
              <c:f>graphiques!$C$10:$F$10</c:f>
              <c:numCache>
                <c:formatCode>General</c:formatCode>
                <c:ptCount val="4"/>
                <c:pt idx="0">
                  <c:v>50</c:v>
                </c:pt>
                <c:pt idx="1">
                  <c:v>36</c:v>
                </c:pt>
                <c:pt idx="2">
                  <c:v>24</c:v>
                </c:pt>
                <c:pt idx="3">
                  <c:v>24</c:v>
                </c:pt>
              </c:numCache>
            </c:numRef>
          </c:val>
          <c:extLst>
            <c:ext xmlns:c16="http://schemas.microsoft.com/office/drawing/2014/chart" uri="{C3380CC4-5D6E-409C-BE32-E72D297353CC}">
              <c16:uniqueId val="{00000000-2440-4647-9B26-1C45FC3EC58E}"/>
            </c:ext>
          </c:extLst>
        </c:ser>
        <c:dLbls>
          <c:showLegendKey val="0"/>
          <c:showVal val="0"/>
          <c:showCatName val="0"/>
          <c:showSerName val="0"/>
          <c:showPercent val="0"/>
          <c:showBubbleSize val="0"/>
        </c:dLbls>
        <c:gapWidth val="219"/>
        <c:overlap val="-27"/>
        <c:axId val="299627560"/>
        <c:axId val="227100568"/>
      </c:barChart>
      <c:catAx>
        <c:axId val="299627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7100568"/>
        <c:crosses val="autoZero"/>
        <c:auto val="1"/>
        <c:lblAlgn val="ctr"/>
        <c:lblOffset val="100"/>
        <c:noMultiLvlLbl val="0"/>
      </c:catAx>
      <c:valAx>
        <c:axId val="227100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9627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graphiques!$B$4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graphiques!$C$3:$J$3</c:f>
              <c:strCache>
                <c:ptCount val="8"/>
                <c:pt idx="0">
                  <c:v>1ère année</c:v>
                </c:pt>
                <c:pt idx="1">
                  <c:v>2ème année</c:v>
                </c:pt>
                <c:pt idx="2">
                  <c:v>3ème année</c:v>
                </c:pt>
                <c:pt idx="3">
                  <c:v>4ème année</c:v>
                </c:pt>
                <c:pt idx="4">
                  <c:v>5ème année</c:v>
                </c:pt>
                <c:pt idx="5">
                  <c:v>6ème année</c:v>
                </c:pt>
                <c:pt idx="6">
                  <c:v>7èmme année</c:v>
                </c:pt>
                <c:pt idx="7">
                  <c:v>Diplomés</c:v>
                </c:pt>
              </c:strCache>
            </c:strRef>
          </c:cat>
          <c:val>
            <c:numRef>
              <c:f>graphiques!$C$4:$J$4</c:f>
              <c:numCache>
                <c:formatCode>General</c:formatCode>
                <c:ptCount val="8"/>
                <c:pt idx="0">
                  <c:v>243</c:v>
                </c:pt>
                <c:pt idx="1">
                  <c:v>150</c:v>
                </c:pt>
                <c:pt idx="2">
                  <c:v>133</c:v>
                </c:pt>
                <c:pt idx="3">
                  <c:v>114</c:v>
                </c:pt>
                <c:pt idx="4">
                  <c:v>98</c:v>
                </c:pt>
                <c:pt idx="5">
                  <c:v>90</c:v>
                </c:pt>
                <c:pt idx="6">
                  <c:v>79</c:v>
                </c:pt>
                <c:pt idx="7">
                  <c:v>73</c:v>
                </c:pt>
              </c:numCache>
            </c:numRef>
          </c:val>
          <c:extLst>
            <c:ext xmlns:c16="http://schemas.microsoft.com/office/drawing/2014/chart" uri="{C3380CC4-5D6E-409C-BE32-E72D297353CC}">
              <c16:uniqueId val="{00000000-4222-4757-9CC8-63246FE7596F}"/>
            </c:ext>
          </c:extLst>
        </c:ser>
        <c:ser>
          <c:idx val="1"/>
          <c:order val="1"/>
          <c:tx>
            <c:strRef>
              <c:f>graphiques!$B$5</c:f>
              <c:strCache>
                <c:ptCount val="1"/>
                <c:pt idx="0">
                  <c:v>Garçons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graphiques!$C$3:$J$3</c:f>
              <c:strCache>
                <c:ptCount val="8"/>
                <c:pt idx="0">
                  <c:v>1ère année</c:v>
                </c:pt>
                <c:pt idx="1">
                  <c:v>2ème année</c:v>
                </c:pt>
                <c:pt idx="2">
                  <c:v>3ème année</c:v>
                </c:pt>
                <c:pt idx="3">
                  <c:v>4ème année</c:v>
                </c:pt>
                <c:pt idx="4">
                  <c:v>5ème année</c:v>
                </c:pt>
                <c:pt idx="5">
                  <c:v>6ème année</c:v>
                </c:pt>
                <c:pt idx="6">
                  <c:v>7èmme année</c:v>
                </c:pt>
                <c:pt idx="7">
                  <c:v>Diplomés</c:v>
                </c:pt>
              </c:strCache>
            </c:strRef>
          </c:cat>
          <c:val>
            <c:numRef>
              <c:f>graphiques!$C$5:$J$5</c:f>
              <c:numCache>
                <c:formatCode>General</c:formatCode>
                <c:ptCount val="8"/>
                <c:pt idx="0">
                  <c:v>141</c:v>
                </c:pt>
                <c:pt idx="1">
                  <c:v>89</c:v>
                </c:pt>
                <c:pt idx="2">
                  <c:v>76</c:v>
                </c:pt>
                <c:pt idx="3">
                  <c:v>63</c:v>
                </c:pt>
                <c:pt idx="4">
                  <c:v>52</c:v>
                </c:pt>
                <c:pt idx="5">
                  <c:v>50</c:v>
                </c:pt>
                <c:pt idx="6">
                  <c:v>43</c:v>
                </c:pt>
                <c:pt idx="7">
                  <c:v>43</c:v>
                </c:pt>
              </c:numCache>
            </c:numRef>
          </c:val>
          <c:extLst>
            <c:ext xmlns:c16="http://schemas.microsoft.com/office/drawing/2014/chart" uri="{C3380CC4-5D6E-409C-BE32-E72D297353CC}">
              <c16:uniqueId val="{00000001-4222-4757-9CC8-63246FE7596F}"/>
            </c:ext>
          </c:extLst>
        </c:ser>
        <c:ser>
          <c:idx val="2"/>
          <c:order val="2"/>
          <c:tx>
            <c:strRef>
              <c:f>graphiques!$B$6</c:f>
              <c:strCache>
                <c:ptCount val="1"/>
                <c:pt idx="0">
                  <c:v>Filles</c:v>
                </c:pt>
              </c:strCache>
            </c:strRef>
          </c:tx>
          <c:spPr>
            <a:solidFill>
              <a:schemeClr val="accent3"/>
            </a:solidFill>
            <a:ln>
              <a:noFill/>
            </a:ln>
            <a:effectLst/>
          </c:spPr>
          <c:invertIfNegative val="0"/>
          <c:dLbls>
            <c:dLbl>
              <c:idx val="7"/>
              <c:layout>
                <c:manualLayout>
                  <c:x val="-1.111111111111100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222-4757-9CC8-63246FE7596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graphiques!$C$3:$J$3</c:f>
              <c:strCache>
                <c:ptCount val="8"/>
                <c:pt idx="0">
                  <c:v>1ère année</c:v>
                </c:pt>
                <c:pt idx="1">
                  <c:v>2ème année</c:v>
                </c:pt>
                <c:pt idx="2">
                  <c:v>3ème année</c:v>
                </c:pt>
                <c:pt idx="3">
                  <c:v>4ème année</c:v>
                </c:pt>
                <c:pt idx="4">
                  <c:v>5ème année</c:v>
                </c:pt>
                <c:pt idx="5">
                  <c:v>6ème année</c:v>
                </c:pt>
                <c:pt idx="6">
                  <c:v>7èmme année</c:v>
                </c:pt>
                <c:pt idx="7">
                  <c:v>Diplomés</c:v>
                </c:pt>
              </c:strCache>
            </c:strRef>
          </c:cat>
          <c:val>
            <c:numRef>
              <c:f>graphiques!$C$6:$J$6</c:f>
              <c:numCache>
                <c:formatCode>General</c:formatCode>
                <c:ptCount val="8"/>
                <c:pt idx="0">
                  <c:v>102</c:v>
                </c:pt>
                <c:pt idx="1">
                  <c:v>61</c:v>
                </c:pt>
                <c:pt idx="2">
                  <c:v>57</c:v>
                </c:pt>
                <c:pt idx="3">
                  <c:v>51</c:v>
                </c:pt>
                <c:pt idx="4">
                  <c:v>46</c:v>
                </c:pt>
                <c:pt idx="5">
                  <c:v>40</c:v>
                </c:pt>
                <c:pt idx="6">
                  <c:v>36</c:v>
                </c:pt>
                <c:pt idx="7">
                  <c:v>30</c:v>
                </c:pt>
              </c:numCache>
            </c:numRef>
          </c:val>
          <c:extLst>
            <c:ext xmlns:c16="http://schemas.microsoft.com/office/drawing/2014/chart" uri="{C3380CC4-5D6E-409C-BE32-E72D297353CC}">
              <c16:uniqueId val="{00000003-4222-4757-9CC8-63246FE7596F}"/>
            </c:ext>
          </c:extLst>
        </c:ser>
        <c:dLbls>
          <c:showLegendKey val="0"/>
          <c:showVal val="0"/>
          <c:showCatName val="0"/>
          <c:showSerName val="0"/>
          <c:showPercent val="0"/>
          <c:showBubbleSize val="0"/>
        </c:dLbls>
        <c:gapWidth val="219"/>
        <c:overlap val="-27"/>
        <c:axId val="287070464"/>
        <c:axId val="287068896"/>
      </c:barChart>
      <c:catAx>
        <c:axId val="287070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068896"/>
        <c:crosses val="autoZero"/>
        <c:auto val="1"/>
        <c:lblAlgn val="ctr"/>
        <c:lblOffset val="100"/>
        <c:noMultiLvlLbl val="0"/>
      </c:catAx>
      <c:valAx>
        <c:axId val="28706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070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592782152230972"/>
          <c:y val="3.3989953377560014E-2"/>
          <c:w val="0.62351662292213472"/>
          <c:h val="0.46227334151168437"/>
        </c:manualLayout>
      </c:layout>
      <c:barChart>
        <c:barDir val="col"/>
        <c:grouping val="clustered"/>
        <c:varyColors val="0"/>
        <c:ser>
          <c:idx val="0"/>
          <c:order val="0"/>
          <c:tx>
            <c:strRef>
              <c:f>Feuil1!$G$14:$G$15</c:f>
              <c:strCache>
                <c:ptCount val="2"/>
                <c:pt idx="0">
                  <c:v>Taux d'absorption potentielle</c:v>
                </c:pt>
                <c:pt idx="1">
                  <c:v>2013</c:v>
                </c:pt>
              </c:strCache>
            </c:strRef>
          </c:tx>
          <c:spPr>
            <a:solidFill>
              <a:schemeClr val="accent1"/>
            </a:solidFill>
            <a:ln>
              <a:noFill/>
            </a:ln>
            <a:effectLst/>
          </c:spPr>
          <c:invertIfNegative val="0"/>
          <c:cat>
            <c:strRef>
              <c:f>Feuil1!$F$16:$F$20</c:f>
              <c:strCache>
                <c:ptCount val="5"/>
                <c:pt idx="0">
                  <c:v>Medécin</c:v>
                </c:pt>
                <c:pt idx="1">
                  <c:v>Techniciens de laboratoire</c:v>
                </c:pt>
                <c:pt idx="2">
                  <c:v>Techniciens de radiologie</c:v>
                </c:pt>
                <c:pt idx="3">
                  <c:v>Infirmiers </c:v>
                </c:pt>
                <c:pt idx="4">
                  <c:v>Sages-femmes</c:v>
                </c:pt>
              </c:strCache>
            </c:strRef>
          </c:cat>
          <c:val>
            <c:numRef>
              <c:f>Feuil1!$G$16:$G$20</c:f>
              <c:numCache>
                <c:formatCode>0.00</c:formatCode>
                <c:ptCount val="5"/>
                <c:pt idx="0">
                  <c:v>5.3148148148148149</c:v>
                </c:pt>
                <c:pt idx="1">
                  <c:v>0.92405063291139244</c:v>
                </c:pt>
                <c:pt idx="2">
                  <c:v>0.63829787234042556</c:v>
                </c:pt>
              </c:numCache>
            </c:numRef>
          </c:val>
          <c:extLst>
            <c:ext xmlns:c16="http://schemas.microsoft.com/office/drawing/2014/chart" uri="{C3380CC4-5D6E-409C-BE32-E72D297353CC}">
              <c16:uniqueId val="{00000000-3EF0-46F7-932B-5FC7F340551E}"/>
            </c:ext>
          </c:extLst>
        </c:ser>
        <c:ser>
          <c:idx val="1"/>
          <c:order val="1"/>
          <c:tx>
            <c:strRef>
              <c:f>Feuil1!$H$14:$H$15</c:f>
              <c:strCache>
                <c:ptCount val="2"/>
                <c:pt idx="0">
                  <c:v>Taux d'absorption potentielle</c:v>
                </c:pt>
                <c:pt idx="1">
                  <c:v>2014</c:v>
                </c:pt>
              </c:strCache>
            </c:strRef>
          </c:tx>
          <c:spPr>
            <a:solidFill>
              <a:schemeClr val="accent2"/>
            </a:solidFill>
            <a:ln>
              <a:noFill/>
            </a:ln>
            <a:effectLst/>
          </c:spPr>
          <c:invertIfNegative val="0"/>
          <c:cat>
            <c:strRef>
              <c:f>Feuil1!$F$16:$F$20</c:f>
              <c:strCache>
                <c:ptCount val="5"/>
                <c:pt idx="0">
                  <c:v>Medécin</c:v>
                </c:pt>
                <c:pt idx="1">
                  <c:v>Techniciens de laboratoire</c:v>
                </c:pt>
                <c:pt idx="2">
                  <c:v>Techniciens de radiologie</c:v>
                </c:pt>
                <c:pt idx="3">
                  <c:v>Infirmiers </c:v>
                </c:pt>
                <c:pt idx="4">
                  <c:v>Sages-femmes</c:v>
                </c:pt>
              </c:strCache>
            </c:strRef>
          </c:cat>
          <c:val>
            <c:numRef>
              <c:f>Feuil1!$H$16:$H$20</c:f>
              <c:numCache>
                <c:formatCode>0.00</c:formatCode>
                <c:ptCount val="5"/>
                <c:pt idx="0">
                  <c:v>5.604166666666667</c:v>
                </c:pt>
                <c:pt idx="1">
                  <c:v>1</c:v>
                </c:pt>
                <c:pt idx="2">
                  <c:v>0.52631578947368418</c:v>
                </c:pt>
                <c:pt idx="3">
                  <c:v>15.32258064516129</c:v>
                </c:pt>
                <c:pt idx="4">
                  <c:v>6</c:v>
                </c:pt>
              </c:numCache>
            </c:numRef>
          </c:val>
          <c:extLst>
            <c:ext xmlns:c16="http://schemas.microsoft.com/office/drawing/2014/chart" uri="{C3380CC4-5D6E-409C-BE32-E72D297353CC}">
              <c16:uniqueId val="{00000001-3EF0-46F7-932B-5FC7F340551E}"/>
            </c:ext>
          </c:extLst>
        </c:ser>
        <c:ser>
          <c:idx val="2"/>
          <c:order val="2"/>
          <c:tx>
            <c:strRef>
              <c:f>Feuil1!$I$14:$I$15</c:f>
              <c:strCache>
                <c:ptCount val="2"/>
                <c:pt idx="0">
                  <c:v>Taux d'absorption potentielle</c:v>
                </c:pt>
                <c:pt idx="1">
                  <c:v>2015</c:v>
                </c:pt>
              </c:strCache>
            </c:strRef>
          </c:tx>
          <c:spPr>
            <a:solidFill>
              <a:schemeClr val="accent3"/>
            </a:solidFill>
            <a:ln>
              <a:noFill/>
            </a:ln>
            <a:effectLst/>
          </c:spPr>
          <c:invertIfNegative val="0"/>
          <c:cat>
            <c:strRef>
              <c:f>Feuil1!$F$16:$F$20</c:f>
              <c:strCache>
                <c:ptCount val="5"/>
                <c:pt idx="0">
                  <c:v>Medécin</c:v>
                </c:pt>
                <c:pt idx="1">
                  <c:v>Techniciens de laboratoire</c:v>
                </c:pt>
                <c:pt idx="2">
                  <c:v>Techniciens de radiologie</c:v>
                </c:pt>
                <c:pt idx="3">
                  <c:v>Infirmiers </c:v>
                </c:pt>
                <c:pt idx="4">
                  <c:v>Sages-femmes</c:v>
                </c:pt>
              </c:strCache>
            </c:strRef>
          </c:cat>
          <c:val>
            <c:numRef>
              <c:f>Feuil1!$I$16:$I$20</c:f>
              <c:numCache>
                <c:formatCode>0.00</c:formatCode>
                <c:ptCount val="5"/>
                <c:pt idx="0">
                  <c:v>6.5714285714285712</c:v>
                </c:pt>
                <c:pt idx="1">
                  <c:v>0.94594594594594594</c:v>
                </c:pt>
                <c:pt idx="2">
                  <c:v>0.55263157894736847</c:v>
                </c:pt>
                <c:pt idx="3">
                  <c:v>12.179487179487179</c:v>
                </c:pt>
                <c:pt idx="4">
                  <c:v>3.5714285714285716</c:v>
                </c:pt>
              </c:numCache>
            </c:numRef>
          </c:val>
          <c:extLst>
            <c:ext xmlns:c16="http://schemas.microsoft.com/office/drawing/2014/chart" uri="{C3380CC4-5D6E-409C-BE32-E72D297353CC}">
              <c16:uniqueId val="{00000002-3EF0-46F7-932B-5FC7F340551E}"/>
            </c:ext>
          </c:extLst>
        </c:ser>
        <c:ser>
          <c:idx val="3"/>
          <c:order val="3"/>
          <c:tx>
            <c:strRef>
              <c:f>Feuil1!$J$14:$J$15</c:f>
              <c:strCache>
                <c:ptCount val="2"/>
                <c:pt idx="0">
                  <c:v>Taux d'absorption potentielle</c:v>
                </c:pt>
                <c:pt idx="1">
                  <c:v>2016</c:v>
                </c:pt>
              </c:strCache>
            </c:strRef>
          </c:tx>
          <c:spPr>
            <a:solidFill>
              <a:schemeClr val="accent4"/>
            </a:solidFill>
            <a:ln>
              <a:noFill/>
            </a:ln>
            <a:effectLst/>
          </c:spPr>
          <c:invertIfNegative val="0"/>
          <c:cat>
            <c:strRef>
              <c:f>Feuil1!$F$16:$F$20</c:f>
              <c:strCache>
                <c:ptCount val="5"/>
                <c:pt idx="0">
                  <c:v>Medécin</c:v>
                </c:pt>
                <c:pt idx="1">
                  <c:v>Techniciens de laboratoire</c:v>
                </c:pt>
                <c:pt idx="2">
                  <c:v>Techniciens de radiologie</c:v>
                </c:pt>
                <c:pt idx="3">
                  <c:v>Infirmiers </c:v>
                </c:pt>
                <c:pt idx="4">
                  <c:v>Sages-femmes</c:v>
                </c:pt>
              </c:strCache>
            </c:strRef>
          </c:cat>
          <c:val>
            <c:numRef>
              <c:f>Feuil1!$J$16:$J$20</c:f>
              <c:numCache>
                <c:formatCode>0.00</c:formatCode>
                <c:ptCount val="5"/>
                <c:pt idx="0">
                  <c:v>3.0270270270270272</c:v>
                </c:pt>
                <c:pt idx="1">
                  <c:v>0.93650793650793651</c:v>
                </c:pt>
                <c:pt idx="2">
                  <c:v>0.23809523809523808</c:v>
                </c:pt>
                <c:pt idx="3">
                  <c:v>15</c:v>
                </c:pt>
                <c:pt idx="4">
                  <c:v>4.291666666666667</c:v>
                </c:pt>
              </c:numCache>
            </c:numRef>
          </c:val>
          <c:extLst>
            <c:ext xmlns:c16="http://schemas.microsoft.com/office/drawing/2014/chart" uri="{C3380CC4-5D6E-409C-BE32-E72D297353CC}">
              <c16:uniqueId val="{00000003-3EF0-46F7-932B-5FC7F340551E}"/>
            </c:ext>
          </c:extLst>
        </c:ser>
        <c:dLbls>
          <c:showLegendKey val="0"/>
          <c:showVal val="0"/>
          <c:showCatName val="0"/>
          <c:showSerName val="0"/>
          <c:showPercent val="0"/>
          <c:showBubbleSize val="0"/>
        </c:dLbls>
        <c:gapWidth val="267"/>
        <c:overlap val="-43"/>
        <c:axId val="287066936"/>
        <c:axId val="287070856"/>
      </c:barChart>
      <c:catAx>
        <c:axId val="2870669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287070856"/>
        <c:crosses val="autoZero"/>
        <c:auto val="1"/>
        <c:lblAlgn val="ctr"/>
        <c:lblOffset val="100"/>
        <c:noMultiLvlLbl val="0"/>
      </c:catAx>
      <c:valAx>
        <c:axId val="287070856"/>
        <c:scaling>
          <c:orientation val="minMax"/>
        </c:scaling>
        <c:delete val="1"/>
        <c:axPos val="l"/>
        <c:majorGridlines>
          <c:spPr>
            <a:ln w="9525" cap="flat" cmpd="sng" algn="ctr">
              <a:solidFill>
                <a:schemeClr val="dk1">
                  <a:lumMod val="15000"/>
                  <a:lumOff val="85000"/>
                </a:schemeClr>
              </a:solidFill>
              <a:round/>
            </a:ln>
            <a:effectLst/>
          </c:spPr>
        </c:majorGridlines>
        <c:numFmt formatCode="0.00" sourceLinked="1"/>
        <c:majorTickMark val="none"/>
        <c:minorTickMark val="none"/>
        <c:tickLblPos val="nextTo"/>
        <c:crossAx val="287066936"/>
        <c:crosses val="autoZero"/>
        <c:crossBetween val="between"/>
      </c:valAx>
      <c:dTable>
        <c:showHorzBorder val="1"/>
        <c:showVertBorder val="1"/>
        <c:showOutline val="1"/>
        <c:showKeys val="1"/>
        <c:spPr>
          <a:noFill/>
          <a:ln w="9525" cap="flat" cmpd="sng" algn="ctr">
            <a:solidFill>
              <a:schemeClr val="dk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dk1">
                    <a:lumMod val="65000"/>
                    <a:lumOff val="35000"/>
                  </a:schemeClr>
                </a:solidFill>
                <a:latin typeface="+mn-lt"/>
                <a:ea typeface="+mn-ea"/>
                <a:cs typeface="+mn-cs"/>
              </a:defRPr>
            </a:pPr>
            <a:endParaRPr lang="en-US"/>
          </a:p>
        </c:txPr>
      </c:dTable>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multiLvlStrRef>
              <c:f>Feuil1!$G$21:$J$22</c:f>
              <c:multiLvlStrCache>
                <c:ptCount val="4"/>
                <c:lvl>
                  <c:pt idx="0">
                    <c:v>Médecine</c:v>
                  </c:pt>
                  <c:pt idx="1">
                    <c:v>Sage-femme</c:v>
                  </c:pt>
                  <c:pt idx="2">
                    <c:v>Infirmier (ère)</c:v>
                  </c:pt>
                  <c:pt idx="3">
                    <c:v>Aide soignant (e)</c:v>
                  </c:pt>
                </c:lvl>
                <c:lvl>
                  <c:pt idx="0">
                    <c:v>Filière de formation</c:v>
                  </c:pt>
                </c:lvl>
              </c:multiLvlStrCache>
            </c:multiLvlStrRef>
          </c:cat>
          <c:val>
            <c:numRef>
              <c:f>Feuil1!$G$23:$J$23</c:f>
              <c:numCache>
                <c:formatCode>0.00%</c:formatCode>
                <c:ptCount val="4"/>
                <c:pt idx="0">
                  <c:v>1.8867924528301886E-2</c:v>
                </c:pt>
                <c:pt idx="1">
                  <c:v>4.3478260869565216E-2</c:v>
                </c:pt>
                <c:pt idx="2">
                  <c:v>7.1428571428571425E-2</c:v>
                </c:pt>
                <c:pt idx="3">
                  <c:v>6.25E-2</c:v>
                </c:pt>
              </c:numCache>
            </c:numRef>
          </c:val>
          <c:extLst>
            <c:ext xmlns:c16="http://schemas.microsoft.com/office/drawing/2014/chart" uri="{C3380CC4-5D6E-409C-BE32-E72D297353CC}">
              <c16:uniqueId val="{00000000-C07C-4D00-87A0-5B976AC7B456}"/>
            </c:ext>
          </c:extLst>
        </c:ser>
        <c:dLbls>
          <c:dLblPos val="outEnd"/>
          <c:showLegendKey val="0"/>
          <c:showVal val="1"/>
          <c:showCatName val="0"/>
          <c:showSerName val="0"/>
          <c:showPercent val="0"/>
          <c:showBubbleSize val="0"/>
        </c:dLbls>
        <c:gapWidth val="150"/>
        <c:axId val="287067328"/>
        <c:axId val="287066152"/>
      </c:barChart>
      <c:catAx>
        <c:axId val="28706732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dk1">
                    <a:lumMod val="65000"/>
                    <a:lumOff val="35000"/>
                  </a:schemeClr>
                </a:solidFill>
                <a:latin typeface="+mn-lt"/>
                <a:ea typeface="+mn-ea"/>
                <a:cs typeface="+mn-cs"/>
              </a:defRPr>
            </a:pPr>
            <a:endParaRPr lang="en-US"/>
          </a:p>
        </c:txPr>
        <c:crossAx val="287066152"/>
        <c:crosses val="autoZero"/>
        <c:auto val="1"/>
        <c:lblAlgn val="ctr"/>
        <c:lblOffset val="100"/>
        <c:noMultiLvlLbl val="0"/>
      </c:catAx>
      <c:valAx>
        <c:axId val="287066152"/>
        <c:scaling>
          <c:orientation val="minMax"/>
        </c:scaling>
        <c:delete val="1"/>
        <c:axPos val="l"/>
        <c:numFmt formatCode="0.00%" sourceLinked="1"/>
        <c:majorTickMark val="none"/>
        <c:minorTickMark val="none"/>
        <c:tickLblPos val="nextTo"/>
        <c:crossAx val="287067328"/>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multiLvlStrRef>
              <c:f>Feuil1!$E$21:$F$22</c:f>
              <c:multiLvlStrCache>
                <c:ptCount val="2"/>
                <c:lvl>
                  <c:pt idx="0">
                    <c:v>Masculin</c:v>
                  </c:pt>
                  <c:pt idx="1">
                    <c:v>Féminin</c:v>
                  </c:pt>
                </c:lvl>
                <c:lvl>
                  <c:pt idx="0">
                    <c:v>Sexe</c:v>
                  </c:pt>
                </c:lvl>
              </c:multiLvlStrCache>
            </c:multiLvlStrRef>
          </c:cat>
          <c:val>
            <c:numRef>
              <c:f>Feuil1!$E$23:$F$23</c:f>
              <c:numCache>
                <c:formatCode>0.00%</c:formatCode>
                <c:ptCount val="2"/>
                <c:pt idx="0">
                  <c:v>3.8834951456310676E-2</c:v>
                </c:pt>
                <c:pt idx="1">
                  <c:v>3.4883720930232558E-2</c:v>
                </c:pt>
              </c:numCache>
            </c:numRef>
          </c:val>
          <c:extLst>
            <c:ext xmlns:c16="http://schemas.microsoft.com/office/drawing/2014/chart" uri="{C3380CC4-5D6E-409C-BE32-E72D297353CC}">
              <c16:uniqueId val="{00000000-B25B-418D-989B-62F672EEBB9F}"/>
            </c:ext>
          </c:extLst>
        </c:ser>
        <c:dLbls>
          <c:dLblPos val="outEnd"/>
          <c:showLegendKey val="0"/>
          <c:showVal val="1"/>
          <c:showCatName val="0"/>
          <c:showSerName val="0"/>
          <c:showPercent val="0"/>
          <c:showBubbleSize val="0"/>
        </c:dLbls>
        <c:gapWidth val="150"/>
        <c:axId val="287065760"/>
        <c:axId val="287068112"/>
      </c:barChart>
      <c:catAx>
        <c:axId val="287065760"/>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dk1">
                    <a:lumMod val="65000"/>
                    <a:lumOff val="35000"/>
                  </a:schemeClr>
                </a:solidFill>
                <a:latin typeface="+mn-lt"/>
                <a:ea typeface="+mn-ea"/>
                <a:cs typeface="+mn-cs"/>
              </a:defRPr>
            </a:pPr>
            <a:endParaRPr lang="en-US"/>
          </a:p>
        </c:txPr>
        <c:crossAx val="287068112"/>
        <c:crosses val="autoZero"/>
        <c:auto val="1"/>
        <c:lblAlgn val="ctr"/>
        <c:lblOffset val="100"/>
        <c:noMultiLvlLbl val="0"/>
      </c:catAx>
      <c:valAx>
        <c:axId val="287068112"/>
        <c:scaling>
          <c:orientation val="minMax"/>
        </c:scaling>
        <c:delete val="1"/>
        <c:axPos val="l"/>
        <c:numFmt formatCode="0.00%" sourceLinked="1"/>
        <c:majorTickMark val="none"/>
        <c:minorTickMark val="none"/>
        <c:tickLblPos val="nextTo"/>
        <c:crossAx val="28706576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00" b="1" i="0" u="none" strike="noStrike" kern="1200" cap="none" spc="0" normalizeH="0" baseline="0">
                <a:solidFill>
                  <a:schemeClr val="dk1">
                    <a:lumMod val="50000"/>
                    <a:lumOff val="50000"/>
                  </a:schemeClr>
                </a:solidFill>
                <a:latin typeface="+mj-lt"/>
                <a:ea typeface="+mj-ea"/>
                <a:cs typeface="+mj-cs"/>
              </a:defRPr>
            </a:pPr>
            <a:r>
              <a:rPr lang="en-US" sz="1300" baseline="0"/>
              <a:t>Attractivité du secteur sanitaire</a:t>
            </a:r>
          </a:p>
        </c:rich>
      </c:tx>
      <c:overlay val="0"/>
      <c:spPr>
        <a:noFill/>
        <a:ln>
          <a:noFill/>
        </a:ln>
        <a:effectLst/>
      </c:spPr>
    </c:title>
    <c:autoTitleDeleted val="0"/>
    <c:plotArea>
      <c:layout/>
      <c:barChart>
        <c:barDir val="bar"/>
        <c:grouping val="clustered"/>
        <c:varyColors val="0"/>
        <c:ser>
          <c:idx val="0"/>
          <c:order val="0"/>
          <c:tx>
            <c:strRef>
              <c:f>Feuil2!$L$6</c:f>
              <c:strCache>
                <c:ptCount val="1"/>
              </c:strCache>
            </c:strRef>
          </c:tx>
          <c:spPr>
            <a:solidFill>
              <a:schemeClr val="accent1"/>
            </a:solidFill>
            <a:ln>
              <a:noFill/>
            </a:ln>
            <a:effectLst/>
          </c:spPr>
          <c:invertIfNegative val="0"/>
          <c:dLbls>
            <c:dLbl>
              <c:idx val="0"/>
              <c:tx>
                <c:rich>
                  <a:bodyPr/>
                  <a:lstStyle/>
                  <a:p>
                    <a:fld id="{792DF814-1B02-41F0-A16A-565ABB70558C}"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E45B-44BA-BFBB-AA2C789D59B8}"/>
                </c:ext>
              </c:extLst>
            </c:dLbl>
            <c:dLbl>
              <c:idx val="1"/>
              <c:tx>
                <c:rich>
                  <a:bodyPr/>
                  <a:lstStyle/>
                  <a:p>
                    <a:fld id="{4EAC9EC9-203E-4A71-99CE-E4B56BC2833A}"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45B-44BA-BFBB-AA2C789D59B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Feuil2!$K$7:$K$8</c:f>
              <c:strCache>
                <c:ptCount val="2"/>
                <c:pt idx="0">
                  <c:v>OUI</c:v>
                </c:pt>
                <c:pt idx="1">
                  <c:v>NON</c:v>
                </c:pt>
              </c:strCache>
            </c:strRef>
          </c:cat>
          <c:val>
            <c:numRef>
              <c:f>Feuil2!$L$7:$L$8</c:f>
              <c:numCache>
                <c:formatCode>###0.0</c:formatCode>
                <c:ptCount val="2"/>
                <c:pt idx="0">
                  <c:v>98.897058823529406</c:v>
                </c:pt>
                <c:pt idx="1">
                  <c:v>1.1029411764705883</c:v>
                </c:pt>
              </c:numCache>
            </c:numRef>
          </c:val>
          <c:extLst>
            <c:ext xmlns:c16="http://schemas.microsoft.com/office/drawing/2014/chart" uri="{C3380CC4-5D6E-409C-BE32-E72D297353CC}">
              <c16:uniqueId val="{00000002-E45B-44BA-BFBB-AA2C789D59B8}"/>
            </c:ext>
          </c:extLst>
        </c:ser>
        <c:dLbls>
          <c:dLblPos val="outEnd"/>
          <c:showLegendKey val="0"/>
          <c:showVal val="1"/>
          <c:showCatName val="0"/>
          <c:showSerName val="0"/>
          <c:showPercent val="0"/>
          <c:showBubbleSize val="0"/>
        </c:dLbls>
        <c:gapWidth val="247"/>
        <c:axId val="287068504"/>
        <c:axId val="287064584"/>
      </c:barChart>
      <c:catAx>
        <c:axId val="28706850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dk1">
                    <a:lumMod val="65000"/>
                    <a:lumOff val="35000"/>
                  </a:schemeClr>
                </a:solidFill>
                <a:latin typeface="+mn-lt"/>
                <a:ea typeface="+mn-ea"/>
                <a:cs typeface="+mn-cs"/>
              </a:defRPr>
            </a:pPr>
            <a:endParaRPr lang="en-US"/>
          </a:p>
        </c:txPr>
        <c:crossAx val="287064584"/>
        <c:crosses val="autoZero"/>
        <c:auto val="1"/>
        <c:lblAlgn val="ctr"/>
        <c:lblOffset val="100"/>
        <c:noMultiLvlLbl val="0"/>
      </c:catAx>
      <c:valAx>
        <c:axId val="287064584"/>
        <c:scaling>
          <c:orientation val="minMax"/>
        </c:scaling>
        <c:delete val="1"/>
        <c:axPos val="b"/>
        <c:majorGridlines>
          <c:spPr>
            <a:ln w="9525" cap="flat" cmpd="sng" algn="ctr">
              <a:solidFill>
                <a:schemeClr val="dk1">
                  <a:lumMod val="15000"/>
                  <a:lumOff val="85000"/>
                </a:schemeClr>
              </a:solidFill>
              <a:round/>
            </a:ln>
            <a:effectLst/>
          </c:spPr>
        </c:majorGridlines>
        <c:numFmt formatCode="###0.0" sourceLinked="1"/>
        <c:majorTickMark val="none"/>
        <c:minorTickMark val="none"/>
        <c:tickLblPos val="nextTo"/>
        <c:crossAx val="287068504"/>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00" b="0" i="0" u="none" strike="noStrike" kern="1200" spc="0" baseline="0">
                <a:solidFill>
                  <a:schemeClr val="tx1">
                    <a:lumMod val="65000"/>
                    <a:lumOff val="35000"/>
                  </a:schemeClr>
                </a:solidFill>
                <a:latin typeface="+mn-lt"/>
                <a:ea typeface="+mn-ea"/>
                <a:cs typeface="+mn-cs"/>
              </a:defRPr>
            </a:pPr>
            <a:r>
              <a:rPr lang="en-US" sz="1300" b="0" baseline="0"/>
              <a:t>Attractivité du type de secteur sanitaire</a:t>
            </a:r>
          </a:p>
        </c:rich>
      </c:tx>
      <c:overlay val="0"/>
      <c:spPr>
        <a:noFill/>
        <a:ln>
          <a:noFill/>
        </a:ln>
        <a:effectLst/>
      </c:spPr>
    </c:title>
    <c:autoTitleDeleted val="0"/>
    <c:plotArea>
      <c:layout/>
      <c:barChart>
        <c:barDir val="bar"/>
        <c:grouping val="clustered"/>
        <c:varyColors val="0"/>
        <c:ser>
          <c:idx val="0"/>
          <c:order val="0"/>
          <c:tx>
            <c:strRef>
              <c:f>Feuil3!$J$7</c:f>
              <c:strCache>
                <c:ptCount val="1"/>
              </c:strCache>
            </c:strRef>
          </c:tx>
          <c:spPr>
            <a:solidFill>
              <a:schemeClr val="accent1"/>
            </a:solidFill>
            <a:ln>
              <a:noFill/>
            </a:ln>
            <a:effectLst/>
          </c:spPr>
          <c:invertIfNegative val="0"/>
          <c:dLbls>
            <c:dLbl>
              <c:idx val="0"/>
              <c:layout>
                <c:manualLayout>
                  <c:x val="-0.11660329531051965"/>
                  <c:y val="0"/>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fld id="{9241B7C0-6BAA-4CC0-A105-1C484290E61F}" type="VALUE">
                      <a:rPr lang="en-US" b="1"/>
                      <a:pPr>
                        <a:defRPr sz="900" b="1" i="0" u="none" strike="noStrike" kern="1200" baseline="0">
                          <a:solidFill>
                            <a:schemeClr val="tx1">
                              <a:lumMod val="75000"/>
                              <a:lumOff val="25000"/>
                            </a:schemeClr>
                          </a:solidFill>
                          <a:latin typeface="+mn-lt"/>
                          <a:ea typeface="+mn-ea"/>
                          <a:cs typeface="+mn-cs"/>
                        </a:defRPr>
                      </a:pPr>
                      <a:t>[VALUE]</a:t>
                    </a:fld>
                    <a:r>
                      <a:rPr lang="en-US" b="1"/>
                      <a:t>%</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FFFF-4D76-91E2-32B7359C3BC7}"/>
                </c:ext>
              </c:extLst>
            </c:dLbl>
            <c:dLbl>
              <c:idx val="1"/>
              <c:tx>
                <c:rich>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fld id="{B664D1F8-38AD-4831-A2DF-3EF7426489D6}" type="VALUE">
                      <a:rPr lang="en-US" b="1"/>
                      <a:pPr>
                        <a:defRPr sz="900" b="1" i="0" u="none" strike="noStrike" kern="1200" baseline="0">
                          <a:solidFill>
                            <a:schemeClr val="tx1">
                              <a:lumMod val="75000"/>
                              <a:lumOff val="25000"/>
                            </a:schemeClr>
                          </a:solidFill>
                          <a:latin typeface="+mn-lt"/>
                          <a:ea typeface="+mn-ea"/>
                          <a:cs typeface="+mn-cs"/>
                        </a:defRPr>
                      </a:pPr>
                      <a:t>[VALUE]</a:t>
                    </a:fld>
                    <a:r>
                      <a:rPr lang="en-US" b="1"/>
                      <a:t>%</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FFF-4D76-91E2-32B7359C3BC7}"/>
                </c:ext>
              </c:extLst>
            </c:dLbl>
            <c:dLbl>
              <c:idx val="2"/>
              <c:tx>
                <c:rich>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r>
                      <a:rPr lang="en-US" b="1"/>
                      <a:t>13%</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FFF-4D76-91E2-32B7359C3BC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Feuil3!$I$8:$I$10</c:f>
              <c:strCache>
                <c:ptCount val="3"/>
                <c:pt idx="0">
                  <c:v>PUBLIC</c:v>
                </c:pt>
                <c:pt idx="1">
                  <c:v>PRIVE SALARIE</c:v>
                </c:pt>
                <c:pt idx="2">
                  <c:v>PRIVE A SON PROPRE COMPTE</c:v>
                </c:pt>
              </c:strCache>
            </c:strRef>
          </c:cat>
          <c:val>
            <c:numRef>
              <c:f>Feuil3!$J$8:$J$10</c:f>
              <c:numCache>
                <c:formatCode>###0.0</c:formatCode>
                <c:ptCount val="3"/>
                <c:pt idx="0">
                  <c:v>73.605947955390334</c:v>
                </c:pt>
                <c:pt idx="1">
                  <c:v>13.382899628252789</c:v>
                </c:pt>
                <c:pt idx="2">
                  <c:v>13.011152416356877</c:v>
                </c:pt>
              </c:numCache>
            </c:numRef>
          </c:val>
          <c:extLst>
            <c:ext xmlns:c16="http://schemas.microsoft.com/office/drawing/2014/chart" uri="{C3380CC4-5D6E-409C-BE32-E72D297353CC}">
              <c16:uniqueId val="{00000003-FFFF-4D76-91E2-32B7359C3BC7}"/>
            </c:ext>
          </c:extLst>
        </c:ser>
        <c:dLbls>
          <c:dLblPos val="outEnd"/>
          <c:showLegendKey val="0"/>
          <c:showVal val="1"/>
          <c:showCatName val="0"/>
          <c:showSerName val="0"/>
          <c:showPercent val="0"/>
          <c:showBubbleSize val="0"/>
        </c:dLbls>
        <c:gapWidth val="182"/>
        <c:axId val="287069680"/>
        <c:axId val="287064976"/>
      </c:barChart>
      <c:catAx>
        <c:axId val="287069680"/>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064976"/>
        <c:crosses val="autoZero"/>
        <c:auto val="1"/>
        <c:lblAlgn val="ctr"/>
        <c:lblOffset val="100"/>
        <c:noMultiLvlLbl val="0"/>
      </c:catAx>
      <c:valAx>
        <c:axId val="287064976"/>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crossAx val="287069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Egalité</c:v>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Feuil4!$D$2:$D$11</c:f>
              <c:numCache>
                <c:formatCode>General</c:formatCode>
                <c:ptCount val="10"/>
                <c:pt idx="0">
                  <c:v>3.3333333333333335</c:v>
                </c:pt>
                <c:pt idx="1">
                  <c:v>6.666666666666667</c:v>
                </c:pt>
                <c:pt idx="2">
                  <c:v>10</c:v>
                </c:pt>
                <c:pt idx="3">
                  <c:v>13.333333333333334</c:v>
                </c:pt>
                <c:pt idx="4">
                  <c:v>16.666666666666664</c:v>
                </c:pt>
                <c:pt idx="5">
                  <c:v>20</c:v>
                </c:pt>
                <c:pt idx="6">
                  <c:v>23.333333333333332</c:v>
                </c:pt>
                <c:pt idx="7">
                  <c:v>26.666666666666668</c:v>
                </c:pt>
                <c:pt idx="8">
                  <c:v>43.333333333333336</c:v>
                </c:pt>
                <c:pt idx="9">
                  <c:v>100</c:v>
                </c:pt>
              </c:numCache>
            </c:numRef>
          </c:xVal>
          <c:yVal>
            <c:numRef>
              <c:f>Feuil4!$D$2:$D$11</c:f>
              <c:numCache>
                <c:formatCode>General</c:formatCode>
                <c:ptCount val="10"/>
                <c:pt idx="0">
                  <c:v>3.3333333333333335</c:v>
                </c:pt>
                <c:pt idx="1">
                  <c:v>6.666666666666667</c:v>
                </c:pt>
                <c:pt idx="2">
                  <c:v>10</c:v>
                </c:pt>
                <c:pt idx="3">
                  <c:v>13.333333333333334</c:v>
                </c:pt>
                <c:pt idx="4">
                  <c:v>16.666666666666664</c:v>
                </c:pt>
                <c:pt idx="5">
                  <c:v>20</c:v>
                </c:pt>
                <c:pt idx="6">
                  <c:v>23.333333333333332</c:v>
                </c:pt>
                <c:pt idx="7">
                  <c:v>26.666666666666668</c:v>
                </c:pt>
                <c:pt idx="8">
                  <c:v>43.333333333333336</c:v>
                </c:pt>
                <c:pt idx="9">
                  <c:v>100</c:v>
                </c:pt>
              </c:numCache>
            </c:numRef>
          </c:yVal>
          <c:smooth val="0"/>
          <c:extLst>
            <c:ext xmlns:c16="http://schemas.microsoft.com/office/drawing/2014/chart" uri="{C3380CC4-5D6E-409C-BE32-E72D297353CC}">
              <c16:uniqueId val="{00000000-E0F9-4DED-9887-555ED9941030}"/>
            </c:ext>
          </c:extLst>
        </c:ser>
        <c:ser>
          <c:idx val="1"/>
          <c:order val="1"/>
          <c:tx>
            <c:v>Lorenz</c:v>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Feuil4!$F$2:$F$11</c:f>
              <c:numCache>
                <c:formatCode>General</c:formatCode>
                <c:ptCount val="10"/>
                <c:pt idx="0">
                  <c:v>3.4120734908136483</c:v>
                </c:pt>
                <c:pt idx="1">
                  <c:v>19.86001749781277</c:v>
                </c:pt>
                <c:pt idx="2">
                  <c:v>53.368328958880141</c:v>
                </c:pt>
                <c:pt idx="3">
                  <c:v>64.916885389326339</c:v>
                </c:pt>
                <c:pt idx="4">
                  <c:v>83.814523184601924</c:v>
                </c:pt>
                <c:pt idx="5">
                  <c:v>94.313210848643919</c:v>
                </c:pt>
                <c:pt idx="6">
                  <c:v>95.538057742782158</c:v>
                </c:pt>
                <c:pt idx="7">
                  <c:v>96.237970253718288</c:v>
                </c:pt>
                <c:pt idx="8">
                  <c:v>97.375328083989501</c:v>
                </c:pt>
                <c:pt idx="9">
                  <c:v>100</c:v>
                </c:pt>
              </c:numCache>
            </c:numRef>
          </c:xVal>
          <c:yVal>
            <c:numRef>
              <c:f>Feuil4!$D$2:$D$11</c:f>
              <c:numCache>
                <c:formatCode>General</c:formatCode>
                <c:ptCount val="10"/>
                <c:pt idx="0">
                  <c:v>3.3333333333333335</c:v>
                </c:pt>
                <c:pt idx="1">
                  <c:v>6.666666666666667</c:v>
                </c:pt>
                <c:pt idx="2">
                  <c:v>10</c:v>
                </c:pt>
                <c:pt idx="3">
                  <c:v>13.333333333333334</c:v>
                </c:pt>
                <c:pt idx="4">
                  <c:v>16.666666666666664</c:v>
                </c:pt>
                <c:pt idx="5">
                  <c:v>20</c:v>
                </c:pt>
                <c:pt idx="6">
                  <c:v>23.333333333333332</c:v>
                </c:pt>
                <c:pt idx="7">
                  <c:v>26.666666666666668</c:v>
                </c:pt>
                <c:pt idx="8">
                  <c:v>43.333333333333336</c:v>
                </c:pt>
                <c:pt idx="9">
                  <c:v>100</c:v>
                </c:pt>
              </c:numCache>
            </c:numRef>
          </c:yVal>
          <c:smooth val="0"/>
          <c:extLst>
            <c:ext xmlns:c16="http://schemas.microsoft.com/office/drawing/2014/chart" uri="{C3380CC4-5D6E-409C-BE32-E72D297353CC}">
              <c16:uniqueId val="{00000001-E0F9-4DED-9887-555ED9941030}"/>
            </c:ext>
          </c:extLst>
        </c:ser>
        <c:dLbls>
          <c:showLegendKey val="0"/>
          <c:showVal val="0"/>
          <c:showCatName val="0"/>
          <c:showSerName val="0"/>
          <c:showPercent val="0"/>
          <c:showBubbleSize val="0"/>
        </c:dLbls>
        <c:axId val="287049296"/>
        <c:axId val="287047336"/>
      </c:scatterChart>
      <c:valAx>
        <c:axId val="287049296"/>
        <c:scaling>
          <c:orientation val="minMax"/>
          <c:max val="100"/>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87047336"/>
        <c:crosses val="autoZero"/>
        <c:crossBetween val="midCat"/>
      </c:valAx>
      <c:valAx>
        <c:axId val="287047336"/>
        <c:scaling>
          <c:orientation val="minMax"/>
          <c:max val="100"/>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87049296"/>
        <c:crosses val="autoZero"/>
        <c:crossBetween val="midCat"/>
      </c:valAx>
      <c:spPr>
        <a:noFill/>
        <a:ln>
          <a:noFill/>
        </a:ln>
        <a:effectLst/>
      </c:spPr>
    </c:plotArea>
    <c:legend>
      <c:legendPos val="l"/>
      <c:overlay val="0"/>
      <c:spPr>
        <a:noFill/>
        <a:ln>
          <a:noFill/>
        </a:ln>
        <a:effectLst/>
      </c:spPr>
      <c:txPr>
        <a:bodyPr rot="0" spcFirstLastPara="1" vertOverflow="ellipsis" vert="horz" wrap="square" anchor="ctr" anchorCtr="1"/>
        <a:lstStyle/>
        <a:p>
          <a:pPr>
            <a:defRPr sz="1000"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E41D6-649A-4F14-BCCE-FAF91BF50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109</Pages>
  <Words>32270</Words>
  <Characters>183945</Characters>
  <Application>Microsoft Office Word</Application>
  <DocSecurity>0</DocSecurity>
  <Lines>1532</Lines>
  <Paragraphs>431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CODJIA, Laurence</cp:lastModifiedBy>
  <cp:revision>3</cp:revision>
  <cp:lastPrinted>2018-07-24T16:44:00Z</cp:lastPrinted>
  <dcterms:created xsi:type="dcterms:W3CDTF">2019-02-15T17:22:00Z</dcterms:created>
  <dcterms:modified xsi:type="dcterms:W3CDTF">2019-12-09T10:13:00Z</dcterms:modified>
</cp:coreProperties>
</file>
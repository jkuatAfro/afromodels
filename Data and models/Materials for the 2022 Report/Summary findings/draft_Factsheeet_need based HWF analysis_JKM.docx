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A11E6" w14:textId="1A334798" w:rsidR="00B56258" w:rsidRDefault="00303EC9">
      <w:pPr>
        <w:rPr>
          <w:rFonts w:cstheme="minorHAnsi"/>
          <w:b/>
          <w:bCs/>
        </w:rPr>
      </w:pPr>
      <w:r w:rsidRPr="00D55EDB">
        <w:rPr>
          <w:rFonts w:ascii="Calibri" w:eastAsia="Calibri" w:hAnsi="Calibri" w:cs="Times New Roman"/>
          <w:noProof/>
        </w:rPr>
        <mc:AlternateContent>
          <mc:Choice Requires="wps">
            <w:drawing>
              <wp:anchor distT="0" distB="180340" distL="0" distR="0" simplePos="0" relativeHeight="251667456" behindDoc="0" locked="0" layoutInCell="1" allowOverlap="1" wp14:anchorId="48432121" wp14:editId="3FC993B2">
                <wp:simplePos x="0" y="0"/>
                <wp:positionH relativeFrom="page">
                  <wp:posOffset>-114300</wp:posOffset>
                </wp:positionH>
                <wp:positionV relativeFrom="margin">
                  <wp:posOffset>2467842</wp:posOffset>
                </wp:positionV>
                <wp:extent cx="7369175" cy="966354"/>
                <wp:effectExtent l="0" t="0" r="3175" b="5715"/>
                <wp:wrapNone/>
                <wp:docPr id="18" name="Text Box 18"/>
                <wp:cNvGraphicFramePr/>
                <a:graphic xmlns:a="http://schemas.openxmlformats.org/drawingml/2006/main">
                  <a:graphicData uri="http://schemas.microsoft.com/office/word/2010/wordprocessingShape">
                    <wps:wsp>
                      <wps:cNvSpPr txBox="1"/>
                      <wps:spPr>
                        <a:xfrm>
                          <a:off x="0" y="0"/>
                          <a:ext cx="7369175" cy="966354"/>
                        </a:xfrm>
                        <a:prstGeom prst="rect">
                          <a:avLst/>
                        </a:prstGeom>
                        <a:solidFill>
                          <a:srgbClr val="5B9BD5">
                            <a:lumMod val="50000"/>
                          </a:srgbClr>
                        </a:solidFill>
                        <a:ln w="6350">
                          <a:noFill/>
                        </a:ln>
                      </wps:spPr>
                      <wps:txbx>
                        <w:txbxContent>
                          <w:p w14:paraId="31AC857A" w14:textId="02E8E456" w:rsidR="001268B4" w:rsidRPr="00C91EE2" w:rsidRDefault="00C91EE2" w:rsidP="00C91EE2">
                            <w:pPr>
                              <w:pStyle w:val="Heading1"/>
                              <w:ind w:left="270"/>
                              <w:rPr>
                                <w:color w:val="FFFFFF" w:themeColor="background1"/>
                              </w:rPr>
                            </w:pPr>
                            <w:r w:rsidRPr="00C91EE2">
                              <w:rPr>
                                <w:rFonts w:ascii="Roboto" w:hAnsi="Roboto"/>
                                <w:color w:val="FFFFFF" w:themeColor="background1"/>
                                <w:sz w:val="28"/>
                                <w:szCs w:val="28"/>
                              </w:rPr>
                              <w:t xml:space="preserve">Key findings of need based HWF requirements to address Africa’s disease burden and demographic evolution  </w:t>
                            </w:r>
                          </w:p>
                        </w:txbxContent>
                      </wps:txbx>
                      <wps:bodyPr rot="0" spcFirstLastPara="0" vertOverflow="overflow" horzOverflow="overflow" vert="horz" wrap="square" lIns="0" tIns="108000" rIns="0" bIns="10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32121" id="_x0000_t202" coordsize="21600,21600" o:spt="202" path="m,l,21600r21600,l21600,xe">
                <v:stroke joinstyle="miter"/>
                <v:path gradientshapeok="t" o:connecttype="rect"/>
              </v:shapetype>
              <v:shape id="Text Box 18" o:spid="_x0000_s1026" type="#_x0000_t202" style="position:absolute;margin-left:-9pt;margin-top:194.3pt;width:580.25pt;height:76.1pt;z-index:251667456;visibility:visible;mso-wrap-style:square;mso-width-percent:0;mso-height-percent:0;mso-wrap-distance-left:0;mso-wrap-distance-top:0;mso-wrap-distance-right:0;mso-wrap-distance-bottom:14.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" fillcolor="#1f4e79" stroked="f" strokeweight=".5pt">
                <v:textbox inset="0,3mm,0,3mm">
                  <w:txbxContent>
                    <w:p w14:paraId="31AC857A" w14:textId="02E8E456" w:rsidR="001268B4" w:rsidRPr="00C91EE2" w:rsidRDefault="00C91EE2" w:rsidP="00C91EE2">
                      <w:pPr>
                        <w:pStyle w:val="Heading1"/>
                        <w:ind w:left="270"/>
                        <w:rPr>
                          <w:color w:val="FFFFFF" w:themeColor="background1"/>
                        </w:rPr>
                      </w:pPr>
                      <w:r w:rsidRPr="00C91EE2">
                        <w:rPr>
                          <w:rFonts w:ascii="Roboto" w:hAnsi="Roboto"/>
                          <w:color w:val="FFFFFF" w:themeColor="background1"/>
                          <w:sz w:val="28"/>
                          <w:szCs w:val="28"/>
                        </w:rPr>
                        <w:t xml:space="preserve">Key findings of need based HWF requirements to address Africa’s disease burden and demographic evolution  </w:t>
                      </w:r>
                    </w:p>
                  </w:txbxContent>
                </v:textbox>
                <w10:wrap anchorx="page" anchory="margin"/>
              </v:shape>
            </w:pict>
          </mc:Fallback>
        </mc:AlternateContent>
      </w:r>
      <w:r>
        <w:rPr>
          <w:rFonts w:cstheme="minorHAnsi"/>
          <w:b/>
          <w:bCs/>
          <w:noProof/>
        </w:rPr>
        <w:drawing>
          <wp:anchor distT="0" distB="0" distL="114300" distR="114300" simplePos="0" relativeHeight="251657214" behindDoc="0" locked="0" layoutInCell="1" allowOverlap="1" wp14:anchorId="534F1EC8" wp14:editId="2DF06E65">
            <wp:simplePos x="0" y="0"/>
            <wp:positionH relativeFrom="column">
              <wp:posOffset>-883285</wp:posOffset>
            </wp:positionH>
            <wp:positionV relativeFrom="paragraph">
              <wp:posOffset>810260</wp:posOffset>
            </wp:positionV>
            <wp:extent cx="4213225" cy="2867660"/>
            <wp:effectExtent l="0" t="0" r="0" b="8890"/>
            <wp:wrapThrough wrapText="bothSides">
              <wp:wrapPolygon edited="0">
                <wp:start x="0" y="0"/>
                <wp:lineTo x="0" y="21523"/>
                <wp:lineTo x="21486" y="21523"/>
                <wp:lineTo x="2148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13225" cy="2867660"/>
                    </a:xfrm>
                    <a:prstGeom prst="rect">
                      <a:avLst/>
                    </a:prstGeom>
                  </pic:spPr>
                </pic:pic>
              </a:graphicData>
            </a:graphic>
            <wp14:sizeRelH relativeFrom="page">
              <wp14:pctWidth>0</wp14:pctWidth>
            </wp14:sizeRelH>
            <wp14:sizeRelV relativeFrom="page">
              <wp14:pctHeight>0</wp14:pctHeight>
            </wp14:sizeRelV>
          </wp:anchor>
        </w:drawing>
      </w:r>
      <w:r w:rsidR="00DD70E2">
        <w:rPr>
          <w:rFonts w:cstheme="minorHAnsi"/>
          <w:b/>
          <w:bCs/>
          <w:noProof/>
        </w:rPr>
        <w:drawing>
          <wp:anchor distT="0" distB="0" distL="114300" distR="114300" simplePos="0" relativeHeight="251658239" behindDoc="0" locked="0" layoutInCell="1" allowOverlap="1" wp14:anchorId="21D7B0C5" wp14:editId="1ABC6B00">
            <wp:simplePos x="0" y="0"/>
            <wp:positionH relativeFrom="page">
              <wp:posOffset>4239260</wp:posOffset>
            </wp:positionH>
            <wp:positionV relativeFrom="paragraph">
              <wp:posOffset>836295</wp:posOffset>
            </wp:positionV>
            <wp:extent cx="3472815" cy="2805430"/>
            <wp:effectExtent l="0" t="0" r="0" b="0"/>
            <wp:wrapThrough wrapText="bothSides">
              <wp:wrapPolygon edited="0">
                <wp:start x="0" y="0"/>
                <wp:lineTo x="0" y="21414"/>
                <wp:lineTo x="21446" y="21414"/>
                <wp:lineTo x="2144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472815" cy="2805430"/>
                    </a:xfrm>
                    <a:prstGeom prst="rect">
                      <a:avLst/>
                    </a:prstGeom>
                  </pic:spPr>
                </pic:pic>
              </a:graphicData>
            </a:graphic>
            <wp14:sizeRelH relativeFrom="page">
              <wp14:pctWidth>0</wp14:pctWidth>
            </wp14:sizeRelH>
            <wp14:sizeRelV relativeFrom="page">
              <wp14:pctHeight>0</wp14:pctHeight>
            </wp14:sizeRelV>
          </wp:anchor>
        </w:drawing>
      </w:r>
      <w:r w:rsidR="004543F9" w:rsidRPr="007E199E">
        <w:rPr>
          <w:noProof/>
        </w:rPr>
        <mc:AlternateContent>
          <mc:Choice Requires="wps">
            <w:drawing>
              <wp:anchor distT="0" distB="0" distL="114300" distR="114300" simplePos="0" relativeHeight="251665408" behindDoc="0" locked="0" layoutInCell="1" allowOverlap="1" wp14:anchorId="6384444A" wp14:editId="6E9FCF06">
                <wp:simplePos x="0" y="0"/>
                <wp:positionH relativeFrom="column">
                  <wp:posOffset>-503960</wp:posOffset>
                </wp:positionH>
                <wp:positionV relativeFrom="paragraph">
                  <wp:posOffset>810491</wp:posOffset>
                </wp:positionV>
                <wp:extent cx="2291195" cy="259715"/>
                <wp:effectExtent l="0" t="0" r="0" b="6985"/>
                <wp:wrapNone/>
                <wp:docPr id="15" name="Text Box 15"/>
                <wp:cNvGraphicFramePr/>
                <a:graphic xmlns:a="http://schemas.openxmlformats.org/drawingml/2006/main">
                  <a:graphicData uri="http://schemas.microsoft.com/office/word/2010/wordprocessingShape">
                    <wps:wsp>
                      <wps:cNvSpPr txBox="1"/>
                      <wps:spPr>
                        <a:xfrm>
                          <a:off x="0" y="0"/>
                          <a:ext cx="2291195" cy="259715"/>
                        </a:xfrm>
                        <a:prstGeom prst="rect">
                          <a:avLst/>
                        </a:prstGeom>
                        <a:solidFill>
                          <a:schemeClr val="accent1"/>
                        </a:solidFill>
                        <a:ln w="6350">
                          <a:noFill/>
                        </a:ln>
                      </wps:spPr>
                      <wps:txbx>
                        <w:txbxContent>
                          <w:p w14:paraId="69FA4057" w14:textId="474AF9C4" w:rsidR="004543F9" w:rsidRPr="007254CC" w:rsidRDefault="004543F9" w:rsidP="004543F9">
                            <w:pPr>
                              <w:rPr>
                                <w:color w:val="FFFFFF" w:themeColor="background1"/>
                              </w:rPr>
                            </w:pPr>
                            <w:r>
                              <w:rPr>
                                <w:color w:val="FFFFFF" w:themeColor="background1"/>
                              </w:rPr>
                              <w:t>Health Work Force (HWF) Team (HWF)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4444A" id="Text Box 15" o:spid="_x0000_s1027" type="#_x0000_t202" style="position:absolute;margin-left:-39.7pt;margin-top:63.8pt;width:180.4pt;height:2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" fillcolor="#4472c4 [3204]" stroked="f" strokeweight=".5pt">
                <v:textbox>
                  <w:txbxContent>
                    <w:p w14:paraId="69FA4057" w14:textId="474AF9C4" w:rsidR="004543F9" w:rsidRPr="007254CC" w:rsidRDefault="004543F9" w:rsidP="004543F9">
                      <w:pPr>
                        <w:rPr>
                          <w:color w:val="FFFFFF" w:themeColor="background1"/>
                        </w:rPr>
                      </w:pPr>
                      <w:r>
                        <w:rPr>
                          <w:color w:val="FFFFFF" w:themeColor="background1"/>
                        </w:rPr>
                        <w:t>Health Work Force (HWF) Team (HWF)</w:t>
                      </w:r>
                    </w:p>
                  </w:txbxContent>
                </v:textbox>
              </v:shape>
            </w:pict>
          </mc:Fallback>
        </mc:AlternateContent>
      </w:r>
      <w:r w:rsidR="000E5D14" w:rsidRPr="007E199E">
        <w:rPr>
          <w:noProof/>
        </w:rPr>
        <mc:AlternateContent>
          <mc:Choice Requires="wps">
            <w:drawing>
              <wp:anchor distT="0" distB="0" distL="114300" distR="114300" simplePos="0" relativeHeight="251663360" behindDoc="0" locked="0" layoutInCell="1" allowOverlap="1" wp14:anchorId="550C30B0" wp14:editId="053D44B7">
                <wp:simplePos x="0" y="0"/>
                <wp:positionH relativeFrom="page">
                  <wp:posOffset>5174673</wp:posOffset>
                </wp:positionH>
                <wp:positionV relativeFrom="paragraph">
                  <wp:posOffset>260177</wp:posOffset>
                </wp:positionV>
                <wp:extent cx="2131060" cy="431800"/>
                <wp:effectExtent l="0" t="0" r="2540" b="0"/>
                <wp:wrapNone/>
                <wp:docPr id="14" name="Text Box 14"/>
                <wp:cNvGraphicFramePr/>
                <a:graphic xmlns:a="http://schemas.openxmlformats.org/drawingml/2006/main">
                  <a:graphicData uri="http://schemas.microsoft.com/office/word/2010/wordprocessingShape">
                    <wps:wsp>
                      <wps:cNvSpPr txBox="1"/>
                      <wps:spPr>
                        <a:xfrm>
                          <a:off x="0" y="0"/>
                          <a:ext cx="2131060" cy="431800"/>
                        </a:xfrm>
                        <a:prstGeom prst="rect">
                          <a:avLst/>
                        </a:prstGeom>
                        <a:noFill/>
                        <a:ln w="6350">
                          <a:noFill/>
                        </a:ln>
                      </wps:spPr>
                      <wps:txbx>
                        <w:txbxContent>
                          <w:p w14:paraId="18983A34" w14:textId="4F746D7E" w:rsidR="000E5D14" w:rsidRPr="00EF4529" w:rsidRDefault="000E5D14" w:rsidP="000E5D14">
                            <w:pPr>
                              <w:rPr>
                                <w:rFonts w:ascii="Roboto" w:hAnsi="Roboto" w:cs="Roboto Black"/>
                                <w:color w:val="FFFFFF" w:themeColor="background1"/>
                                <w:sz w:val="40"/>
                                <w:szCs w:val="40"/>
                              </w:rPr>
                            </w:pPr>
                            <w:r>
                              <w:rPr>
                                <w:rFonts w:ascii="Roboto" w:hAnsi="Roboto" w:cs="Roboto Black"/>
                                <w:color w:val="FFFFFF" w:themeColor="background1"/>
                                <w:sz w:val="40"/>
                                <w:szCs w:val="40"/>
                              </w:rPr>
                              <w:t>May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C30B0" id="Text Box 14" o:spid="_x0000_s1028" type="#_x0000_t202" style="position:absolute;margin-left:407.45pt;margin-top:20.5pt;width:167.8pt;height:3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" filled="f" stroked="f" strokeweight=".5pt">
                <v:textbox inset="0,0,0,0">
                  <w:txbxContent>
                    <w:p w14:paraId="18983A34" w14:textId="4F746D7E" w:rsidR="000E5D14" w:rsidRPr="00EF4529" w:rsidRDefault="000E5D14" w:rsidP="000E5D14">
                      <w:pPr>
                        <w:rPr>
                          <w:rFonts w:ascii="Roboto" w:hAnsi="Roboto" w:cs="Roboto Black"/>
                          <w:color w:val="FFFFFF" w:themeColor="background1"/>
                          <w:sz w:val="40"/>
                          <w:szCs w:val="40"/>
                        </w:rPr>
                      </w:pPr>
                      <w:r>
                        <w:rPr>
                          <w:rFonts w:ascii="Roboto" w:hAnsi="Roboto" w:cs="Roboto Black"/>
                          <w:color w:val="FFFFFF" w:themeColor="background1"/>
                          <w:sz w:val="40"/>
                          <w:szCs w:val="40"/>
                        </w:rPr>
                        <w:t>May 2024</w:t>
                      </w:r>
                    </w:p>
                  </w:txbxContent>
                </v:textbox>
                <w10:wrap anchorx="page"/>
              </v:shape>
            </w:pict>
          </mc:Fallback>
        </mc:AlternateContent>
      </w:r>
      <w:r w:rsidR="00E16D53" w:rsidRPr="007E199E">
        <w:rPr>
          <w:noProof/>
        </w:rPr>
        <mc:AlternateContent>
          <mc:Choice Requires="wps">
            <w:drawing>
              <wp:anchor distT="0" distB="0" distL="114300" distR="114300" simplePos="0" relativeHeight="251661312" behindDoc="0" locked="0" layoutInCell="1" allowOverlap="1" wp14:anchorId="1BDD5CDE" wp14:editId="0DCC1CF8">
                <wp:simplePos x="0" y="0"/>
                <wp:positionH relativeFrom="page">
                  <wp:posOffset>5216237</wp:posOffset>
                </wp:positionH>
                <wp:positionV relativeFrom="paragraph">
                  <wp:posOffset>-836064</wp:posOffset>
                </wp:positionV>
                <wp:extent cx="2131200" cy="978877"/>
                <wp:effectExtent l="0" t="0" r="2540" b="12065"/>
                <wp:wrapNone/>
                <wp:docPr id="16" name="Text Box 16"/>
                <wp:cNvGraphicFramePr/>
                <a:graphic xmlns:a="http://schemas.openxmlformats.org/drawingml/2006/main">
                  <a:graphicData uri="http://schemas.microsoft.com/office/word/2010/wordprocessingShape">
                    <wps:wsp>
                      <wps:cNvSpPr txBox="1"/>
                      <wps:spPr>
                        <a:xfrm>
                          <a:off x="0" y="0"/>
                          <a:ext cx="2131200" cy="978877"/>
                        </a:xfrm>
                        <a:prstGeom prst="rect">
                          <a:avLst/>
                        </a:prstGeom>
                        <a:noFill/>
                        <a:ln w="6350">
                          <a:noFill/>
                        </a:ln>
                      </wps:spPr>
                      <wps:txbx>
                        <w:txbxContent>
                          <w:p w14:paraId="3DDA40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Analytical</w:t>
                            </w:r>
                          </w:p>
                          <w:p w14:paraId="78E3B1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Fact 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D5CDE" id="Text Box 16" o:spid="_x0000_s1029" type="#_x0000_t202" style="position:absolute;margin-left:410.75pt;margin-top:-65.85pt;width:167.8pt;height:77.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" filled="f" stroked="f" strokeweight=".5pt">
                <v:textbox inset="0,0,0,0">
                  <w:txbxContent>
                    <w:p w14:paraId="3DDA40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Analytical</w:t>
                      </w:r>
                    </w:p>
                    <w:p w14:paraId="78E3B1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Fact Sheet</w:t>
                      </w:r>
                    </w:p>
                  </w:txbxContent>
                </v:textbox>
                <w10:wrap anchorx="page"/>
              </v:shape>
            </w:pict>
          </mc:Fallback>
        </mc:AlternateContent>
      </w:r>
      <w:r w:rsidR="00B56258" w:rsidRPr="007E199E">
        <w:rPr>
          <w:noProof/>
        </w:rPr>
        <w:drawing>
          <wp:anchor distT="0" distB="0" distL="114300" distR="114300" simplePos="0" relativeHeight="251659264" behindDoc="0" locked="0" layoutInCell="1" allowOverlap="1" wp14:anchorId="03B5306D" wp14:editId="1284F4F9">
            <wp:simplePos x="0" y="0"/>
            <wp:positionH relativeFrom="page">
              <wp:align>left</wp:align>
            </wp:positionH>
            <wp:positionV relativeFrom="page">
              <wp:posOffset>10391</wp:posOffset>
            </wp:positionV>
            <wp:extent cx="7741920" cy="1753870"/>
            <wp:effectExtent l="0" t="0" r="0" b="0"/>
            <wp:wrapThrough wrapText="bothSides">
              <wp:wrapPolygon edited="0">
                <wp:start x="0" y="0"/>
                <wp:lineTo x="0" y="21350"/>
                <wp:lineTo x="21526" y="21350"/>
                <wp:lineTo x="21526"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1920" cy="1753870"/>
                    </a:xfrm>
                    <a:prstGeom prst="rect">
                      <a:avLst/>
                    </a:prstGeom>
                  </pic:spPr>
                </pic:pic>
              </a:graphicData>
            </a:graphic>
            <wp14:sizeRelH relativeFrom="page">
              <wp14:pctWidth>0</wp14:pctWidth>
            </wp14:sizeRelH>
            <wp14:sizeRelV relativeFrom="page">
              <wp14:pctHeight>0</wp14:pctHeight>
            </wp14:sizeRelV>
          </wp:anchor>
        </w:drawing>
      </w:r>
    </w:p>
    <w:p w14:paraId="3D584C66" w14:textId="0F52E952" w:rsidR="00B254FB" w:rsidRPr="00795E88" w:rsidRDefault="00FD6B60" w:rsidP="005F0402">
      <w:pPr>
        <w:pStyle w:val="Heading2"/>
      </w:pPr>
      <w:r w:rsidRPr="00795E88">
        <w:t>Rationale</w:t>
      </w:r>
    </w:p>
    <w:p w14:paraId="3DDCA7B7" w14:textId="2C0B0AEC" w:rsidR="00983127" w:rsidRPr="00795E88" w:rsidRDefault="0038249C">
      <w:pPr>
        <w:rPr>
          <w:rFonts w:cstheme="minorHAnsi"/>
          <w:color w:val="0D0D0D"/>
          <w:shd w:val="clear" w:color="auto" w:fill="FFFFFF"/>
        </w:rPr>
      </w:pPr>
      <w:r w:rsidRPr="00795E88">
        <w:rPr>
          <w:rFonts w:cstheme="minorHAnsi"/>
          <w:color w:val="0D0D0D"/>
          <w:shd w:val="clear" w:color="auto" w:fill="FFFFFF"/>
        </w:rPr>
        <w:t>T</w:t>
      </w:r>
      <w:r w:rsidR="00FD6B60" w:rsidRPr="00795E88">
        <w:rPr>
          <w:rFonts w:cstheme="minorHAnsi"/>
          <w:color w:val="0D0D0D"/>
          <w:shd w:val="clear" w:color="auto" w:fill="FFFFFF"/>
        </w:rPr>
        <w:t xml:space="preserve">he </w:t>
      </w:r>
      <w:r w:rsidR="007E57C4" w:rsidRPr="00795E88">
        <w:rPr>
          <w:rFonts w:cstheme="minorHAnsi"/>
          <w:color w:val="0D0D0D"/>
          <w:shd w:val="clear" w:color="auto" w:fill="FFFFFF"/>
        </w:rPr>
        <w:t>A</w:t>
      </w:r>
      <w:r w:rsidR="00FD6B60" w:rsidRPr="00795E88">
        <w:rPr>
          <w:rFonts w:cstheme="minorHAnsi"/>
          <w:color w:val="0D0D0D"/>
          <w:shd w:val="clear" w:color="auto" w:fill="FFFFFF"/>
        </w:rPr>
        <w:t xml:space="preserve">frican </w:t>
      </w:r>
      <w:r w:rsidR="007E57C4" w:rsidRPr="00795E88">
        <w:rPr>
          <w:rFonts w:cstheme="minorHAnsi"/>
          <w:color w:val="0D0D0D"/>
          <w:shd w:val="clear" w:color="auto" w:fill="FFFFFF"/>
        </w:rPr>
        <w:t>r</w:t>
      </w:r>
      <w:r w:rsidR="00FD6B60" w:rsidRPr="00795E88">
        <w:rPr>
          <w:rFonts w:cstheme="minorHAnsi"/>
          <w:color w:val="0D0D0D"/>
          <w:shd w:val="clear" w:color="auto" w:fill="FFFFFF"/>
        </w:rPr>
        <w:t>egion has experienced</w:t>
      </w:r>
      <w:r w:rsidR="007E57C4" w:rsidRPr="00795E88">
        <w:rPr>
          <w:rFonts w:cstheme="minorHAnsi"/>
          <w:color w:val="0D0D0D"/>
          <w:shd w:val="clear" w:color="auto" w:fill="FFFFFF"/>
        </w:rPr>
        <w:t xml:space="preserve"> </w:t>
      </w:r>
      <w:ins w:id="0" w:author="Joseph Mung'atu" w:date="2024-04-28T17:24:00Z" w16du:dateUtc="2024-04-28T14:24:00Z">
        <w:r w:rsidR="005200A4">
          <w:rPr>
            <w:rFonts w:cstheme="minorHAnsi"/>
            <w:color w:val="0D0D0D"/>
            <w:shd w:val="clear" w:color="auto" w:fill="FFFFFF"/>
          </w:rPr>
          <w:t xml:space="preserve">a </w:t>
        </w:r>
      </w:ins>
      <w:r w:rsidR="007E57C4" w:rsidRPr="00795E88">
        <w:rPr>
          <w:rFonts w:cstheme="minorHAnsi"/>
          <w:color w:val="0D0D0D"/>
          <w:shd w:val="clear" w:color="auto" w:fill="FFFFFF"/>
        </w:rPr>
        <w:t xml:space="preserve">19% </w:t>
      </w:r>
      <w:r w:rsidR="00FD6B60" w:rsidRPr="00795E88">
        <w:rPr>
          <w:rFonts w:cstheme="minorHAnsi"/>
          <w:color w:val="0D0D0D"/>
          <w:shd w:val="clear" w:color="auto" w:fill="FFFFFF"/>
        </w:rPr>
        <w:t>increase</w:t>
      </w:r>
      <w:r w:rsidR="00065DCF" w:rsidRPr="00795E88">
        <w:rPr>
          <w:rFonts w:cstheme="minorHAnsi"/>
          <w:color w:val="0D0D0D"/>
          <w:shd w:val="clear" w:color="auto" w:fill="FFFFFF"/>
        </w:rPr>
        <w:t xml:space="preserve"> </w:t>
      </w:r>
      <w:r w:rsidR="00FD6B60" w:rsidRPr="00795E88">
        <w:rPr>
          <w:rFonts w:cstheme="minorHAnsi"/>
          <w:color w:val="0D0D0D"/>
          <w:shd w:val="clear" w:color="auto" w:fill="FFFFFF"/>
        </w:rPr>
        <w:t>in health workforce numbers</w:t>
      </w:r>
      <w:r w:rsidR="00821CDA" w:rsidRPr="00795E88">
        <w:rPr>
          <w:rFonts w:cstheme="minorHAnsi"/>
          <w:color w:val="0D0D0D"/>
          <w:shd w:val="clear" w:color="auto" w:fill="FFFFFF"/>
        </w:rPr>
        <w:t xml:space="preserve"> from </w:t>
      </w:r>
      <w:r w:rsidR="00FD6B60" w:rsidRPr="00795E88">
        <w:rPr>
          <w:rFonts w:cstheme="minorHAnsi"/>
          <w:color w:val="0D0D0D"/>
          <w:shd w:val="clear" w:color="auto" w:fill="FFFFFF"/>
        </w:rPr>
        <w:t>4.3 million in 2018 to 5.1 million in 2022</w:t>
      </w:r>
      <w:r w:rsidR="00821CDA" w:rsidRPr="00795E88">
        <w:rPr>
          <w:rFonts w:cstheme="minorHAnsi"/>
          <w:color w:val="0D0D0D"/>
          <w:shd w:val="clear" w:color="auto" w:fill="FFFFFF"/>
        </w:rPr>
        <w:t xml:space="preserve"> </w:t>
      </w:r>
      <w:r w:rsidR="00983127" w:rsidRPr="00795E88">
        <w:rPr>
          <w:rFonts w:cstheme="minorHAnsi"/>
          <w:color w:val="0D0D0D"/>
          <w:shd w:val="clear" w:color="auto" w:fill="FFFFFF"/>
        </w:rPr>
        <w:t>with</w:t>
      </w:r>
      <w:r w:rsidR="00065DCF" w:rsidRPr="00795E88">
        <w:rPr>
          <w:rFonts w:cstheme="minorHAnsi"/>
          <w:color w:val="0D0D0D"/>
          <w:shd w:val="clear" w:color="auto" w:fill="FFFFFF"/>
        </w:rPr>
        <w:t xml:space="preserve"> </w:t>
      </w:r>
      <w:ins w:id="1" w:author="Joseph Mung'atu" w:date="2024-04-28T17:24:00Z" w16du:dateUtc="2024-04-28T14:24:00Z">
        <w:r w:rsidR="005200A4">
          <w:rPr>
            <w:rFonts w:cstheme="minorHAnsi"/>
            <w:color w:val="0D0D0D"/>
            <w:shd w:val="clear" w:color="auto" w:fill="FFFFFF"/>
          </w:rPr>
          <w:t xml:space="preserve">the </w:t>
        </w:r>
      </w:ins>
      <w:r w:rsidR="00983127" w:rsidRPr="00795E88">
        <w:rPr>
          <w:rFonts w:cstheme="minorHAnsi"/>
          <w:color w:val="0D0D0D"/>
          <w:shd w:val="clear" w:color="auto" w:fill="FFFFFF"/>
        </w:rPr>
        <w:t>Regional Implementation Framework on Human Resources for Health Workforce 2030</w:t>
      </w:r>
      <w:r w:rsidR="00065DCF" w:rsidRPr="00795E88">
        <w:rPr>
          <w:rFonts w:cstheme="minorHAnsi"/>
          <w:color w:val="0D0D0D"/>
          <w:shd w:val="clear" w:color="auto" w:fill="FFFFFF"/>
        </w:rPr>
        <w:t xml:space="preserve">, but </w:t>
      </w:r>
      <w:r w:rsidR="00983127" w:rsidRPr="00795E88">
        <w:rPr>
          <w:rFonts w:cstheme="minorHAnsi"/>
          <w:color w:val="0D0D0D"/>
          <w:shd w:val="clear" w:color="auto" w:fill="FFFFFF"/>
        </w:rPr>
        <w:t>low health worker densities and significant disease burdens</w:t>
      </w:r>
      <w:r w:rsidR="00523E47" w:rsidRPr="00795E88">
        <w:rPr>
          <w:rFonts w:cstheme="minorHAnsi"/>
          <w:color w:val="0D0D0D"/>
          <w:shd w:val="clear" w:color="auto" w:fill="FFFFFF"/>
        </w:rPr>
        <w:t xml:space="preserve"> </w:t>
      </w:r>
      <w:del w:id="2" w:author="Joseph Mung'atu" w:date="2024-04-28T17:24:00Z" w16du:dateUtc="2024-04-28T14:24:00Z">
        <w:r w:rsidR="00523E47" w:rsidRPr="00795E88" w:rsidDel="005200A4">
          <w:rPr>
            <w:rFonts w:cstheme="minorHAnsi"/>
            <w:color w:val="0D0D0D"/>
            <w:shd w:val="clear" w:color="auto" w:fill="FFFFFF"/>
          </w:rPr>
          <w:delText xml:space="preserve">has </w:delText>
        </w:r>
      </w:del>
      <w:ins w:id="3" w:author="Joseph Mung'atu" w:date="2024-04-28T17:24:00Z" w16du:dateUtc="2024-04-28T14:24:00Z">
        <w:r w:rsidR="005200A4">
          <w:rPr>
            <w:rFonts w:cstheme="minorHAnsi"/>
            <w:color w:val="0D0D0D"/>
            <w:shd w:val="clear" w:color="auto" w:fill="FFFFFF"/>
          </w:rPr>
          <w:t>have</w:t>
        </w:r>
        <w:r w:rsidR="005200A4" w:rsidRPr="00795E88">
          <w:rPr>
            <w:rFonts w:cstheme="minorHAnsi"/>
            <w:color w:val="0D0D0D"/>
            <w:shd w:val="clear" w:color="auto" w:fill="FFFFFF"/>
          </w:rPr>
          <w:t xml:space="preserve"> </w:t>
        </w:r>
      </w:ins>
      <w:r w:rsidR="00523E47" w:rsidRPr="00795E88">
        <w:rPr>
          <w:rFonts w:cstheme="minorHAnsi"/>
          <w:color w:val="0D0D0D"/>
          <w:shd w:val="clear" w:color="auto" w:fill="FFFFFF"/>
        </w:rPr>
        <w:t>been observed</w:t>
      </w:r>
      <w:r w:rsidRPr="00795E88">
        <w:rPr>
          <w:rFonts w:cstheme="minorHAnsi"/>
          <w:color w:val="0D0D0D"/>
          <w:shd w:val="clear" w:color="auto" w:fill="FFFFFF"/>
        </w:rPr>
        <w:t xml:space="preserve">. </w:t>
      </w:r>
      <w:r w:rsidR="00983127" w:rsidRPr="00795E88">
        <w:rPr>
          <w:rFonts w:cstheme="minorHAnsi"/>
          <w:color w:val="0D0D0D"/>
          <w:shd w:val="clear" w:color="auto" w:fill="FFFFFF"/>
        </w:rPr>
        <w:t xml:space="preserve">Policymakers </w:t>
      </w:r>
      <w:r w:rsidR="00523E47" w:rsidRPr="00795E88">
        <w:rPr>
          <w:rFonts w:cstheme="minorHAnsi"/>
          <w:color w:val="0D0D0D"/>
          <w:shd w:val="clear" w:color="auto" w:fill="FFFFFF"/>
        </w:rPr>
        <w:t xml:space="preserve">are trying to </w:t>
      </w:r>
      <w:r w:rsidR="00983127" w:rsidRPr="00795E88">
        <w:rPr>
          <w:rFonts w:cstheme="minorHAnsi"/>
          <w:color w:val="0D0D0D"/>
          <w:shd w:val="clear" w:color="auto" w:fill="FFFFFF"/>
        </w:rPr>
        <w:t>evaluat</w:t>
      </w:r>
      <w:r w:rsidR="00523E47" w:rsidRPr="00795E88">
        <w:rPr>
          <w:rFonts w:cstheme="minorHAnsi"/>
          <w:color w:val="0D0D0D"/>
          <w:shd w:val="clear" w:color="auto" w:fill="FFFFFF"/>
        </w:rPr>
        <w:t>e</w:t>
      </w:r>
      <w:r w:rsidR="00983127" w:rsidRPr="00795E88">
        <w:rPr>
          <w:rFonts w:cstheme="minorHAnsi"/>
          <w:color w:val="0D0D0D"/>
          <w:shd w:val="clear" w:color="auto" w:fill="FFFFFF"/>
        </w:rPr>
        <w:t xml:space="preserve"> the </w:t>
      </w:r>
      <w:r w:rsidR="00294772" w:rsidRPr="00795E88">
        <w:rPr>
          <w:rFonts w:cstheme="minorHAnsi"/>
          <w:color w:val="0D0D0D"/>
          <w:shd w:val="clear" w:color="auto" w:fill="FFFFFF"/>
        </w:rPr>
        <w:t>H</w:t>
      </w:r>
      <w:r w:rsidR="00983127" w:rsidRPr="00795E88">
        <w:rPr>
          <w:rFonts w:cstheme="minorHAnsi"/>
          <w:color w:val="0D0D0D"/>
          <w:shd w:val="clear" w:color="auto" w:fill="FFFFFF"/>
        </w:rPr>
        <w:t xml:space="preserve">ealth </w:t>
      </w:r>
      <w:r w:rsidR="00294772" w:rsidRPr="00795E88">
        <w:rPr>
          <w:rFonts w:cstheme="minorHAnsi"/>
          <w:color w:val="0D0D0D"/>
          <w:shd w:val="clear" w:color="auto" w:fill="FFFFFF"/>
        </w:rPr>
        <w:t>W</w:t>
      </w:r>
      <w:r w:rsidR="00983127" w:rsidRPr="00795E88">
        <w:rPr>
          <w:rFonts w:cstheme="minorHAnsi"/>
          <w:color w:val="0D0D0D"/>
          <w:shd w:val="clear" w:color="auto" w:fill="FFFFFF"/>
        </w:rPr>
        <w:t>orkforce</w:t>
      </w:r>
      <w:r w:rsidR="00294772" w:rsidRPr="00795E88">
        <w:rPr>
          <w:rFonts w:cstheme="minorHAnsi"/>
          <w:color w:val="0D0D0D"/>
          <w:shd w:val="clear" w:color="auto" w:fill="FFFFFF"/>
        </w:rPr>
        <w:t xml:space="preserve"> (HWF)</w:t>
      </w:r>
      <w:r w:rsidR="00983127" w:rsidRPr="00795E88">
        <w:rPr>
          <w:rFonts w:cstheme="minorHAnsi"/>
          <w:color w:val="0D0D0D"/>
          <w:shd w:val="clear" w:color="auto" w:fill="FFFFFF"/>
        </w:rPr>
        <w:t xml:space="preserve"> against population health needs to address </w:t>
      </w:r>
      <w:r w:rsidRPr="00795E88">
        <w:rPr>
          <w:rFonts w:cstheme="minorHAnsi"/>
          <w:color w:val="0D0D0D"/>
          <w:shd w:val="clear" w:color="auto" w:fill="FFFFFF"/>
        </w:rPr>
        <w:t>the</w:t>
      </w:r>
      <w:r w:rsidR="00983127" w:rsidRPr="00795E88">
        <w:rPr>
          <w:rFonts w:cstheme="minorHAnsi"/>
          <w:color w:val="0D0D0D"/>
          <w:shd w:val="clear" w:color="auto" w:fill="FFFFFF"/>
        </w:rPr>
        <w:t xml:space="preserve"> critical gaps and develop an effective workforce </w:t>
      </w:r>
      <w:r w:rsidRPr="00795E88">
        <w:rPr>
          <w:rFonts w:cstheme="minorHAnsi"/>
          <w:color w:val="0D0D0D"/>
          <w:shd w:val="clear" w:color="auto" w:fill="FFFFFF"/>
        </w:rPr>
        <w:t>to address t</w:t>
      </w:r>
      <w:r w:rsidR="00983127" w:rsidRPr="00795E88">
        <w:rPr>
          <w:rFonts w:cstheme="minorHAnsi"/>
          <w:color w:val="0D0D0D"/>
          <w:shd w:val="clear" w:color="auto" w:fill="FFFFFF"/>
        </w:rPr>
        <w:t>he region’s diverse health</w:t>
      </w:r>
      <w:r w:rsidRPr="00795E88">
        <w:rPr>
          <w:rFonts w:cstheme="minorHAnsi"/>
          <w:color w:val="0D0D0D"/>
          <w:shd w:val="clear" w:color="auto" w:fill="FFFFFF"/>
        </w:rPr>
        <w:t xml:space="preserve"> challenges.</w:t>
      </w:r>
      <w:r w:rsidR="00523E47" w:rsidRPr="00795E88">
        <w:rPr>
          <w:rFonts w:cstheme="minorHAnsi"/>
          <w:color w:val="0D0D0D"/>
          <w:shd w:val="clear" w:color="auto" w:fill="FFFFFF"/>
        </w:rPr>
        <w:t xml:space="preserve"> This </w:t>
      </w:r>
      <w:r w:rsidR="002C0F27" w:rsidRPr="00795E88">
        <w:rPr>
          <w:rFonts w:cstheme="minorHAnsi"/>
          <w:color w:val="0D0D0D"/>
          <w:shd w:val="clear" w:color="auto" w:fill="FFFFFF"/>
        </w:rPr>
        <w:t>need-based</w:t>
      </w:r>
      <w:r w:rsidR="00523E47" w:rsidRPr="00795E88">
        <w:rPr>
          <w:rFonts w:cstheme="minorHAnsi"/>
          <w:color w:val="0D0D0D"/>
          <w:shd w:val="clear" w:color="auto" w:fill="FFFFFF"/>
        </w:rPr>
        <w:t xml:space="preserve"> analysis report is part of the systemic process to understand the context.</w:t>
      </w:r>
      <w:r w:rsidRPr="00795E88">
        <w:rPr>
          <w:rFonts w:cstheme="minorHAnsi"/>
          <w:color w:val="0D0D0D"/>
          <w:shd w:val="clear" w:color="auto" w:fill="FFFFFF"/>
        </w:rPr>
        <w:t xml:space="preserve"> </w:t>
      </w:r>
    </w:p>
    <w:p w14:paraId="21733DEB" w14:textId="27C312A9" w:rsidR="002C0F27" w:rsidRPr="00795E88" w:rsidRDefault="0098126E" w:rsidP="005F0402">
      <w:pPr>
        <w:pStyle w:val="Heading2"/>
        <w:rPr>
          <w:shd w:val="clear" w:color="auto" w:fill="FFFFFF"/>
        </w:rPr>
      </w:pPr>
      <w:r w:rsidRPr="00795E88">
        <w:rPr>
          <w:shd w:val="clear" w:color="auto" w:fill="FFFFFF"/>
        </w:rPr>
        <w:t>Key findings</w:t>
      </w:r>
    </w:p>
    <w:p w14:paraId="62C85A26" w14:textId="0BFE846B" w:rsidR="0098126E" w:rsidRPr="00795E88" w:rsidRDefault="0098126E"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 xml:space="preserve">9.75 million as current health workforce need, 11.8 million will be required by 2030 </w:t>
      </w:r>
    </w:p>
    <w:p w14:paraId="56917792" w14:textId="6A6744E2" w:rsidR="0098126E" w:rsidRPr="00795E88" w:rsidRDefault="0098126E"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6.1 million, as anticipated shortage</w:t>
      </w:r>
      <w:r w:rsidR="00294772" w:rsidRPr="00795E88">
        <w:rPr>
          <w:rFonts w:cstheme="minorHAnsi"/>
          <w:color w:val="0D0D0D"/>
          <w:shd w:val="clear" w:color="auto" w:fill="FFFFFF"/>
        </w:rPr>
        <w:t xml:space="preserve"> of HWF</w:t>
      </w:r>
      <w:r w:rsidRPr="00795E88">
        <w:rPr>
          <w:rFonts w:cstheme="minorHAnsi"/>
          <w:color w:val="0D0D0D"/>
          <w:shd w:val="clear" w:color="auto" w:fill="FFFFFF"/>
        </w:rPr>
        <w:t xml:space="preserve"> by 2030, with significant shortages in doctors, nurses, midwives, pharmacists, and dentists.</w:t>
      </w:r>
    </w:p>
    <w:p w14:paraId="47496643" w14:textId="2BF37B53" w:rsidR="0098126E" w:rsidRPr="00795E88" w:rsidRDefault="0098126E"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 xml:space="preserve">47% of communicable disease workforce demand </w:t>
      </w:r>
      <w:r w:rsidR="0077064F" w:rsidRPr="00795E88">
        <w:rPr>
          <w:rFonts w:cstheme="minorHAnsi"/>
          <w:color w:val="0D0D0D"/>
          <w:shd w:val="clear" w:color="auto" w:fill="FFFFFF"/>
        </w:rPr>
        <w:t>currently but</w:t>
      </w:r>
      <w:r w:rsidRPr="00795E88">
        <w:rPr>
          <w:rFonts w:cstheme="minorHAnsi"/>
          <w:color w:val="0D0D0D"/>
          <w:shd w:val="clear" w:color="auto" w:fill="FFFFFF"/>
        </w:rPr>
        <w:t xml:space="preserve"> decreasing trends.</w:t>
      </w:r>
      <w:r w:rsidR="00830531" w:rsidRPr="00795E88">
        <w:rPr>
          <w:rFonts w:cstheme="minorHAnsi"/>
          <w:color w:val="0D0D0D"/>
          <w:shd w:val="clear" w:color="auto" w:fill="FFFFFF"/>
        </w:rPr>
        <w:t xml:space="preserve"> 37% of noncommunicable diseases demand but increasing trends. </w:t>
      </w:r>
      <w:r w:rsidRPr="00795E88">
        <w:rPr>
          <w:rFonts w:cstheme="minorHAnsi"/>
          <w:color w:val="0D0D0D"/>
          <w:shd w:val="clear" w:color="auto" w:fill="FFFFFF"/>
        </w:rPr>
        <w:t xml:space="preserve">16% of demand contributed to </w:t>
      </w:r>
      <w:r w:rsidR="0077064F" w:rsidRPr="00795E88">
        <w:rPr>
          <w:rFonts w:cstheme="minorHAnsi"/>
          <w:color w:val="0D0D0D"/>
          <w:shd w:val="clear" w:color="auto" w:fill="FFFFFF"/>
        </w:rPr>
        <w:t>i</w:t>
      </w:r>
      <w:r w:rsidRPr="00795E88">
        <w:rPr>
          <w:rFonts w:cstheme="minorHAnsi"/>
          <w:color w:val="0D0D0D"/>
          <w:shd w:val="clear" w:color="auto" w:fill="FFFFFF"/>
        </w:rPr>
        <w:t xml:space="preserve">njuries </w:t>
      </w:r>
      <w:r w:rsidR="0077064F" w:rsidRPr="00795E88">
        <w:rPr>
          <w:rFonts w:cstheme="minorHAnsi"/>
          <w:color w:val="0D0D0D"/>
          <w:shd w:val="clear" w:color="auto" w:fill="FFFFFF"/>
        </w:rPr>
        <w:t xml:space="preserve">but </w:t>
      </w:r>
      <w:r w:rsidRPr="00795E88">
        <w:rPr>
          <w:rFonts w:cstheme="minorHAnsi"/>
          <w:color w:val="0D0D0D"/>
          <w:shd w:val="clear" w:color="auto" w:fill="FFFFFF"/>
        </w:rPr>
        <w:t>increasing</w:t>
      </w:r>
      <w:r w:rsidR="0077064F" w:rsidRPr="00795E88">
        <w:rPr>
          <w:rFonts w:cstheme="minorHAnsi"/>
          <w:color w:val="0D0D0D"/>
          <w:shd w:val="clear" w:color="auto" w:fill="FFFFFF"/>
        </w:rPr>
        <w:t xml:space="preserve"> trends</w:t>
      </w:r>
      <w:r w:rsidRPr="00795E88">
        <w:rPr>
          <w:rFonts w:cstheme="minorHAnsi"/>
          <w:color w:val="0D0D0D"/>
          <w:shd w:val="clear" w:color="auto" w:fill="FFFFFF"/>
        </w:rPr>
        <w:t>.</w:t>
      </w:r>
    </w:p>
    <w:p w14:paraId="076D98F4" w14:textId="37FC83AC" w:rsidR="0098126E" w:rsidRPr="00795E88" w:rsidRDefault="00830531"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Less than 43% of workforce coverage in 2022, more than 49% will be improved</w:t>
      </w:r>
      <w:r w:rsidR="0098126E" w:rsidRPr="00795E88">
        <w:rPr>
          <w:rFonts w:cstheme="minorHAnsi"/>
          <w:color w:val="0D0D0D"/>
          <w:shd w:val="clear" w:color="auto" w:fill="FFFFFF"/>
        </w:rPr>
        <w:t xml:space="preserve"> </w:t>
      </w:r>
      <w:r w:rsidRPr="00795E88">
        <w:rPr>
          <w:rFonts w:cstheme="minorHAnsi"/>
          <w:color w:val="0D0D0D"/>
          <w:shd w:val="clear" w:color="auto" w:fill="FFFFFF"/>
        </w:rPr>
        <w:t xml:space="preserve">(projected) </w:t>
      </w:r>
      <w:r w:rsidR="0098126E" w:rsidRPr="00795E88">
        <w:rPr>
          <w:rFonts w:cstheme="minorHAnsi"/>
          <w:color w:val="0D0D0D"/>
          <w:shd w:val="clear" w:color="auto" w:fill="FFFFFF"/>
        </w:rPr>
        <w:t>by 2030</w:t>
      </w:r>
      <w:r w:rsidRPr="00795E88">
        <w:rPr>
          <w:rFonts w:cstheme="minorHAnsi"/>
          <w:color w:val="0D0D0D"/>
          <w:shd w:val="clear" w:color="auto" w:fill="FFFFFF"/>
        </w:rPr>
        <w:t xml:space="preserve">. </w:t>
      </w:r>
      <w:r w:rsidR="0098126E" w:rsidRPr="00795E88">
        <w:rPr>
          <w:rFonts w:cstheme="minorHAnsi"/>
          <w:color w:val="0D0D0D"/>
          <w:shd w:val="clear" w:color="auto" w:fill="FFFFFF"/>
        </w:rPr>
        <w:t>Workforce density and stock have</w:t>
      </w:r>
      <w:r w:rsidR="00AF5AEB" w:rsidRPr="00795E88">
        <w:rPr>
          <w:rFonts w:cstheme="minorHAnsi"/>
          <w:color w:val="0D0D0D"/>
          <w:shd w:val="clear" w:color="auto" w:fill="FFFFFF"/>
        </w:rPr>
        <w:t xml:space="preserve"> also</w:t>
      </w:r>
      <w:r w:rsidR="0098126E" w:rsidRPr="00795E88">
        <w:rPr>
          <w:rFonts w:cstheme="minorHAnsi"/>
          <w:color w:val="0D0D0D"/>
          <w:shd w:val="clear" w:color="auto" w:fill="FFFFFF"/>
        </w:rPr>
        <w:t xml:space="preserve"> increased significantly since 2013.</w:t>
      </w:r>
    </w:p>
    <w:p w14:paraId="7202E030" w14:textId="338A1671" w:rsidR="0098126E" w:rsidRPr="00795E88" w:rsidRDefault="00251A83"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In 2022, US$20.85 billion</w:t>
      </w:r>
      <w:r w:rsidR="00C977F9" w:rsidRPr="00795E88">
        <w:rPr>
          <w:rFonts w:cstheme="minorHAnsi"/>
          <w:color w:val="0D0D0D"/>
          <w:shd w:val="clear" w:color="auto" w:fill="FFFFFF"/>
        </w:rPr>
        <w:t xml:space="preserve"> (57%)</w:t>
      </w:r>
      <w:r w:rsidRPr="00795E88">
        <w:rPr>
          <w:rFonts w:cstheme="minorHAnsi"/>
          <w:color w:val="0D0D0D"/>
          <w:shd w:val="clear" w:color="auto" w:fill="FFFFFF"/>
        </w:rPr>
        <w:t xml:space="preserve"> </w:t>
      </w:r>
      <w:ins w:id="4" w:author="Joseph Mung'atu" w:date="2024-04-28T17:25:00Z" w16du:dateUtc="2024-04-28T14:25:00Z">
        <w:r w:rsidR="005200A4">
          <w:rPr>
            <w:rFonts w:cstheme="minorHAnsi"/>
            <w:color w:val="0D0D0D"/>
            <w:shd w:val="clear" w:color="auto" w:fill="FFFFFF"/>
          </w:rPr>
          <w:t xml:space="preserve">of </w:t>
        </w:r>
      </w:ins>
      <w:r w:rsidRPr="00795E88">
        <w:rPr>
          <w:rFonts w:cstheme="minorHAnsi"/>
          <w:color w:val="0D0D0D"/>
          <w:shd w:val="clear" w:color="auto" w:fill="FFFFFF"/>
        </w:rPr>
        <w:t>funding achieved out of US$36.3 billion required</w:t>
      </w:r>
    </w:p>
    <w:p w14:paraId="345D5296" w14:textId="78C9F78F" w:rsidR="0098126E" w:rsidRPr="00795E88" w:rsidRDefault="0098126E"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Total funding needed by 2030</w:t>
      </w:r>
      <w:r w:rsidR="00251A83" w:rsidRPr="00795E88">
        <w:rPr>
          <w:rFonts w:cstheme="minorHAnsi"/>
          <w:color w:val="0D0D0D"/>
          <w:shd w:val="clear" w:color="auto" w:fill="FFFFFF"/>
        </w:rPr>
        <w:t xml:space="preserve"> is </w:t>
      </w:r>
      <w:r w:rsidRPr="00795E88">
        <w:rPr>
          <w:rFonts w:cstheme="minorHAnsi"/>
          <w:color w:val="0D0D0D"/>
          <w:shd w:val="clear" w:color="auto" w:fill="FFFFFF"/>
        </w:rPr>
        <w:t>US$120.4 billion (training: US$22.58 billion; employment: US$97.83 billion).</w:t>
      </w:r>
    </w:p>
    <w:p w14:paraId="2D0A94C1" w14:textId="77777777" w:rsidR="00251A83" w:rsidRPr="00795E88" w:rsidRDefault="00251A83"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t>49% of countries can enhance funding by prioritising within existing health budgets.</w:t>
      </w:r>
    </w:p>
    <w:p w14:paraId="21CC133B" w14:textId="3ABA5EA1" w:rsidR="00251A83" w:rsidRPr="00795E88" w:rsidRDefault="00251A83" w:rsidP="00251A83">
      <w:pPr>
        <w:pStyle w:val="ListParagraph"/>
        <w:numPr>
          <w:ilvl w:val="0"/>
          <w:numId w:val="1"/>
        </w:numPr>
        <w:rPr>
          <w:rFonts w:cstheme="minorHAnsi"/>
          <w:color w:val="0D0D0D"/>
          <w:shd w:val="clear" w:color="auto" w:fill="FFFFFF"/>
        </w:rPr>
      </w:pPr>
      <w:r w:rsidRPr="00795E88">
        <w:rPr>
          <w:rFonts w:cstheme="minorHAnsi"/>
          <w:color w:val="0D0D0D"/>
          <w:shd w:val="clear" w:color="auto" w:fill="FFFFFF"/>
        </w:rPr>
        <w:lastRenderedPageBreak/>
        <w:t>51% should seek efficiency gains and better prioritisation within government expenditures</w:t>
      </w:r>
      <w:r w:rsidR="007A3B14" w:rsidRPr="00795E88">
        <w:rPr>
          <w:rFonts w:cstheme="minorHAnsi"/>
          <w:color w:val="0D0D0D"/>
          <w:shd w:val="clear" w:color="auto" w:fill="FFFFFF"/>
        </w:rPr>
        <w:t>.</w:t>
      </w:r>
    </w:p>
    <w:p w14:paraId="62AFDD28" w14:textId="77777777" w:rsidR="0098126E" w:rsidRPr="00795E88" w:rsidRDefault="0098126E" w:rsidP="0098126E">
      <w:pPr>
        <w:rPr>
          <w:rFonts w:cstheme="minorHAnsi"/>
          <w:color w:val="0D0D0D"/>
          <w:shd w:val="clear" w:color="auto" w:fill="FFFFFF"/>
        </w:rPr>
      </w:pPr>
    </w:p>
    <w:p w14:paraId="04CC6B1B" w14:textId="6FF79532" w:rsidR="0098126E" w:rsidRPr="00795E88" w:rsidRDefault="00BE1020" w:rsidP="005F0402">
      <w:pPr>
        <w:pStyle w:val="Heading2"/>
        <w:rPr>
          <w:shd w:val="clear" w:color="auto" w:fill="FFFFFF"/>
        </w:rPr>
      </w:pPr>
      <w:r w:rsidRPr="00795E88">
        <w:rPr>
          <w:shd w:val="clear" w:color="auto" w:fill="FFFFFF"/>
        </w:rPr>
        <w:t>Background</w:t>
      </w:r>
    </w:p>
    <w:p w14:paraId="200542A9" w14:textId="3D12C9BA" w:rsidR="00BE1020" w:rsidRPr="00795E88" w:rsidRDefault="00BE1020" w:rsidP="00507B2A">
      <w:pPr>
        <w:jc w:val="both"/>
        <w:rPr>
          <w:rFonts w:cstheme="minorHAnsi"/>
          <w:color w:val="0D0D0D"/>
          <w:shd w:val="clear" w:color="auto" w:fill="FFFFFF"/>
        </w:rPr>
      </w:pPr>
      <w:r w:rsidRPr="00795E88">
        <w:rPr>
          <w:rFonts w:cstheme="minorHAnsi"/>
          <w:color w:val="0D0D0D"/>
          <w:shd w:val="clear" w:color="auto" w:fill="FFFFFF"/>
        </w:rPr>
        <w:t xml:space="preserve">The 2021 </w:t>
      </w:r>
      <w:r w:rsidR="00EE5610" w:rsidRPr="00795E88">
        <w:rPr>
          <w:rFonts w:cstheme="minorHAnsi"/>
          <w:color w:val="0D0D0D"/>
          <w:shd w:val="clear" w:color="auto" w:fill="FFFFFF"/>
        </w:rPr>
        <w:t>Universal Health Coverage (</w:t>
      </w:r>
      <w:r w:rsidRPr="00795E88">
        <w:rPr>
          <w:rFonts w:cstheme="minorHAnsi"/>
          <w:color w:val="0D0D0D"/>
          <w:shd w:val="clear" w:color="auto" w:fill="FFFFFF"/>
        </w:rPr>
        <w:t>UHC</w:t>
      </w:r>
      <w:r w:rsidR="00EE5610" w:rsidRPr="00795E88">
        <w:rPr>
          <w:rFonts w:cstheme="minorHAnsi"/>
          <w:color w:val="0D0D0D"/>
          <w:shd w:val="clear" w:color="auto" w:fill="FFFFFF"/>
        </w:rPr>
        <w:t>)</w:t>
      </w:r>
      <w:r w:rsidRPr="00795E88">
        <w:rPr>
          <w:rFonts w:cstheme="minorHAnsi"/>
          <w:color w:val="0D0D0D"/>
          <w:shd w:val="clear" w:color="auto" w:fill="FFFFFF"/>
        </w:rPr>
        <w:t xml:space="preserve"> monitoring reported substantial improvements in service coverage from 2000 to 2021, although the African Region still lags with significant unmet health needs</w:t>
      </w:r>
      <w:r w:rsidR="00EE5610" w:rsidRPr="00795E88">
        <w:rPr>
          <w:rFonts w:cstheme="minorHAnsi"/>
          <w:color w:val="0D0D0D"/>
          <w:shd w:val="clear" w:color="auto" w:fill="FFFFFF"/>
        </w:rPr>
        <w:t>. It</w:t>
      </w:r>
      <w:r w:rsidR="003C5C5B" w:rsidRPr="00795E88">
        <w:rPr>
          <w:rFonts w:cstheme="minorHAnsi"/>
          <w:color w:val="0D0D0D"/>
          <w:shd w:val="clear" w:color="auto" w:fill="FFFFFF"/>
        </w:rPr>
        <w:t xml:space="preserve"> has been striving </w:t>
      </w:r>
      <w:r w:rsidR="00EE5610" w:rsidRPr="00795E88">
        <w:rPr>
          <w:rFonts w:cstheme="minorHAnsi"/>
          <w:color w:val="0D0D0D"/>
          <w:shd w:val="clear" w:color="auto" w:fill="FFFFFF"/>
        </w:rPr>
        <w:t>with disparity</w:t>
      </w:r>
      <w:r w:rsidRPr="00795E88">
        <w:rPr>
          <w:rFonts w:cstheme="minorHAnsi"/>
          <w:color w:val="0D0D0D"/>
          <w:shd w:val="clear" w:color="auto" w:fill="FFFFFF"/>
        </w:rPr>
        <w:t>. Over the past two decades, substantial investments in training and educational infrastructure have markedly increased the number of health professionals trained annually</w:t>
      </w:r>
      <w:r w:rsidR="00EE5610" w:rsidRPr="00795E88">
        <w:rPr>
          <w:rFonts w:cstheme="minorHAnsi"/>
          <w:color w:val="0D0D0D"/>
          <w:shd w:val="clear" w:color="auto" w:fill="FFFFFF"/>
        </w:rPr>
        <w:t xml:space="preserve">, </w:t>
      </w:r>
      <w:del w:id="5" w:author="Joseph Mung'atu" w:date="2024-04-28T17:25:00Z" w16du:dateUtc="2024-04-28T14:25:00Z">
        <w:r w:rsidR="00EE5610" w:rsidRPr="00795E88" w:rsidDel="005200A4">
          <w:rPr>
            <w:rFonts w:cstheme="minorHAnsi"/>
            <w:color w:val="0D0D0D"/>
            <w:shd w:val="clear" w:color="auto" w:fill="FFFFFF"/>
          </w:rPr>
          <w:delText xml:space="preserve">that </w:delText>
        </w:r>
      </w:del>
      <w:r w:rsidRPr="00795E88">
        <w:rPr>
          <w:rFonts w:cstheme="minorHAnsi"/>
          <w:color w:val="0D0D0D"/>
          <w:shd w:val="clear" w:color="auto" w:fill="FFFFFF"/>
        </w:rPr>
        <w:t xml:space="preserve">significantly boosting </w:t>
      </w:r>
      <w:r w:rsidR="00507B2A" w:rsidRPr="00795E88">
        <w:rPr>
          <w:rFonts w:cstheme="minorHAnsi"/>
          <w:color w:val="0D0D0D"/>
          <w:shd w:val="clear" w:color="auto" w:fill="FFFFFF"/>
        </w:rPr>
        <w:t>HWF</w:t>
      </w:r>
      <w:r w:rsidRPr="00795E88">
        <w:rPr>
          <w:rFonts w:cstheme="minorHAnsi"/>
          <w:color w:val="0D0D0D"/>
          <w:shd w:val="clear" w:color="auto" w:fill="FFFFFF"/>
        </w:rPr>
        <w:t xml:space="preserve">. </w:t>
      </w:r>
      <w:r w:rsidR="00507B2A" w:rsidRPr="00795E88">
        <w:rPr>
          <w:rFonts w:cstheme="minorHAnsi"/>
          <w:color w:val="0D0D0D"/>
          <w:shd w:val="clear" w:color="auto" w:fill="FFFFFF"/>
        </w:rPr>
        <w:t xml:space="preserve">A </w:t>
      </w:r>
      <w:r w:rsidRPr="00795E88">
        <w:rPr>
          <w:rFonts w:cstheme="minorHAnsi"/>
          <w:color w:val="0D0D0D"/>
          <w:shd w:val="clear" w:color="auto" w:fill="FFFFFF"/>
        </w:rPr>
        <w:t>critical shortage of health workers</w:t>
      </w:r>
      <w:r w:rsidR="00507B2A" w:rsidRPr="00795E88">
        <w:rPr>
          <w:rFonts w:cstheme="minorHAnsi"/>
          <w:color w:val="0D0D0D"/>
          <w:shd w:val="clear" w:color="auto" w:fill="FFFFFF"/>
        </w:rPr>
        <w:t xml:space="preserve"> remains</w:t>
      </w:r>
      <w:r w:rsidRPr="00795E88">
        <w:rPr>
          <w:rFonts w:cstheme="minorHAnsi"/>
          <w:color w:val="0D0D0D"/>
          <w:shd w:val="clear" w:color="auto" w:fill="FFFFFF"/>
        </w:rPr>
        <w:t>, with projected deficits varying greatly depending on the estimation methods and quality of data. This study addresses the urgent need to evaluate the health workforce against the region's disease burden, aiming to determine the required workforce and necessary investments to meet health needs effectively.</w:t>
      </w:r>
    </w:p>
    <w:p w14:paraId="69E155B6" w14:textId="77777777" w:rsidR="00EA3EC9" w:rsidRPr="00795E88" w:rsidRDefault="00EA3EC9" w:rsidP="00507B2A">
      <w:pPr>
        <w:jc w:val="both"/>
        <w:rPr>
          <w:rFonts w:cstheme="minorHAnsi"/>
          <w:color w:val="0D0D0D"/>
          <w:shd w:val="clear" w:color="auto" w:fill="FFFFFF"/>
        </w:rPr>
      </w:pPr>
    </w:p>
    <w:p w14:paraId="77EAC279" w14:textId="132D9F2D" w:rsidR="001F47FB" w:rsidRPr="00795E88" w:rsidRDefault="001F47FB" w:rsidP="005F0402">
      <w:pPr>
        <w:pStyle w:val="Heading2"/>
        <w:rPr>
          <w:shd w:val="clear" w:color="auto" w:fill="FFFFFF"/>
        </w:rPr>
      </w:pPr>
      <w:r w:rsidRPr="00795E88">
        <w:rPr>
          <w:shd w:val="clear" w:color="auto" w:fill="FFFFFF"/>
        </w:rPr>
        <w:t>Brief Overview of concept and methodology</w:t>
      </w:r>
    </w:p>
    <w:p w14:paraId="13CDC562" w14:textId="6F8C8890" w:rsidR="00785E89" w:rsidRPr="00795E88" w:rsidRDefault="005200A4" w:rsidP="00A76164">
      <w:pPr>
        <w:jc w:val="both"/>
        <w:rPr>
          <w:rFonts w:cstheme="minorHAnsi"/>
          <w:color w:val="0D0D0D"/>
          <w:shd w:val="clear" w:color="auto" w:fill="FFFFFF"/>
        </w:rPr>
      </w:pPr>
      <w:ins w:id="6" w:author="Joseph Mung'atu" w:date="2024-04-28T17:26:00Z" w16du:dateUtc="2024-04-28T14:26:00Z">
        <w:r>
          <w:rPr>
            <w:rFonts w:cstheme="minorHAnsi"/>
            <w:color w:val="0D0D0D"/>
            <w:shd w:val="clear" w:color="auto" w:fill="FFFFFF"/>
          </w:rPr>
          <w:t xml:space="preserve">A </w:t>
        </w:r>
      </w:ins>
      <w:r w:rsidR="00A76164" w:rsidRPr="00795E88">
        <w:rPr>
          <w:rFonts w:cstheme="minorHAnsi"/>
          <w:color w:val="0D0D0D"/>
          <w:shd w:val="clear" w:color="auto" w:fill="FFFFFF"/>
        </w:rPr>
        <w:t>Comprehensive methodology is applied to assess three key aspects: HWF needs based on population health, the current HWF stock and supply, and the investment required to bridge any identified gaps. Utilising The previously validated models</w:t>
      </w:r>
      <w:r w:rsidR="00F7248A" w:rsidRPr="00795E88">
        <w:rPr>
          <w:rFonts w:cstheme="minorHAnsi"/>
          <w:color w:val="0D0D0D"/>
          <w:shd w:val="clear" w:color="auto" w:fill="FFFFFF"/>
        </w:rPr>
        <w:t xml:space="preserve"> is </w:t>
      </w:r>
      <w:r w:rsidR="00A76164" w:rsidRPr="00795E88">
        <w:rPr>
          <w:rFonts w:cstheme="minorHAnsi"/>
          <w:color w:val="0D0D0D"/>
          <w:shd w:val="clear" w:color="auto" w:fill="FFFFFF"/>
        </w:rPr>
        <w:t>adapte</w:t>
      </w:r>
      <w:r w:rsidR="00F7248A" w:rsidRPr="00795E88">
        <w:rPr>
          <w:rFonts w:cstheme="minorHAnsi"/>
          <w:color w:val="0D0D0D"/>
          <w:shd w:val="clear" w:color="auto" w:fill="FFFFFF"/>
        </w:rPr>
        <w:t>d,</w:t>
      </w:r>
      <w:r w:rsidR="008213CB" w:rsidRPr="00795E88">
        <w:rPr>
          <w:rFonts w:cstheme="minorHAnsi"/>
          <w:color w:val="0D0D0D"/>
          <w:shd w:val="clear" w:color="auto" w:fill="FFFFFF"/>
        </w:rPr>
        <w:t xml:space="preserve"> firstly d</w:t>
      </w:r>
      <w:r w:rsidR="00A76164" w:rsidRPr="00795E88">
        <w:rPr>
          <w:rFonts w:cstheme="minorHAnsi"/>
          <w:color w:val="0D0D0D"/>
          <w:shd w:val="clear" w:color="auto" w:fill="FFFFFF"/>
        </w:rPr>
        <w:t>efines HWF needs by aligning them with the population’s inherent 'need for health services'. This need is further interpreted through the lens of (UHC) aspirations</w:t>
      </w:r>
      <w:r w:rsidR="008213CB" w:rsidRPr="00795E88">
        <w:rPr>
          <w:rFonts w:cstheme="minorHAnsi"/>
          <w:color w:val="0D0D0D"/>
          <w:shd w:val="clear" w:color="auto" w:fill="FFFFFF"/>
        </w:rPr>
        <w:t xml:space="preserve">. </w:t>
      </w:r>
    </w:p>
    <w:p w14:paraId="5B9CAFAD" w14:textId="3BDD673E" w:rsidR="00A76164" w:rsidRPr="00795E88" w:rsidRDefault="00A76164" w:rsidP="00A76164">
      <w:pPr>
        <w:jc w:val="both"/>
        <w:rPr>
          <w:rFonts w:cstheme="minorHAnsi"/>
          <w:color w:val="0D0D0D"/>
          <w:shd w:val="clear" w:color="auto" w:fill="FFFFFF"/>
        </w:rPr>
      </w:pPr>
      <w:r w:rsidRPr="00795E88">
        <w:rPr>
          <w:rFonts w:cstheme="minorHAnsi"/>
          <w:color w:val="0D0D0D"/>
          <w:shd w:val="clear" w:color="auto" w:fill="FFFFFF"/>
        </w:rPr>
        <w:t xml:space="preserve">The conceptual framework </w:t>
      </w:r>
      <w:r w:rsidR="008213CB" w:rsidRPr="00795E88">
        <w:rPr>
          <w:rFonts w:cstheme="minorHAnsi"/>
          <w:color w:val="0D0D0D"/>
          <w:shd w:val="clear" w:color="auto" w:fill="FFFFFF"/>
        </w:rPr>
        <w:t>explores</w:t>
      </w:r>
      <w:r w:rsidRPr="00795E88">
        <w:rPr>
          <w:rFonts w:cstheme="minorHAnsi"/>
          <w:color w:val="0D0D0D"/>
          <w:shd w:val="clear" w:color="auto" w:fill="FFFFFF"/>
        </w:rPr>
        <w:t xml:space="preserve"> these needs by considering demographic data, disease prevalence, and required health interventions</w:t>
      </w:r>
      <w:r w:rsidR="00785E89" w:rsidRPr="00795E88">
        <w:rPr>
          <w:rFonts w:cstheme="minorHAnsi"/>
          <w:color w:val="0D0D0D"/>
          <w:shd w:val="clear" w:color="auto" w:fill="FFFFFF"/>
        </w:rPr>
        <w:t xml:space="preserve">. This </w:t>
      </w:r>
      <w:r w:rsidRPr="00795E88">
        <w:rPr>
          <w:rFonts w:cstheme="minorHAnsi"/>
          <w:color w:val="0D0D0D"/>
          <w:shd w:val="clear" w:color="auto" w:fill="FFFFFF"/>
        </w:rPr>
        <w:t>provid</w:t>
      </w:r>
      <w:r w:rsidR="00785E89" w:rsidRPr="00795E88">
        <w:rPr>
          <w:rFonts w:cstheme="minorHAnsi"/>
          <w:color w:val="0D0D0D"/>
          <w:shd w:val="clear" w:color="auto" w:fill="FFFFFF"/>
        </w:rPr>
        <w:t>es inputs</w:t>
      </w:r>
      <w:r w:rsidRPr="00795E88">
        <w:rPr>
          <w:rFonts w:cstheme="minorHAnsi"/>
          <w:color w:val="0D0D0D"/>
          <w:shd w:val="clear" w:color="auto" w:fill="FFFFFF"/>
        </w:rPr>
        <w:t xml:space="preserve"> to project HWF requirements. </w:t>
      </w:r>
      <w:r w:rsidR="00785E89" w:rsidRPr="00795E88">
        <w:rPr>
          <w:rFonts w:cstheme="minorHAnsi"/>
          <w:color w:val="0D0D0D"/>
          <w:shd w:val="clear" w:color="auto" w:fill="FFFFFF"/>
        </w:rPr>
        <w:t xml:space="preserve">The HWF </w:t>
      </w:r>
      <w:r w:rsidRPr="00795E88">
        <w:rPr>
          <w:rFonts w:cstheme="minorHAnsi"/>
          <w:color w:val="0D0D0D"/>
          <w:shd w:val="clear" w:color="auto" w:fill="FFFFFF"/>
        </w:rPr>
        <w:t xml:space="preserve">planning </w:t>
      </w:r>
      <w:r w:rsidR="00785E89" w:rsidRPr="00795E88">
        <w:rPr>
          <w:rFonts w:cstheme="minorHAnsi"/>
          <w:color w:val="0D0D0D"/>
          <w:shd w:val="clear" w:color="auto" w:fill="FFFFFF"/>
        </w:rPr>
        <w:t xml:space="preserve">will be </w:t>
      </w:r>
      <w:r w:rsidRPr="00795E88">
        <w:rPr>
          <w:rFonts w:cstheme="minorHAnsi"/>
          <w:color w:val="0D0D0D"/>
          <w:shd w:val="clear" w:color="auto" w:fill="FFFFFF"/>
        </w:rPr>
        <w:t xml:space="preserve">not only responsive to </w:t>
      </w:r>
      <w:ins w:id="7" w:author="Joseph Mung'atu" w:date="2024-04-28T17:26:00Z" w16du:dateUtc="2024-04-28T14:26:00Z">
        <w:r w:rsidR="005200A4">
          <w:rPr>
            <w:rFonts w:cstheme="minorHAnsi"/>
            <w:color w:val="0D0D0D"/>
            <w:shd w:val="clear" w:color="auto" w:fill="FFFFFF"/>
          </w:rPr>
          <w:t xml:space="preserve">the </w:t>
        </w:r>
      </w:ins>
      <w:r w:rsidRPr="00795E88">
        <w:rPr>
          <w:rFonts w:cstheme="minorHAnsi"/>
          <w:color w:val="0D0D0D"/>
          <w:shd w:val="clear" w:color="auto" w:fill="FFFFFF"/>
        </w:rPr>
        <w:t>current</w:t>
      </w:r>
      <w:r w:rsidR="008213CB" w:rsidRPr="00795E88">
        <w:rPr>
          <w:rFonts w:cstheme="minorHAnsi"/>
          <w:color w:val="0D0D0D"/>
          <w:shd w:val="clear" w:color="auto" w:fill="FFFFFF"/>
        </w:rPr>
        <w:t xml:space="preserve"> disease burden</w:t>
      </w:r>
      <w:r w:rsidRPr="00795E88">
        <w:rPr>
          <w:rFonts w:cstheme="minorHAnsi"/>
          <w:color w:val="0D0D0D"/>
          <w:shd w:val="clear" w:color="auto" w:fill="FFFFFF"/>
        </w:rPr>
        <w:t xml:space="preserve"> but also aligned with equitable service delivery.</w:t>
      </w:r>
    </w:p>
    <w:p w14:paraId="250C5C9C" w14:textId="6AD480FC" w:rsidR="00A76164" w:rsidRPr="00795E88" w:rsidRDefault="0075384B" w:rsidP="00A76164">
      <w:pPr>
        <w:jc w:val="both"/>
        <w:rPr>
          <w:rFonts w:cstheme="minorHAnsi"/>
          <w:color w:val="0D0D0D"/>
          <w:shd w:val="clear" w:color="auto" w:fill="FFFFFF"/>
        </w:rPr>
      </w:pPr>
      <w:r w:rsidRPr="00795E88">
        <w:rPr>
          <w:rFonts w:cstheme="minorHAnsi"/>
          <w:color w:val="0D0D0D"/>
          <w:shd w:val="clear" w:color="auto" w:fill="FFFFFF"/>
        </w:rPr>
        <w:t>The pool of qualified</w:t>
      </w:r>
      <w:r w:rsidR="00BC1100" w:rsidRPr="00795E88">
        <w:rPr>
          <w:rFonts w:cstheme="minorHAnsi"/>
          <w:color w:val="0D0D0D"/>
          <w:shd w:val="clear" w:color="auto" w:fill="FFFFFF"/>
        </w:rPr>
        <w:t xml:space="preserve"> </w:t>
      </w:r>
      <w:r w:rsidRPr="00795E88">
        <w:rPr>
          <w:rFonts w:cstheme="minorHAnsi"/>
          <w:color w:val="0D0D0D"/>
          <w:shd w:val="clear" w:color="auto" w:fill="FFFFFF"/>
        </w:rPr>
        <w:t>health workers</w:t>
      </w:r>
      <w:r w:rsidR="003B25FE" w:rsidRPr="00795E88">
        <w:rPr>
          <w:rFonts w:cstheme="minorHAnsi"/>
          <w:color w:val="0D0D0D"/>
          <w:shd w:val="clear" w:color="auto" w:fill="FFFFFF"/>
        </w:rPr>
        <w:t xml:space="preserve"> (known as the overall stock)</w:t>
      </w:r>
      <w:r w:rsidR="00BC1100" w:rsidRPr="00795E88">
        <w:rPr>
          <w:rFonts w:cstheme="minorHAnsi"/>
          <w:color w:val="0D0D0D"/>
          <w:shd w:val="clear" w:color="auto" w:fill="FFFFFF"/>
        </w:rPr>
        <w:t xml:space="preserve"> </w:t>
      </w:r>
      <w:r w:rsidR="001D76D6" w:rsidRPr="00795E88">
        <w:rPr>
          <w:rFonts w:cstheme="minorHAnsi"/>
          <w:color w:val="0D0D0D"/>
          <w:shd w:val="clear" w:color="auto" w:fill="FFFFFF"/>
        </w:rPr>
        <w:t>comprised</w:t>
      </w:r>
      <w:r w:rsidR="003B25FE" w:rsidRPr="00795E88">
        <w:rPr>
          <w:rFonts w:cstheme="minorHAnsi"/>
          <w:color w:val="0D0D0D"/>
          <w:shd w:val="clear" w:color="auto" w:fill="FFFFFF"/>
        </w:rPr>
        <w:t xml:space="preserve"> </w:t>
      </w:r>
      <w:r w:rsidR="009F3BC4" w:rsidRPr="00795E88">
        <w:rPr>
          <w:rFonts w:cstheme="minorHAnsi"/>
          <w:color w:val="0D0D0D"/>
          <w:shd w:val="clear" w:color="auto" w:fill="FFFFFF"/>
        </w:rPr>
        <w:t>‘right to prac</w:t>
      </w:r>
      <w:r w:rsidR="00054D8A" w:rsidRPr="00795E88">
        <w:rPr>
          <w:rFonts w:cstheme="minorHAnsi"/>
          <w:color w:val="0D0D0D"/>
          <w:shd w:val="clear" w:color="auto" w:fill="FFFFFF"/>
        </w:rPr>
        <w:t>tise’</w:t>
      </w:r>
      <w:r w:rsidR="00BC1100" w:rsidRPr="00795E88">
        <w:rPr>
          <w:rFonts w:cstheme="minorHAnsi"/>
          <w:color w:val="0D0D0D"/>
          <w:shd w:val="clear" w:color="auto" w:fill="FFFFFF"/>
        </w:rPr>
        <w:t xml:space="preserve"> </w:t>
      </w:r>
      <w:del w:id="8" w:author="Joseph Mung'atu" w:date="2024-04-28T17:26:00Z" w16du:dateUtc="2024-04-28T14:26:00Z">
        <w:r w:rsidR="00BC1100" w:rsidRPr="00795E88" w:rsidDel="005200A4">
          <w:rPr>
            <w:rFonts w:cstheme="minorHAnsi"/>
            <w:color w:val="0D0D0D"/>
            <w:shd w:val="clear" w:color="auto" w:fill="FFFFFF"/>
          </w:rPr>
          <w:delText>practitioner with</w:delText>
        </w:r>
      </w:del>
      <w:ins w:id="9" w:author="Joseph Mung'atu" w:date="2024-04-28T17:26:00Z" w16du:dateUtc="2024-04-28T14:26:00Z">
        <w:r w:rsidR="005200A4" w:rsidRPr="00795E88">
          <w:rPr>
            <w:rFonts w:cstheme="minorHAnsi"/>
            <w:color w:val="0D0D0D"/>
            <w:shd w:val="clear" w:color="auto" w:fill="FFFFFF"/>
          </w:rPr>
          <w:t>practitioner</w:t>
        </w:r>
        <w:r w:rsidR="005200A4">
          <w:rPr>
            <w:rFonts w:cstheme="minorHAnsi"/>
            <w:color w:val="0D0D0D"/>
            <w:shd w:val="clear" w:color="auto" w:fill="FFFFFF"/>
          </w:rPr>
          <w:t>s</w:t>
        </w:r>
        <w:r w:rsidR="005200A4" w:rsidRPr="00795E88">
          <w:rPr>
            <w:rFonts w:cstheme="minorHAnsi"/>
            <w:color w:val="0D0D0D"/>
            <w:shd w:val="clear" w:color="auto" w:fill="FFFFFF"/>
          </w:rPr>
          <w:t xml:space="preserve"> with</w:t>
        </w:r>
      </w:ins>
      <w:r w:rsidRPr="00795E88">
        <w:rPr>
          <w:rFonts w:cstheme="minorHAnsi"/>
          <w:color w:val="0D0D0D"/>
          <w:shd w:val="clear" w:color="auto" w:fill="FFFFFF"/>
        </w:rPr>
        <w:t xml:space="preserve"> various employment </w:t>
      </w:r>
      <w:r w:rsidR="00054D8A" w:rsidRPr="00795E88">
        <w:rPr>
          <w:rFonts w:cstheme="minorHAnsi"/>
          <w:color w:val="0D0D0D"/>
          <w:shd w:val="clear" w:color="auto" w:fill="FFFFFF"/>
        </w:rPr>
        <w:t xml:space="preserve">and unemployment </w:t>
      </w:r>
      <w:r w:rsidRPr="00795E88">
        <w:rPr>
          <w:rFonts w:cstheme="minorHAnsi"/>
          <w:color w:val="0D0D0D"/>
          <w:shd w:val="clear" w:color="auto" w:fill="FFFFFF"/>
        </w:rPr>
        <w:t>statuses</w:t>
      </w:r>
      <w:r w:rsidR="00626C81" w:rsidRPr="00795E88">
        <w:rPr>
          <w:rFonts w:cstheme="minorHAnsi"/>
          <w:color w:val="0D0D0D"/>
          <w:shd w:val="clear" w:color="auto" w:fill="FFFFFF"/>
        </w:rPr>
        <w:t>.</w:t>
      </w:r>
      <w:r w:rsidRPr="00795E88">
        <w:rPr>
          <w:rFonts w:cstheme="minorHAnsi"/>
          <w:color w:val="0D0D0D"/>
          <w:shd w:val="clear" w:color="auto" w:fill="FFFFFF"/>
        </w:rPr>
        <w:t xml:space="preserve"> </w:t>
      </w:r>
      <w:r w:rsidR="00054D8A" w:rsidRPr="00795E88">
        <w:rPr>
          <w:rFonts w:cstheme="minorHAnsi"/>
          <w:color w:val="0D0D0D"/>
          <w:shd w:val="clear" w:color="auto" w:fill="FFFFFF"/>
        </w:rPr>
        <w:t>A</w:t>
      </w:r>
      <w:r w:rsidRPr="00795E88">
        <w:rPr>
          <w:rFonts w:cstheme="minorHAnsi"/>
          <w:color w:val="0D0D0D"/>
          <w:shd w:val="clear" w:color="auto" w:fill="FFFFFF"/>
        </w:rPr>
        <w:t xml:space="preserve"> stock and flow model</w:t>
      </w:r>
      <w:r w:rsidR="00054D8A" w:rsidRPr="00795E88">
        <w:rPr>
          <w:rFonts w:cstheme="minorHAnsi"/>
          <w:color w:val="0D0D0D"/>
          <w:shd w:val="clear" w:color="auto" w:fill="FFFFFF"/>
        </w:rPr>
        <w:t xml:space="preserve"> </w:t>
      </w:r>
      <w:proofErr w:type="gramStart"/>
      <w:r w:rsidR="00626C81" w:rsidRPr="00795E88">
        <w:rPr>
          <w:rFonts w:cstheme="minorHAnsi"/>
          <w:color w:val="0D0D0D"/>
          <w:shd w:val="clear" w:color="auto" w:fill="FFFFFF"/>
        </w:rPr>
        <w:t>is</w:t>
      </w:r>
      <w:proofErr w:type="gramEnd"/>
      <w:r w:rsidR="00626C81" w:rsidRPr="00795E88">
        <w:rPr>
          <w:rFonts w:cstheme="minorHAnsi"/>
          <w:color w:val="0D0D0D"/>
          <w:shd w:val="clear" w:color="auto" w:fill="FFFFFF"/>
        </w:rPr>
        <w:t xml:space="preserve"> formed</w:t>
      </w:r>
      <w:r w:rsidRPr="00795E88">
        <w:rPr>
          <w:rFonts w:cstheme="minorHAnsi"/>
          <w:color w:val="0D0D0D"/>
          <w:shd w:val="clear" w:color="auto" w:fill="FFFFFF"/>
        </w:rPr>
        <w:t xml:space="preserve"> to analyse workforce dynamics, factoring in both inflows from training and immigration, and outflows like retirement, emigration, and career changes.</w:t>
      </w:r>
    </w:p>
    <w:p w14:paraId="3567AF99" w14:textId="45BBD45A" w:rsidR="001F47FB" w:rsidRPr="00795E88" w:rsidRDefault="002147FA" w:rsidP="00507B2A">
      <w:pPr>
        <w:jc w:val="both"/>
        <w:rPr>
          <w:rFonts w:cstheme="minorHAnsi"/>
          <w:color w:val="0D0D0D"/>
          <w:shd w:val="clear" w:color="auto" w:fill="FFFFFF"/>
        </w:rPr>
      </w:pPr>
      <w:r w:rsidRPr="00795E88">
        <w:rPr>
          <w:rFonts w:cstheme="minorHAnsi"/>
          <w:color w:val="0D0D0D"/>
          <w:shd w:val="clear" w:color="auto" w:fill="FFFFFF"/>
        </w:rPr>
        <w:t>The financial implications are assessed by comparing HWF needs with the existing and anticipated supply to identify any shortages, surpluses, or balances. This involves estimating the costs of resolving these mismatches and comparing them with the financial resources available for health workforce planning and development.</w:t>
      </w:r>
      <w:r w:rsidR="001C7E6C" w:rsidRPr="00795E88">
        <w:rPr>
          <w:rFonts w:cstheme="minorHAnsi"/>
          <w:b/>
          <w:bCs/>
          <w:color w:val="0D0D0D"/>
          <w:shd w:val="clear" w:color="auto" w:fill="FFFFFF"/>
        </w:rPr>
        <w:t xml:space="preserve"> </w:t>
      </w:r>
      <w:r w:rsidR="001C7E6C" w:rsidRPr="00795E88">
        <w:rPr>
          <w:rFonts w:cstheme="minorHAnsi"/>
          <w:color w:val="0D0D0D"/>
          <w:shd w:val="clear" w:color="auto" w:fill="FFFFFF"/>
        </w:rPr>
        <w:t xml:space="preserve"> </w:t>
      </w:r>
      <w:r w:rsidR="001C7E6C" w:rsidRPr="005200A4">
        <w:rPr>
          <w:rFonts w:cstheme="minorHAnsi"/>
          <w:color w:val="FF0000"/>
          <w:shd w:val="clear" w:color="auto" w:fill="FFFFFF"/>
          <w:rPrChange w:id="10" w:author="Joseph Mung'atu" w:date="2024-04-28T17:27:00Z" w16du:dateUtc="2024-04-28T14:27:00Z">
            <w:rPr>
              <w:rFonts w:cstheme="minorHAnsi"/>
              <w:color w:val="0D0D0D"/>
              <w:shd w:val="clear" w:color="auto" w:fill="FFFFFF"/>
            </w:rPr>
          </w:rPrChange>
        </w:rPr>
        <w:t xml:space="preserve">Please click this link to </w:t>
      </w:r>
      <w:ins w:id="11" w:author="Joseph Mung'atu" w:date="2024-04-28T17:27:00Z" w16du:dateUtc="2024-04-28T14:27:00Z">
        <w:r w:rsidR="005200A4" w:rsidRPr="005200A4">
          <w:rPr>
            <w:rFonts w:cstheme="minorHAnsi"/>
            <w:color w:val="FF0000"/>
            <w:shd w:val="clear" w:color="auto" w:fill="FFFFFF"/>
            <w:rPrChange w:id="12" w:author="Joseph Mung'atu" w:date="2024-04-28T17:27:00Z" w16du:dateUtc="2024-04-28T14:27:00Z">
              <w:rPr>
                <w:rFonts w:cstheme="minorHAnsi"/>
                <w:color w:val="0D0D0D"/>
                <w:shd w:val="clear" w:color="auto" w:fill="FFFFFF"/>
              </w:rPr>
            </w:rPrChange>
          </w:rPr>
          <w:t xml:space="preserve">the </w:t>
        </w:r>
      </w:ins>
      <w:r w:rsidR="001C7E6C" w:rsidRPr="005200A4">
        <w:rPr>
          <w:rFonts w:cstheme="minorHAnsi"/>
          <w:color w:val="FF0000"/>
          <w:shd w:val="clear" w:color="auto" w:fill="FFFFFF"/>
          <w:rPrChange w:id="13" w:author="Joseph Mung'atu" w:date="2024-04-28T17:27:00Z" w16du:dateUtc="2024-04-28T14:27:00Z">
            <w:rPr>
              <w:rFonts w:cstheme="minorHAnsi"/>
              <w:color w:val="0D0D0D"/>
              <w:shd w:val="clear" w:color="auto" w:fill="FFFFFF"/>
            </w:rPr>
          </w:rPrChange>
        </w:rPr>
        <w:t xml:space="preserve">full conceptual framework. </w:t>
      </w:r>
    </w:p>
    <w:p w14:paraId="72370A12" w14:textId="77777777" w:rsidR="001C7E6C" w:rsidRPr="00795E88" w:rsidRDefault="001C7E6C" w:rsidP="00507B2A">
      <w:pPr>
        <w:jc w:val="both"/>
        <w:rPr>
          <w:rFonts w:cstheme="minorHAnsi"/>
          <w:color w:val="0D0D0D"/>
          <w:shd w:val="clear" w:color="auto" w:fill="FFFFFF"/>
        </w:rPr>
      </w:pPr>
    </w:p>
    <w:p w14:paraId="59A63F29" w14:textId="2C6E14EC" w:rsidR="00EA3EC9" w:rsidRPr="00795E88" w:rsidRDefault="00845BAA" w:rsidP="005F0402">
      <w:pPr>
        <w:pStyle w:val="Heading2"/>
        <w:rPr>
          <w:shd w:val="clear" w:color="auto" w:fill="FFFFFF"/>
        </w:rPr>
      </w:pPr>
      <w:r w:rsidRPr="00795E88">
        <w:rPr>
          <w:shd w:val="clear" w:color="auto" w:fill="FFFFFF"/>
        </w:rPr>
        <w:t xml:space="preserve">Key </w:t>
      </w:r>
      <w:r w:rsidR="00EA3EC9" w:rsidRPr="00795E88">
        <w:rPr>
          <w:shd w:val="clear" w:color="auto" w:fill="FFFFFF"/>
        </w:rPr>
        <w:t>Findings</w:t>
      </w:r>
    </w:p>
    <w:p w14:paraId="474C8D5C" w14:textId="12F68464" w:rsidR="00AC7B19" w:rsidRPr="00795E88" w:rsidRDefault="00AC7B19" w:rsidP="00AC7B19">
      <w:pPr>
        <w:jc w:val="both"/>
        <w:rPr>
          <w:rFonts w:cstheme="minorHAnsi"/>
          <w:b/>
          <w:bCs/>
          <w:color w:val="0D0D0D"/>
          <w:shd w:val="clear" w:color="auto" w:fill="FFFFFF"/>
        </w:rPr>
      </w:pPr>
      <w:r w:rsidRPr="00795E88">
        <w:rPr>
          <w:rFonts w:cstheme="minorHAnsi"/>
          <w:b/>
          <w:bCs/>
          <w:color w:val="0D0D0D"/>
          <w:shd w:val="clear" w:color="auto" w:fill="FFFFFF"/>
        </w:rPr>
        <w:t xml:space="preserve">3.1 Regional </w:t>
      </w:r>
      <w:r w:rsidR="00540775" w:rsidRPr="00795E88">
        <w:rPr>
          <w:rFonts w:cstheme="minorHAnsi"/>
          <w:b/>
          <w:bCs/>
          <w:color w:val="0D0D0D"/>
          <w:shd w:val="clear" w:color="auto" w:fill="FFFFFF"/>
        </w:rPr>
        <w:t>n</w:t>
      </w:r>
      <w:r w:rsidRPr="00795E88">
        <w:rPr>
          <w:rFonts w:cstheme="minorHAnsi"/>
          <w:b/>
          <w:bCs/>
          <w:color w:val="0D0D0D"/>
          <w:shd w:val="clear" w:color="auto" w:fill="FFFFFF"/>
        </w:rPr>
        <w:t>eeds-</w:t>
      </w:r>
      <w:r w:rsidR="00540775" w:rsidRPr="00795E88">
        <w:rPr>
          <w:rFonts w:cstheme="minorHAnsi"/>
          <w:b/>
          <w:bCs/>
          <w:color w:val="0D0D0D"/>
          <w:shd w:val="clear" w:color="auto" w:fill="FFFFFF"/>
        </w:rPr>
        <w:t>b</w:t>
      </w:r>
      <w:r w:rsidRPr="00795E88">
        <w:rPr>
          <w:rFonts w:cstheme="minorHAnsi"/>
          <w:b/>
          <w:bCs/>
          <w:color w:val="0D0D0D"/>
          <w:shd w:val="clear" w:color="auto" w:fill="FFFFFF"/>
        </w:rPr>
        <w:t xml:space="preserve">ased </w:t>
      </w:r>
      <w:r w:rsidR="00540775" w:rsidRPr="00795E88">
        <w:rPr>
          <w:rFonts w:cstheme="minorHAnsi"/>
          <w:b/>
          <w:bCs/>
          <w:color w:val="0D0D0D"/>
          <w:shd w:val="clear" w:color="auto" w:fill="FFFFFF"/>
        </w:rPr>
        <w:t>r</w:t>
      </w:r>
      <w:r w:rsidRPr="00795E88">
        <w:rPr>
          <w:rFonts w:cstheme="minorHAnsi"/>
          <w:b/>
          <w:bCs/>
          <w:color w:val="0D0D0D"/>
          <w:shd w:val="clear" w:color="auto" w:fill="FFFFFF"/>
        </w:rPr>
        <w:t xml:space="preserve">equirements for </w:t>
      </w:r>
      <w:r w:rsidR="00540775" w:rsidRPr="00795E88">
        <w:rPr>
          <w:rFonts w:cstheme="minorHAnsi"/>
          <w:b/>
          <w:bCs/>
          <w:color w:val="0D0D0D"/>
          <w:shd w:val="clear" w:color="auto" w:fill="FFFFFF"/>
        </w:rPr>
        <w:t>h</w:t>
      </w:r>
      <w:r w:rsidRPr="00795E88">
        <w:rPr>
          <w:rFonts w:cstheme="minorHAnsi"/>
          <w:b/>
          <w:bCs/>
          <w:color w:val="0D0D0D"/>
          <w:shd w:val="clear" w:color="auto" w:fill="FFFFFF"/>
        </w:rPr>
        <w:t xml:space="preserve">ealth </w:t>
      </w:r>
      <w:r w:rsidR="00540775" w:rsidRPr="00795E88">
        <w:rPr>
          <w:rFonts w:cstheme="minorHAnsi"/>
          <w:b/>
          <w:bCs/>
          <w:color w:val="0D0D0D"/>
          <w:shd w:val="clear" w:color="auto" w:fill="FFFFFF"/>
        </w:rPr>
        <w:t>w</w:t>
      </w:r>
      <w:r w:rsidRPr="00795E88">
        <w:rPr>
          <w:rFonts w:cstheme="minorHAnsi"/>
          <w:b/>
          <w:bCs/>
          <w:color w:val="0D0D0D"/>
          <w:shd w:val="clear" w:color="auto" w:fill="FFFFFF"/>
        </w:rPr>
        <w:t>orkers (2022-2030):</w:t>
      </w:r>
    </w:p>
    <w:p w14:paraId="696D641B" w14:textId="77777777" w:rsidR="00895A05" w:rsidRPr="00795E88" w:rsidRDefault="00895A05" w:rsidP="00895A05">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Initially requiring 8.7 million health workers in 2022, the African Region will need 10.6 million by 2030. This includes a significant representation by community health workers, with numbers rising from 1.1 million in 2022 to 1.3 million by 2030.</w:t>
      </w:r>
    </w:p>
    <w:p w14:paraId="163270D7" w14:textId="0900C4C7" w:rsidR="008F1EDA" w:rsidRPr="00795E88" w:rsidRDefault="008F1EDA" w:rsidP="004469AE">
      <w:pPr>
        <w:rPr>
          <w:rFonts w:cstheme="minorHAnsi"/>
          <w:b/>
          <w:bCs/>
          <w:color w:val="0D0D0D"/>
          <w:shd w:val="clear" w:color="auto" w:fill="FFFFFF"/>
        </w:rPr>
      </w:pPr>
      <w:r w:rsidRPr="00795E88">
        <w:rPr>
          <w:rFonts w:cstheme="minorHAnsi"/>
          <w:b/>
          <w:bCs/>
          <w:color w:val="0D0D0D"/>
          <w:shd w:val="clear" w:color="auto" w:fill="FFFFFF"/>
        </w:rPr>
        <w:t>By Type of HWF,</w:t>
      </w:r>
    </w:p>
    <w:p w14:paraId="200AD805" w14:textId="63947584" w:rsidR="008F1EDA" w:rsidRPr="00795E88" w:rsidRDefault="008F1EDA" w:rsidP="008F1EDA">
      <w:pPr>
        <w:ind w:left="360"/>
        <w:rPr>
          <w:rFonts w:cstheme="minorHAnsi"/>
          <w:b/>
          <w:bCs/>
          <w:color w:val="0D0D0D"/>
          <w:shd w:val="clear" w:color="auto" w:fill="FFFFFF"/>
        </w:rPr>
      </w:pPr>
      <w:r w:rsidRPr="00795E88">
        <w:rPr>
          <w:rFonts w:cstheme="minorHAnsi"/>
          <w:b/>
          <w:bCs/>
          <w:color w:val="0D0D0D"/>
          <w:shd w:val="clear" w:color="auto" w:fill="FFFFFF"/>
        </w:rPr>
        <w:t xml:space="preserve">Medical </w:t>
      </w:r>
      <w:r w:rsidR="004E69E0" w:rsidRPr="00795E88">
        <w:rPr>
          <w:rFonts w:cstheme="minorHAnsi"/>
          <w:b/>
          <w:bCs/>
          <w:color w:val="0D0D0D"/>
          <w:shd w:val="clear" w:color="auto" w:fill="FFFFFF"/>
        </w:rPr>
        <w:t>d</w:t>
      </w:r>
      <w:r w:rsidRPr="00795E88">
        <w:rPr>
          <w:rFonts w:cstheme="minorHAnsi"/>
          <w:b/>
          <w:bCs/>
          <w:color w:val="0D0D0D"/>
          <w:shd w:val="clear" w:color="auto" w:fill="FFFFFF"/>
        </w:rPr>
        <w:t>octors:</w:t>
      </w:r>
    </w:p>
    <w:p w14:paraId="5B0DEB37" w14:textId="21A11140" w:rsidR="008F1EDA" w:rsidRPr="00795E88" w:rsidRDefault="00033454"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lastRenderedPageBreak/>
        <w:t>Estimated</w:t>
      </w:r>
      <w:r w:rsidR="008F1EDA" w:rsidRPr="00795E88">
        <w:rPr>
          <w:rFonts w:cstheme="minorHAnsi"/>
          <w:color w:val="0D0D0D"/>
          <w:shd w:val="clear" w:color="auto" w:fill="FFFFFF"/>
        </w:rPr>
        <w:t xml:space="preserve"> 1 million medical doctors</w:t>
      </w:r>
      <w:ins w:id="14" w:author="Joseph Mung'atu" w:date="2024-04-28T17:31:00Z" w16du:dateUtc="2024-04-28T14:31:00Z">
        <w:r w:rsidR="00B14504">
          <w:rPr>
            <w:rFonts w:cstheme="minorHAnsi"/>
            <w:color w:val="0D0D0D"/>
            <w:shd w:val="clear" w:color="auto" w:fill="FFFFFF"/>
          </w:rPr>
          <w:t xml:space="preserve"> needed</w:t>
        </w:r>
      </w:ins>
      <w:r w:rsidR="008F1EDA" w:rsidRPr="00795E88">
        <w:rPr>
          <w:rFonts w:cstheme="minorHAnsi"/>
          <w:color w:val="0D0D0D"/>
          <w:shd w:val="clear" w:color="auto" w:fill="FFFFFF"/>
        </w:rPr>
        <w:t xml:space="preserve"> </w:t>
      </w:r>
      <w:r w:rsidR="004B4273" w:rsidRPr="00795E88">
        <w:rPr>
          <w:rFonts w:cstheme="minorHAnsi"/>
          <w:color w:val="0D0D0D"/>
          <w:shd w:val="clear" w:color="auto" w:fill="FFFFFF"/>
        </w:rPr>
        <w:t xml:space="preserve">in </w:t>
      </w:r>
      <w:r w:rsidR="008F1EDA" w:rsidRPr="00795E88">
        <w:rPr>
          <w:rFonts w:cstheme="minorHAnsi"/>
          <w:color w:val="0D0D0D"/>
          <w:shd w:val="clear" w:color="auto" w:fill="FFFFFF"/>
        </w:rPr>
        <w:t xml:space="preserve">2022, with an expected 24% increase to 1.3 million by 2030. </w:t>
      </w:r>
      <w:r w:rsidR="004B4273" w:rsidRPr="00795E88">
        <w:rPr>
          <w:rFonts w:cstheme="minorHAnsi"/>
          <w:color w:val="0D0D0D"/>
          <w:shd w:val="clear" w:color="auto" w:fill="FFFFFF"/>
        </w:rPr>
        <w:t>Among them,</w:t>
      </w:r>
      <w:r w:rsidR="008F1EDA" w:rsidRPr="00795E88">
        <w:rPr>
          <w:rFonts w:cstheme="minorHAnsi"/>
          <w:color w:val="0D0D0D"/>
          <w:shd w:val="clear" w:color="auto" w:fill="FFFFFF"/>
        </w:rPr>
        <w:t xml:space="preserve"> 47% were needed as generalist medical practitioners in 2022, with a slight decrease to 46% by 2030.</w:t>
      </w:r>
    </w:p>
    <w:p w14:paraId="40058E0C" w14:textId="59AA33DC" w:rsidR="008F1EDA" w:rsidRPr="00795E88" w:rsidRDefault="008F1EDA" w:rsidP="008F1EDA">
      <w:pPr>
        <w:ind w:left="360"/>
        <w:rPr>
          <w:rFonts w:cstheme="minorHAnsi"/>
          <w:b/>
          <w:bCs/>
          <w:color w:val="0D0D0D"/>
          <w:shd w:val="clear" w:color="auto" w:fill="FFFFFF"/>
        </w:rPr>
      </w:pPr>
      <w:r w:rsidRPr="00795E88">
        <w:rPr>
          <w:rFonts w:cstheme="minorHAnsi"/>
          <w:b/>
          <w:bCs/>
          <w:color w:val="0D0D0D"/>
          <w:shd w:val="clear" w:color="auto" w:fill="FFFFFF"/>
        </w:rPr>
        <w:t xml:space="preserve">Pharmacists and </w:t>
      </w:r>
      <w:r w:rsidR="004B4273" w:rsidRPr="00795E88">
        <w:rPr>
          <w:rFonts w:cstheme="minorHAnsi"/>
          <w:b/>
          <w:bCs/>
          <w:color w:val="0D0D0D"/>
          <w:shd w:val="clear" w:color="auto" w:fill="FFFFFF"/>
        </w:rPr>
        <w:t>t</w:t>
      </w:r>
      <w:r w:rsidRPr="00795E88">
        <w:rPr>
          <w:rFonts w:cstheme="minorHAnsi"/>
          <w:b/>
          <w:bCs/>
          <w:color w:val="0D0D0D"/>
          <w:shd w:val="clear" w:color="auto" w:fill="FFFFFF"/>
        </w:rPr>
        <w:t>echnicians:</w:t>
      </w:r>
    </w:p>
    <w:p w14:paraId="26EF937D" w14:textId="00D228E5" w:rsidR="004B4273"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 xml:space="preserve">Around 160,000 pharmacists </w:t>
      </w:r>
      <w:ins w:id="15" w:author="Joseph Mung'atu" w:date="2024-04-28T17:32:00Z" w16du:dateUtc="2024-04-28T14:32:00Z">
        <w:r w:rsidR="00B14504">
          <w:rPr>
            <w:rFonts w:cstheme="minorHAnsi"/>
            <w:color w:val="0D0D0D"/>
            <w:shd w:val="clear" w:color="auto" w:fill="FFFFFF"/>
          </w:rPr>
          <w:t xml:space="preserve">needed </w:t>
        </w:r>
      </w:ins>
      <w:r w:rsidRPr="00795E88">
        <w:rPr>
          <w:rFonts w:cstheme="minorHAnsi"/>
          <w:color w:val="0D0D0D"/>
          <w:shd w:val="clear" w:color="auto" w:fill="FFFFFF"/>
        </w:rPr>
        <w:t xml:space="preserve">in 2022, with a projected increase of 16% to 185,000 by 2030. </w:t>
      </w:r>
    </w:p>
    <w:p w14:paraId="30273FDF" w14:textId="568472B3" w:rsidR="008F1EDA"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128,000 pharmaceutical technicians and assistants</w:t>
      </w:r>
      <w:ins w:id="16" w:author="Joseph Mung'atu" w:date="2024-04-28T17:32:00Z" w16du:dateUtc="2024-04-28T14:32:00Z">
        <w:r w:rsidR="00B14504">
          <w:rPr>
            <w:rFonts w:cstheme="minorHAnsi"/>
            <w:color w:val="0D0D0D"/>
            <w:shd w:val="clear" w:color="auto" w:fill="FFFFFF"/>
          </w:rPr>
          <w:t xml:space="preserve"> needed</w:t>
        </w:r>
      </w:ins>
      <w:r w:rsidRPr="00795E88">
        <w:rPr>
          <w:rFonts w:cstheme="minorHAnsi"/>
          <w:color w:val="0D0D0D"/>
          <w:shd w:val="clear" w:color="auto" w:fill="FFFFFF"/>
        </w:rPr>
        <w:t xml:space="preserve"> in 2022, with their numbers expected to rise by 21.4% to approximately 155,334 by 2030.</w:t>
      </w:r>
    </w:p>
    <w:p w14:paraId="6CCA1BDC" w14:textId="21F7C6CA" w:rsidR="008F1EDA" w:rsidRPr="00795E88" w:rsidRDefault="008F1EDA" w:rsidP="008F1EDA">
      <w:pPr>
        <w:ind w:left="360"/>
        <w:rPr>
          <w:rFonts w:cstheme="minorHAnsi"/>
          <w:b/>
          <w:bCs/>
          <w:color w:val="0D0D0D"/>
          <w:shd w:val="clear" w:color="auto" w:fill="FFFFFF"/>
        </w:rPr>
      </w:pPr>
      <w:r w:rsidRPr="00795E88">
        <w:rPr>
          <w:rFonts w:cstheme="minorHAnsi"/>
          <w:b/>
          <w:bCs/>
          <w:color w:val="0D0D0D"/>
          <w:shd w:val="clear" w:color="auto" w:fill="FFFFFF"/>
        </w:rPr>
        <w:t xml:space="preserve">Nursing and </w:t>
      </w:r>
      <w:r w:rsidR="004F4B2B" w:rsidRPr="00795E88">
        <w:rPr>
          <w:rFonts w:cstheme="minorHAnsi"/>
          <w:b/>
          <w:bCs/>
          <w:color w:val="0D0D0D"/>
          <w:shd w:val="clear" w:color="auto" w:fill="FFFFFF"/>
        </w:rPr>
        <w:t>m</w:t>
      </w:r>
      <w:r w:rsidRPr="00795E88">
        <w:rPr>
          <w:rFonts w:cstheme="minorHAnsi"/>
          <w:b/>
          <w:bCs/>
          <w:color w:val="0D0D0D"/>
          <w:shd w:val="clear" w:color="auto" w:fill="FFFFFF"/>
        </w:rPr>
        <w:t xml:space="preserve">idwifery </w:t>
      </w:r>
      <w:r w:rsidR="004F4B2B" w:rsidRPr="00795E88">
        <w:rPr>
          <w:rFonts w:cstheme="minorHAnsi"/>
          <w:b/>
          <w:bCs/>
          <w:color w:val="0D0D0D"/>
          <w:shd w:val="clear" w:color="auto" w:fill="FFFFFF"/>
        </w:rPr>
        <w:t>p</w:t>
      </w:r>
      <w:r w:rsidRPr="00795E88">
        <w:rPr>
          <w:rFonts w:cstheme="minorHAnsi"/>
          <w:b/>
          <w:bCs/>
          <w:color w:val="0D0D0D"/>
          <w:shd w:val="clear" w:color="auto" w:fill="FFFFFF"/>
        </w:rPr>
        <w:t>ersonnel:</w:t>
      </w:r>
    </w:p>
    <w:p w14:paraId="2E92384D" w14:textId="031E3E70" w:rsidR="004B4273"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 xml:space="preserve">5.1 million nursing personnel </w:t>
      </w:r>
      <w:ins w:id="17" w:author="Joseph Mung'atu" w:date="2024-04-28T17:32:00Z" w16du:dateUtc="2024-04-28T14:32:00Z">
        <w:r w:rsidR="00B14504">
          <w:rPr>
            <w:rFonts w:cstheme="minorHAnsi"/>
            <w:color w:val="0D0D0D"/>
            <w:shd w:val="clear" w:color="auto" w:fill="FFFFFF"/>
          </w:rPr>
          <w:t xml:space="preserve">needed </w:t>
        </w:r>
      </w:ins>
      <w:r w:rsidRPr="00795E88">
        <w:rPr>
          <w:rFonts w:cstheme="minorHAnsi"/>
          <w:color w:val="0D0D0D"/>
          <w:shd w:val="clear" w:color="auto" w:fill="FFFFFF"/>
        </w:rPr>
        <w:t xml:space="preserve">in 2022, with numbers projected to increase by 22% to 6.3 million by 2030. </w:t>
      </w:r>
    </w:p>
    <w:p w14:paraId="209BBC90" w14:textId="15FAACB1" w:rsidR="008F1EDA"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880,000</w:t>
      </w:r>
      <w:r w:rsidR="004B4273" w:rsidRPr="00795E88">
        <w:rPr>
          <w:rFonts w:cstheme="minorHAnsi"/>
          <w:color w:val="0D0D0D"/>
          <w:shd w:val="clear" w:color="auto" w:fill="FFFFFF"/>
        </w:rPr>
        <w:t xml:space="preserve"> Midwifery personnel</w:t>
      </w:r>
      <w:ins w:id="18" w:author="Joseph Mung'atu" w:date="2024-04-28T17:32:00Z" w16du:dateUtc="2024-04-28T14:32:00Z">
        <w:r w:rsidR="00B14504">
          <w:rPr>
            <w:rFonts w:cstheme="minorHAnsi"/>
            <w:color w:val="0D0D0D"/>
            <w:shd w:val="clear" w:color="auto" w:fill="FFFFFF"/>
          </w:rPr>
          <w:t xml:space="preserve"> needed</w:t>
        </w:r>
      </w:ins>
      <w:r w:rsidRPr="00795E88">
        <w:rPr>
          <w:rFonts w:cstheme="minorHAnsi"/>
          <w:color w:val="0D0D0D"/>
          <w:shd w:val="clear" w:color="auto" w:fill="FFFFFF"/>
        </w:rPr>
        <w:t xml:space="preserve"> in 2022, expected to grow by 19% to reach 1 million by 2030.</w:t>
      </w:r>
    </w:p>
    <w:p w14:paraId="119D9AAF" w14:textId="7A4EBC8C" w:rsidR="008F1EDA" w:rsidRPr="00795E88" w:rsidRDefault="008F1EDA" w:rsidP="008F1EDA">
      <w:pPr>
        <w:ind w:left="360"/>
        <w:rPr>
          <w:rFonts w:cstheme="minorHAnsi"/>
          <w:b/>
          <w:bCs/>
          <w:color w:val="0D0D0D"/>
          <w:shd w:val="clear" w:color="auto" w:fill="FFFFFF"/>
        </w:rPr>
      </w:pPr>
      <w:r w:rsidRPr="00795E88">
        <w:rPr>
          <w:rFonts w:cstheme="minorHAnsi"/>
          <w:b/>
          <w:bCs/>
          <w:color w:val="0D0D0D"/>
          <w:shd w:val="clear" w:color="auto" w:fill="FFFFFF"/>
        </w:rPr>
        <w:t xml:space="preserve">Laboratory </w:t>
      </w:r>
      <w:r w:rsidR="004F4B2B" w:rsidRPr="00795E88">
        <w:rPr>
          <w:rFonts w:cstheme="minorHAnsi"/>
          <w:b/>
          <w:bCs/>
          <w:color w:val="0D0D0D"/>
          <w:shd w:val="clear" w:color="auto" w:fill="FFFFFF"/>
        </w:rPr>
        <w:t>p</w:t>
      </w:r>
      <w:r w:rsidRPr="00795E88">
        <w:rPr>
          <w:rFonts w:cstheme="minorHAnsi"/>
          <w:b/>
          <w:bCs/>
          <w:color w:val="0D0D0D"/>
          <w:shd w:val="clear" w:color="auto" w:fill="FFFFFF"/>
        </w:rPr>
        <w:t>ersonnel:</w:t>
      </w:r>
    </w:p>
    <w:p w14:paraId="6643F228" w14:textId="5D243307" w:rsidR="008F1EDA"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343,000 laboratory personnel</w:t>
      </w:r>
      <w:ins w:id="19" w:author="Joseph Mung'atu" w:date="2024-04-28T17:32:00Z" w16du:dateUtc="2024-04-28T14:32:00Z">
        <w:r w:rsidR="00B14504">
          <w:rPr>
            <w:rFonts w:cstheme="minorHAnsi"/>
            <w:color w:val="0D0D0D"/>
            <w:shd w:val="clear" w:color="auto" w:fill="FFFFFF"/>
          </w:rPr>
          <w:t xml:space="preserve"> needed</w:t>
        </w:r>
      </w:ins>
      <w:r w:rsidR="004B4273" w:rsidRPr="00795E88">
        <w:rPr>
          <w:rFonts w:cstheme="minorHAnsi"/>
          <w:color w:val="0D0D0D"/>
          <w:shd w:val="clear" w:color="auto" w:fill="FFFFFF"/>
        </w:rPr>
        <w:t xml:space="preserve"> in 2022, </w:t>
      </w:r>
      <w:r w:rsidRPr="00795E88">
        <w:rPr>
          <w:rFonts w:cstheme="minorHAnsi"/>
          <w:color w:val="0D0D0D"/>
          <w:shd w:val="clear" w:color="auto" w:fill="FFFFFF"/>
        </w:rPr>
        <w:t xml:space="preserve">with a 24% increase projected, </w:t>
      </w:r>
      <w:r w:rsidR="004B4273" w:rsidRPr="00795E88">
        <w:rPr>
          <w:rFonts w:cstheme="minorHAnsi"/>
          <w:color w:val="0D0D0D"/>
          <w:shd w:val="clear" w:color="auto" w:fill="FFFFFF"/>
        </w:rPr>
        <w:t>increasing</w:t>
      </w:r>
      <w:r w:rsidRPr="00795E88">
        <w:rPr>
          <w:rFonts w:cstheme="minorHAnsi"/>
          <w:color w:val="0D0D0D"/>
          <w:shd w:val="clear" w:color="auto" w:fill="FFFFFF"/>
        </w:rPr>
        <w:t xml:space="preserve"> figure to 423,000 by 2030.</w:t>
      </w:r>
    </w:p>
    <w:p w14:paraId="57ADC66A" w14:textId="1E0C5266" w:rsidR="008F1EDA" w:rsidRPr="00795E88" w:rsidRDefault="008F1EDA" w:rsidP="008F1EDA">
      <w:pPr>
        <w:ind w:left="360"/>
        <w:rPr>
          <w:rFonts w:cstheme="minorHAnsi"/>
          <w:b/>
          <w:bCs/>
          <w:color w:val="0D0D0D"/>
          <w:shd w:val="clear" w:color="auto" w:fill="FFFFFF"/>
        </w:rPr>
      </w:pPr>
      <w:r w:rsidRPr="00795E88">
        <w:rPr>
          <w:rFonts w:cstheme="minorHAnsi"/>
          <w:b/>
          <w:bCs/>
          <w:color w:val="0D0D0D"/>
          <w:shd w:val="clear" w:color="auto" w:fill="FFFFFF"/>
        </w:rPr>
        <w:t xml:space="preserve">Community </w:t>
      </w:r>
      <w:r w:rsidR="004F4B2B" w:rsidRPr="00795E88">
        <w:rPr>
          <w:rFonts w:cstheme="minorHAnsi"/>
          <w:b/>
          <w:bCs/>
          <w:color w:val="0D0D0D"/>
          <w:shd w:val="clear" w:color="auto" w:fill="FFFFFF"/>
        </w:rPr>
        <w:t>H</w:t>
      </w:r>
      <w:r w:rsidRPr="00795E88">
        <w:rPr>
          <w:rFonts w:cstheme="minorHAnsi"/>
          <w:b/>
          <w:bCs/>
          <w:color w:val="0D0D0D"/>
          <w:shd w:val="clear" w:color="auto" w:fill="FFFFFF"/>
        </w:rPr>
        <w:t>ealth Workers (CHWs):</w:t>
      </w:r>
    </w:p>
    <w:p w14:paraId="2A15704E" w14:textId="16343827" w:rsidR="008F1EDA" w:rsidRPr="00795E88" w:rsidRDefault="008F1EDA" w:rsidP="008F1EDA">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 xml:space="preserve">11% of the overall HWF </w:t>
      </w:r>
      <w:r w:rsidR="004F4B2B" w:rsidRPr="00795E88">
        <w:rPr>
          <w:rFonts w:cstheme="minorHAnsi"/>
          <w:color w:val="0D0D0D"/>
          <w:shd w:val="clear" w:color="auto" w:fill="FFFFFF"/>
        </w:rPr>
        <w:t xml:space="preserve">requirement for CHWs </w:t>
      </w:r>
      <w:r w:rsidRPr="00795E88">
        <w:rPr>
          <w:rFonts w:cstheme="minorHAnsi"/>
          <w:color w:val="0D0D0D"/>
          <w:shd w:val="clear" w:color="auto" w:fill="FFFFFF"/>
        </w:rPr>
        <w:t>in 2022, totalling about 1.1 million.</w:t>
      </w:r>
      <w:r w:rsidR="004F4B2B" w:rsidRPr="00795E88">
        <w:rPr>
          <w:rFonts w:cstheme="minorHAnsi"/>
          <w:color w:val="0D0D0D"/>
          <w:shd w:val="clear" w:color="auto" w:fill="FFFFFF"/>
        </w:rPr>
        <w:t xml:space="preserve"> It</w:t>
      </w:r>
      <w:r w:rsidRPr="00795E88">
        <w:rPr>
          <w:rFonts w:cstheme="minorHAnsi"/>
          <w:color w:val="0D0D0D"/>
          <w:shd w:val="clear" w:color="auto" w:fill="FFFFFF"/>
        </w:rPr>
        <w:t xml:space="preserve"> is anticipated to rise by 19% to 1.3 million by 2030.</w:t>
      </w:r>
    </w:p>
    <w:p w14:paraId="1A12C90D" w14:textId="3DDCA2D7" w:rsidR="00AC7B19" w:rsidRPr="00795E88" w:rsidRDefault="00AC7B19" w:rsidP="00AC7B19">
      <w:pPr>
        <w:jc w:val="both"/>
        <w:rPr>
          <w:rFonts w:cstheme="minorHAnsi"/>
          <w:b/>
          <w:bCs/>
          <w:color w:val="0D0D0D"/>
          <w:shd w:val="clear" w:color="auto" w:fill="FFFFFF"/>
        </w:rPr>
      </w:pPr>
      <w:r w:rsidRPr="00795E88">
        <w:rPr>
          <w:rFonts w:cstheme="minorHAnsi"/>
          <w:b/>
          <w:bCs/>
          <w:color w:val="0D0D0D"/>
          <w:shd w:val="clear" w:color="auto" w:fill="FFFFFF"/>
        </w:rPr>
        <w:t xml:space="preserve">3.2 Estimated </w:t>
      </w:r>
      <w:r w:rsidR="00D72B10" w:rsidRPr="00795E88">
        <w:rPr>
          <w:rFonts w:cstheme="minorHAnsi"/>
          <w:b/>
          <w:bCs/>
          <w:color w:val="0D0D0D"/>
          <w:shd w:val="clear" w:color="auto" w:fill="FFFFFF"/>
        </w:rPr>
        <w:t>d</w:t>
      </w:r>
      <w:r w:rsidRPr="00795E88">
        <w:rPr>
          <w:rFonts w:cstheme="minorHAnsi"/>
          <w:b/>
          <w:bCs/>
          <w:color w:val="0D0D0D"/>
          <w:shd w:val="clear" w:color="auto" w:fill="FFFFFF"/>
        </w:rPr>
        <w:t xml:space="preserve">ensities per 10,000 </w:t>
      </w:r>
      <w:r w:rsidR="00D72B10" w:rsidRPr="00795E88">
        <w:rPr>
          <w:rFonts w:cstheme="minorHAnsi"/>
          <w:b/>
          <w:bCs/>
          <w:color w:val="0D0D0D"/>
          <w:shd w:val="clear" w:color="auto" w:fill="FFFFFF"/>
        </w:rPr>
        <w:t>p</w:t>
      </w:r>
      <w:r w:rsidRPr="00795E88">
        <w:rPr>
          <w:rFonts w:cstheme="minorHAnsi"/>
          <w:b/>
          <w:bCs/>
          <w:color w:val="0D0D0D"/>
          <w:shd w:val="clear" w:color="auto" w:fill="FFFFFF"/>
        </w:rPr>
        <w:t xml:space="preserve">opulation for </w:t>
      </w:r>
      <w:r w:rsidR="00D72B10" w:rsidRPr="00795E88">
        <w:rPr>
          <w:rFonts w:cstheme="minorHAnsi"/>
          <w:b/>
          <w:bCs/>
          <w:color w:val="0D0D0D"/>
          <w:shd w:val="clear" w:color="auto" w:fill="FFFFFF"/>
        </w:rPr>
        <w:t>s</w:t>
      </w:r>
      <w:r w:rsidRPr="00795E88">
        <w:rPr>
          <w:rFonts w:cstheme="minorHAnsi"/>
          <w:b/>
          <w:bCs/>
          <w:color w:val="0D0D0D"/>
          <w:shd w:val="clear" w:color="auto" w:fill="FFFFFF"/>
        </w:rPr>
        <w:t xml:space="preserve">elected </w:t>
      </w:r>
      <w:r w:rsidR="00D72B10" w:rsidRPr="00795E88">
        <w:rPr>
          <w:rFonts w:cstheme="minorHAnsi"/>
          <w:b/>
          <w:bCs/>
          <w:color w:val="0D0D0D"/>
          <w:shd w:val="clear" w:color="auto" w:fill="FFFFFF"/>
        </w:rPr>
        <w:t>o</w:t>
      </w:r>
      <w:r w:rsidRPr="00795E88">
        <w:rPr>
          <w:rFonts w:cstheme="minorHAnsi"/>
          <w:b/>
          <w:bCs/>
          <w:color w:val="0D0D0D"/>
          <w:shd w:val="clear" w:color="auto" w:fill="FFFFFF"/>
        </w:rPr>
        <w:t>ccupations:</w:t>
      </w:r>
    </w:p>
    <w:p w14:paraId="5DB7A55A" w14:textId="77777777" w:rsidR="00AC7B19" w:rsidRPr="00795E88" w:rsidRDefault="00AC7B19" w:rsidP="008A2800">
      <w:pPr>
        <w:pStyle w:val="ListParagraph"/>
        <w:numPr>
          <w:ilvl w:val="0"/>
          <w:numId w:val="2"/>
        </w:numPr>
        <w:jc w:val="both"/>
        <w:rPr>
          <w:rFonts w:cstheme="minorHAnsi"/>
          <w:color w:val="0D0D0D"/>
          <w:shd w:val="clear" w:color="auto" w:fill="FFFFFF"/>
        </w:rPr>
      </w:pPr>
      <w:r w:rsidRPr="00795E88">
        <w:rPr>
          <w:rFonts w:cstheme="minorHAnsi"/>
          <w:color w:val="0D0D0D"/>
          <w:shd w:val="clear" w:color="auto" w:fill="FFFFFF"/>
        </w:rPr>
        <w:t>Country-specific HWF density estimates were derived, allowing for nuanced planning and dialogue tailored to each country's economic conditions and health service demands.</w:t>
      </w:r>
    </w:p>
    <w:p w14:paraId="6D06B7D7" w14:textId="5C87EE3D" w:rsidR="00906DA3" w:rsidRPr="00795E88" w:rsidRDefault="00DF7399" w:rsidP="00B67492">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The analysis shows variations in HWF needs per 10,000 population across countries</w:t>
      </w:r>
      <w:r w:rsidR="006E7F75" w:rsidRPr="00795E88">
        <w:rPr>
          <w:rFonts w:cstheme="minorHAnsi"/>
          <w:color w:val="0D0D0D"/>
          <w:shd w:val="clear" w:color="auto" w:fill="FFFFFF"/>
        </w:rPr>
        <w:t>.</w:t>
      </w:r>
    </w:p>
    <w:tbl>
      <w:tblPr>
        <w:tblStyle w:val="GridTable1Light"/>
        <w:tblW w:w="0" w:type="auto"/>
        <w:tblLayout w:type="fixed"/>
        <w:tblLook w:val="04A0" w:firstRow="1" w:lastRow="0" w:firstColumn="1" w:lastColumn="0" w:noHBand="0" w:noVBand="1"/>
      </w:tblPr>
      <w:tblGrid>
        <w:gridCol w:w="4061"/>
        <w:gridCol w:w="1334"/>
        <w:gridCol w:w="1170"/>
        <w:gridCol w:w="1350"/>
        <w:gridCol w:w="1435"/>
      </w:tblGrid>
      <w:tr w:rsidR="003D44B2" w:rsidRPr="00795E88" w14:paraId="76A0A074" w14:textId="77777777" w:rsidTr="003D44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242C02AA"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Type</w:t>
            </w:r>
          </w:p>
        </w:tc>
        <w:tc>
          <w:tcPr>
            <w:tcW w:w="1334" w:type="dxa"/>
            <w:shd w:val="clear" w:color="auto" w:fill="4472C4" w:themeFill="accent1"/>
            <w:noWrap/>
            <w:hideMark/>
          </w:tcPr>
          <w:p w14:paraId="476EE968" w14:textId="77777777" w:rsidR="003D44B2" w:rsidRPr="003D44B2" w:rsidRDefault="003D44B2" w:rsidP="003D44B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lang w:eastAsia="en-GB"/>
              </w:rPr>
            </w:pPr>
            <w:r w:rsidRPr="003D44B2">
              <w:rPr>
                <w:rFonts w:eastAsia="Times New Roman" w:cstheme="minorHAnsi"/>
                <w:color w:val="FFFFFF" w:themeColor="background1"/>
                <w:lang w:eastAsia="en-GB"/>
              </w:rPr>
              <w:t xml:space="preserve">Highest country </w:t>
            </w:r>
          </w:p>
        </w:tc>
        <w:tc>
          <w:tcPr>
            <w:tcW w:w="1170" w:type="dxa"/>
            <w:shd w:val="clear" w:color="auto" w:fill="4472C4" w:themeFill="accent1"/>
            <w:noWrap/>
            <w:hideMark/>
          </w:tcPr>
          <w:p w14:paraId="04FD16B9" w14:textId="77777777" w:rsidR="003D44B2" w:rsidRPr="003D44B2" w:rsidRDefault="003D44B2" w:rsidP="003D44B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lang w:eastAsia="en-GB"/>
              </w:rPr>
            </w:pPr>
            <w:r w:rsidRPr="003D44B2">
              <w:rPr>
                <w:rFonts w:eastAsia="Times New Roman" w:cstheme="minorHAnsi"/>
                <w:color w:val="FFFFFF" w:themeColor="background1"/>
                <w:lang w:eastAsia="en-GB"/>
              </w:rPr>
              <w:t>Highest density</w:t>
            </w:r>
          </w:p>
        </w:tc>
        <w:tc>
          <w:tcPr>
            <w:tcW w:w="1350" w:type="dxa"/>
            <w:shd w:val="clear" w:color="auto" w:fill="ED7D31" w:themeFill="accent2"/>
            <w:noWrap/>
            <w:hideMark/>
          </w:tcPr>
          <w:p w14:paraId="7C5D65CF" w14:textId="77777777" w:rsidR="003D44B2" w:rsidRPr="003D44B2" w:rsidRDefault="003D44B2" w:rsidP="003D44B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lang w:eastAsia="en-GB"/>
              </w:rPr>
            </w:pPr>
            <w:r w:rsidRPr="003D44B2">
              <w:rPr>
                <w:rFonts w:eastAsia="Times New Roman" w:cstheme="minorHAnsi"/>
                <w:color w:val="FFFFFF" w:themeColor="background1"/>
                <w:lang w:eastAsia="en-GB"/>
              </w:rPr>
              <w:t>Lowest country</w:t>
            </w:r>
          </w:p>
        </w:tc>
        <w:tc>
          <w:tcPr>
            <w:tcW w:w="1435" w:type="dxa"/>
            <w:shd w:val="clear" w:color="auto" w:fill="ED7D31" w:themeFill="accent2"/>
            <w:noWrap/>
            <w:hideMark/>
          </w:tcPr>
          <w:p w14:paraId="2617B5A7" w14:textId="77777777" w:rsidR="003D44B2" w:rsidRPr="003D44B2" w:rsidRDefault="003D44B2" w:rsidP="003D44B2">
            <w:pP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themeColor="background1"/>
                <w:lang w:eastAsia="en-GB"/>
              </w:rPr>
            </w:pPr>
            <w:r w:rsidRPr="003D44B2">
              <w:rPr>
                <w:rFonts w:eastAsia="Times New Roman" w:cstheme="minorHAnsi"/>
                <w:color w:val="FFFFFF" w:themeColor="background1"/>
                <w:lang w:eastAsia="en-GB"/>
              </w:rPr>
              <w:t xml:space="preserve"> Lowest density</w:t>
            </w:r>
          </w:p>
        </w:tc>
      </w:tr>
      <w:tr w:rsidR="003D44B2" w:rsidRPr="00795E88" w14:paraId="0A23EBC8"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0B388BB6"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Dentist</w:t>
            </w:r>
          </w:p>
        </w:tc>
        <w:tc>
          <w:tcPr>
            <w:tcW w:w="1334" w:type="dxa"/>
            <w:shd w:val="clear" w:color="auto" w:fill="D9E2F3" w:themeFill="accent1" w:themeFillTint="33"/>
            <w:noWrap/>
            <w:hideMark/>
          </w:tcPr>
          <w:p w14:paraId="13548B7A"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Eswatini</w:t>
            </w:r>
          </w:p>
        </w:tc>
        <w:tc>
          <w:tcPr>
            <w:tcW w:w="1170" w:type="dxa"/>
            <w:shd w:val="clear" w:color="auto" w:fill="D9E2F3" w:themeFill="accent1" w:themeFillTint="33"/>
            <w:noWrap/>
            <w:hideMark/>
          </w:tcPr>
          <w:p w14:paraId="2D77904D"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1.32</w:t>
            </w:r>
          </w:p>
        </w:tc>
        <w:tc>
          <w:tcPr>
            <w:tcW w:w="1350" w:type="dxa"/>
            <w:shd w:val="clear" w:color="auto" w:fill="FBE4D5" w:themeFill="accent2" w:themeFillTint="33"/>
            <w:noWrap/>
            <w:hideMark/>
          </w:tcPr>
          <w:p w14:paraId="5EE7B0AA"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Seychelles</w:t>
            </w:r>
          </w:p>
        </w:tc>
        <w:tc>
          <w:tcPr>
            <w:tcW w:w="1435" w:type="dxa"/>
            <w:shd w:val="clear" w:color="auto" w:fill="FBE4D5" w:themeFill="accent2" w:themeFillTint="33"/>
            <w:noWrap/>
            <w:hideMark/>
          </w:tcPr>
          <w:p w14:paraId="797149AA"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0.68</w:t>
            </w:r>
          </w:p>
        </w:tc>
      </w:tr>
      <w:tr w:rsidR="003D44B2" w:rsidRPr="00795E88" w14:paraId="19F2E9A3"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1F191639"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Generalist Medical Practitioners</w:t>
            </w:r>
          </w:p>
        </w:tc>
        <w:tc>
          <w:tcPr>
            <w:tcW w:w="1334" w:type="dxa"/>
            <w:shd w:val="clear" w:color="auto" w:fill="D9E2F3" w:themeFill="accent1" w:themeFillTint="33"/>
            <w:noWrap/>
            <w:hideMark/>
          </w:tcPr>
          <w:p w14:paraId="207655E3"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Mauritius</w:t>
            </w:r>
          </w:p>
        </w:tc>
        <w:tc>
          <w:tcPr>
            <w:tcW w:w="1170" w:type="dxa"/>
            <w:shd w:val="clear" w:color="auto" w:fill="D9E2F3" w:themeFill="accent1" w:themeFillTint="33"/>
            <w:noWrap/>
            <w:hideMark/>
          </w:tcPr>
          <w:p w14:paraId="76C99C62"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7.3</w:t>
            </w:r>
          </w:p>
        </w:tc>
        <w:tc>
          <w:tcPr>
            <w:tcW w:w="1350" w:type="dxa"/>
            <w:shd w:val="clear" w:color="auto" w:fill="FBE4D5" w:themeFill="accent2" w:themeFillTint="33"/>
            <w:noWrap/>
            <w:hideMark/>
          </w:tcPr>
          <w:p w14:paraId="2F816146"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Eritrea</w:t>
            </w:r>
          </w:p>
        </w:tc>
        <w:tc>
          <w:tcPr>
            <w:tcW w:w="1435" w:type="dxa"/>
            <w:shd w:val="clear" w:color="auto" w:fill="FBE4D5" w:themeFill="accent2" w:themeFillTint="33"/>
            <w:noWrap/>
            <w:hideMark/>
          </w:tcPr>
          <w:p w14:paraId="117D9612"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4.35</w:t>
            </w:r>
          </w:p>
        </w:tc>
      </w:tr>
      <w:tr w:rsidR="003D44B2" w:rsidRPr="00795E88" w14:paraId="42F6D838"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16F9D56E"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Specialist Medical Practitioners</w:t>
            </w:r>
          </w:p>
        </w:tc>
        <w:tc>
          <w:tcPr>
            <w:tcW w:w="1334" w:type="dxa"/>
            <w:shd w:val="clear" w:color="auto" w:fill="D9E2F3" w:themeFill="accent1" w:themeFillTint="33"/>
            <w:noWrap/>
            <w:hideMark/>
          </w:tcPr>
          <w:p w14:paraId="097D8DD1"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Mauritius</w:t>
            </w:r>
          </w:p>
        </w:tc>
        <w:tc>
          <w:tcPr>
            <w:tcW w:w="1170" w:type="dxa"/>
            <w:shd w:val="clear" w:color="auto" w:fill="D9E2F3" w:themeFill="accent1" w:themeFillTint="33"/>
            <w:noWrap/>
            <w:hideMark/>
          </w:tcPr>
          <w:p w14:paraId="30B64EE3"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12.36</w:t>
            </w:r>
          </w:p>
        </w:tc>
        <w:tc>
          <w:tcPr>
            <w:tcW w:w="1350" w:type="dxa"/>
            <w:shd w:val="clear" w:color="auto" w:fill="FBE4D5" w:themeFill="accent2" w:themeFillTint="33"/>
            <w:noWrap/>
            <w:hideMark/>
          </w:tcPr>
          <w:p w14:paraId="5CFD2AA3"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Burundi</w:t>
            </w:r>
          </w:p>
        </w:tc>
        <w:tc>
          <w:tcPr>
            <w:tcW w:w="1435" w:type="dxa"/>
            <w:shd w:val="clear" w:color="auto" w:fill="FBE4D5" w:themeFill="accent2" w:themeFillTint="33"/>
            <w:noWrap/>
            <w:hideMark/>
          </w:tcPr>
          <w:p w14:paraId="775996B0"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5.04</w:t>
            </w:r>
          </w:p>
        </w:tc>
      </w:tr>
      <w:tr w:rsidR="003D44B2" w:rsidRPr="00795E88" w14:paraId="67B8AD8F"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12D1C6F8"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Nursing Professionals</w:t>
            </w:r>
          </w:p>
        </w:tc>
        <w:tc>
          <w:tcPr>
            <w:tcW w:w="1334" w:type="dxa"/>
            <w:shd w:val="clear" w:color="auto" w:fill="D9E2F3" w:themeFill="accent1" w:themeFillTint="33"/>
            <w:noWrap/>
            <w:hideMark/>
          </w:tcPr>
          <w:p w14:paraId="14CADDC8"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Mauritius</w:t>
            </w:r>
          </w:p>
        </w:tc>
        <w:tc>
          <w:tcPr>
            <w:tcW w:w="1170" w:type="dxa"/>
            <w:shd w:val="clear" w:color="auto" w:fill="D9E2F3" w:themeFill="accent1" w:themeFillTint="33"/>
            <w:noWrap/>
            <w:hideMark/>
          </w:tcPr>
          <w:p w14:paraId="45AAF249"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86.94</w:t>
            </w:r>
          </w:p>
        </w:tc>
        <w:tc>
          <w:tcPr>
            <w:tcW w:w="1350" w:type="dxa"/>
            <w:shd w:val="clear" w:color="auto" w:fill="FBE4D5" w:themeFill="accent2" w:themeFillTint="33"/>
            <w:noWrap/>
            <w:hideMark/>
          </w:tcPr>
          <w:p w14:paraId="4A1DAFF0"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Madagascar</w:t>
            </w:r>
          </w:p>
        </w:tc>
        <w:tc>
          <w:tcPr>
            <w:tcW w:w="1435" w:type="dxa"/>
            <w:shd w:val="clear" w:color="auto" w:fill="FBE4D5" w:themeFill="accent2" w:themeFillTint="33"/>
            <w:noWrap/>
            <w:hideMark/>
          </w:tcPr>
          <w:p w14:paraId="6FF366B9"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31.74</w:t>
            </w:r>
          </w:p>
        </w:tc>
      </w:tr>
      <w:tr w:rsidR="003D44B2" w:rsidRPr="00795E88" w14:paraId="66466206"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32E72596"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Midwifery Personnel</w:t>
            </w:r>
          </w:p>
        </w:tc>
        <w:tc>
          <w:tcPr>
            <w:tcW w:w="1334" w:type="dxa"/>
            <w:shd w:val="clear" w:color="auto" w:fill="D9E2F3" w:themeFill="accent1" w:themeFillTint="33"/>
            <w:noWrap/>
            <w:hideMark/>
          </w:tcPr>
          <w:p w14:paraId="6899AEC7"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Sao Tome and Principe</w:t>
            </w:r>
          </w:p>
        </w:tc>
        <w:tc>
          <w:tcPr>
            <w:tcW w:w="1170" w:type="dxa"/>
            <w:shd w:val="clear" w:color="auto" w:fill="D9E2F3" w:themeFill="accent1" w:themeFillTint="33"/>
            <w:noWrap/>
            <w:hideMark/>
          </w:tcPr>
          <w:p w14:paraId="6AD2E67A"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14.1</w:t>
            </w:r>
          </w:p>
        </w:tc>
        <w:tc>
          <w:tcPr>
            <w:tcW w:w="1350" w:type="dxa"/>
            <w:shd w:val="clear" w:color="auto" w:fill="FBE4D5" w:themeFill="accent2" w:themeFillTint="33"/>
            <w:noWrap/>
            <w:hideMark/>
          </w:tcPr>
          <w:p w14:paraId="37E0BC86"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Mauritius</w:t>
            </w:r>
          </w:p>
        </w:tc>
        <w:tc>
          <w:tcPr>
            <w:tcW w:w="1435" w:type="dxa"/>
            <w:shd w:val="clear" w:color="auto" w:fill="FBE4D5" w:themeFill="accent2" w:themeFillTint="33"/>
            <w:noWrap/>
            <w:hideMark/>
          </w:tcPr>
          <w:p w14:paraId="43AD313A"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6.88</w:t>
            </w:r>
          </w:p>
        </w:tc>
      </w:tr>
      <w:tr w:rsidR="003D44B2" w:rsidRPr="00795E88" w14:paraId="101D42DB"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352B65DC"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Pharmacists</w:t>
            </w:r>
          </w:p>
        </w:tc>
        <w:tc>
          <w:tcPr>
            <w:tcW w:w="1334" w:type="dxa"/>
            <w:shd w:val="clear" w:color="auto" w:fill="D9E2F3" w:themeFill="accent1" w:themeFillTint="33"/>
            <w:noWrap/>
            <w:hideMark/>
          </w:tcPr>
          <w:p w14:paraId="5CEF6F0E"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Mauritius</w:t>
            </w:r>
          </w:p>
        </w:tc>
        <w:tc>
          <w:tcPr>
            <w:tcW w:w="1170" w:type="dxa"/>
            <w:shd w:val="clear" w:color="auto" w:fill="D9E2F3" w:themeFill="accent1" w:themeFillTint="33"/>
            <w:noWrap/>
            <w:hideMark/>
          </w:tcPr>
          <w:p w14:paraId="68844686"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3.94</w:t>
            </w:r>
          </w:p>
        </w:tc>
        <w:tc>
          <w:tcPr>
            <w:tcW w:w="1350" w:type="dxa"/>
            <w:shd w:val="clear" w:color="auto" w:fill="FBE4D5" w:themeFill="accent2" w:themeFillTint="33"/>
            <w:noWrap/>
            <w:hideMark/>
          </w:tcPr>
          <w:p w14:paraId="359265BC"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United Republic of Tanzania</w:t>
            </w:r>
          </w:p>
        </w:tc>
        <w:tc>
          <w:tcPr>
            <w:tcW w:w="1435" w:type="dxa"/>
            <w:shd w:val="clear" w:color="auto" w:fill="FBE4D5" w:themeFill="accent2" w:themeFillTint="33"/>
            <w:noWrap/>
            <w:hideMark/>
          </w:tcPr>
          <w:p w14:paraId="4C55BC15"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0.94</w:t>
            </w:r>
          </w:p>
        </w:tc>
      </w:tr>
      <w:tr w:rsidR="003D44B2" w:rsidRPr="00795E88" w14:paraId="17069535" w14:textId="77777777" w:rsidTr="003D44B2">
        <w:trPr>
          <w:trHeight w:val="290"/>
        </w:trPr>
        <w:tc>
          <w:tcPr>
            <w:cnfStyle w:val="001000000000" w:firstRow="0" w:lastRow="0" w:firstColumn="1" w:lastColumn="0" w:oddVBand="0" w:evenVBand="0" w:oddHBand="0" w:evenHBand="0" w:firstRowFirstColumn="0" w:firstRowLastColumn="0" w:lastRowFirstColumn="0" w:lastRowLastColumn="0"/>
            <w:tcW w:w="4061" w:type="dxa"/>
            <w:noWrap/>
            <w:hideMark/>
          </w:tcPr>
          <w:p w14:paraId="4D9A7B23" w14:textId="77777777" w:rsidR="003D44B2" w:rsidRPr="003D44B2" w:rsidRDefault="003D44B2" w:rsidP="003D44B2">
            <w:pPr>
              <w:rPr>
                <w:rFonts w:eastAsia="Times New Roman" w:cstheme="minorHAnsi"/>
                <w:color w:val="000000"/>
                <w:lang w:eastAsia="en-GB"/>
              </w:rPr>
            </w:pPr>
            <w:r w:rsidRPr="003D44B2">
              <w:rPr>
                <w:rFonts w:eastAsia="Times New Roman" w:cstheme="minorHAnsi"/>
                <w:color w:val="000000"/>
                <w:lang w:eastAsia="en-GB"/>
              </w:rPr>
              <w:t>Laboratory Personnel (Medical and Pathology Laboratory Technicians)</w:t>
            </w:r>
          </w:p>
        </w:tc>
        <w:tc>
          <w:tcPr>
            <w:tcW w:w="1334" w:type="dxa"/>
            <w:shd w:val="clear" w:color="auto" w:fill="D9E2F3" w:themeFill="accent1" w:themeFillTint="33"/>
            <w:noWrap/>
            <w:hideMark/>
          </w:tcPr>
          <w:p w14:paraId="3A72D4AB"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Burundi</w:t>
            </w:r>
          </w:p>
        </w:tc>
        <w:tc>
          <w:tcPr>
            <w:tcW w:w="1170" w:type="dxa"/>
            <w:shd w:val="clear" w:color="auto" w:fill="D9E2F3" w:themeFill="accent1" w:themeFillTint="33"/>
            <w:noWrap/>
            <w:hideMark/>
          </w:tcPr>
          <w:p w14:paraId="62556DA0"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6.04</w:t>
            </w:r>
          </w:p>
        </w:tc>
        <w:tc>
          <w:tcPr>
            <w:tcW w:w="1350" w:type="dxa"/>
            <w:shd w:val="clear" w:color="auto" w:fill="FBE4D5" w:themeFill="accent2" w:themeFillTint="33"/>
            <w:noWrap/>
            <w:hideMark/>
          </w:tcPr>
          <w:p w14:paraId="025B743C" w14:textId="77777777" w:rsidR="003D44B2" w:rsidRPr="003D44B2" w:rsidRDefault="003D44B2" w:rsidP="003D44B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Eritrea</w:t>
            </w:r>
          </w:p>
        </w:tc>
        <w:tc>
          <w:tcPr>
            <w:tcW w:w="1435" w:type="dxa"/>
            <w:shd w:val="clear" w:color="auto" w:fill="FBE4D5" w:themeFill="accent2" w:themeFillTint="33"/>
            <w:noWrap/>
            <w:hideMark/>
          </w:tcPr>
          <w:p w14:paraId="0986E4DD" w14:textId="77777777" w:rsidR="003D44B2" w:rsidRPr="003D44B2" w:rsidRDefault="003D44B2" w:rsidP="003D44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3D44B2">
              <w:rPr>
                <w:rFonts w:eastAsia="Times New Roman" w:cstheme="minorHAnsi"/>
                <w:color w:val="000000"/>
                <w:lang w:eastAsia="en-GB"/>
              </w:rPr>
              <w:t>1.04</w:t>
            </w:r>
          </w:p>
        </w:tc>
      </w:tr>
    </w:tbl>
    <w:p w14:paraId="2F5DC571" w14:textId="77777777" w:rsidR="006E7F75" w:rsidRPr="00795E88" w:rsidRDefault="006E7F75" w:rsidP="006E7F75">
      <w:pPr>
        <w:pStyle w:val="ListParagraph"/>
        <w:rPr>
          <w:rFonts w:cstheme="minorHAnsi"/>
          <w:color w:val="0D0D0D"/>
          <w:shd w:val="clear" w:color="auto" w:fill="FFFFFF"/>
        </w:rPr>
      </w:pPr>
    </w:p>
    <w:p w14:paraId="29B7B942" w14:textId="77777777" w:rsidR="006E7F75" w:rsidRPr="00795E88" w:rsidRDefault="006E7F75" w:rsidP="00906DA3">
      <w:pPr>
        <w:pStyle w:val="ListParagraph"/>
        <w:rPr>
          <w:rFonts w:cstheme="minorHAnsi"/>
          <w:color w:val="0D0D0D"/>
          <w:shd w:val="clear" w:color="auto" w:fill="FFFFFF"/>
        </w:rPr>
      </w:pPr>
    </w:p>
    <w:p w14:paraId="303C150A" w14:textId="2D4372DF" w:rsidR="00906DA3" w:rsidRPr="00795E88" w:rsidRDefault="00906DA3" w:rsidP="00906DA3">
      <w:pPr>
        <w:pStyle w:val="ListParagraph"/>
        <w:rPr>
          <w:rFonts w:cstheme="minorHAnsi"/>
          <w:color w:val="0D0D0D"/>
          <w:shd w:val="clear" w:color="auto" w:fill="FFFFFF"/>
        </w:rPr>
      </w:pPr>
      <w:r w:rsidRPr="00795E88">
        <w:rPr>
          <w:rFonts w:cstheme="minorHAnsi"/>
          <w:color w:val="0D0D0D"/>
          <w:shd w:val="clear" w:color="auto" w:fill="FFFFFF"/>
        </w:rPr>
        <w:lastRenderedPageBreak/>
        <w:t xml:space="preserve">Figure 1: </w:t>
      </w:r>
      <w:r w:rsidR="00A76A92" w:rsidRPr="00795E88">
        <w:rPr>
          <w:rFonts w:cstheme="minorHAnsi"/>
          <w:color w:val="0D0D0D"/>
          <w:shd w:val="clear" w:color="auto" w:fill="FFFFFF"/>
        </w:rPr>
        <w:t>Density of estimated HWF needs-based requirements</w:t>
      </w:r>
    </w:p>
    <w:p w14:paraId="7B4D7CDD" w14:textId="07C847B3" w:rsidR="00B72FB0" w:rsidRPr="00795E88" w:rsidRDefault="00B72FB0" w:rsidP="00B72FB0">
      <w:pPr>
        <w:rPr>
          <w:rFonts w:cstheme="minorHAnsi"/>
          <w:color w:val="0D0D0D"/>
          <w:shd w:val="clear" w:color="auto" w:fill="FFFFFF"/>
        </w:rPr>
      </w:pPr>
      <w:r w:rsidRPr="00795E88">
        <w:rPr>
          <w:rFonts w:eastAsia="Times New Roman" w:cstheme="minorHAnsi"/>
          <w:bCs/>
          <w:noProof/>
          <w:sz w:val="24"/>
          <w:szCs w:val="24"/>
          <w:lang w:eastAsia="en-GB"/>
        </w:rPr>
        <w:drawing>
          <wp:inline distT="0" distB="0" distL="0" distR="0" wp14:anchorId="68F8F9FA" wp14:editId="61B5C597">
            <wp:extent cx="2739276" cy="2373088"/>
            <wp:effectExtent l="0" t="0" r="4445" b="8255"/>
            <wp:docPr id="6" name="Picture 5">
              <a:extLst xmlns:a="http://schemas.openxmlformats.org/drawingml/2006/main">
                <a:ext uri="{FF2B5EF4-FFF2-40B4-BE49-F238E27FC236}">
                  <a16:creationId xmlns:a16="http://schemas.microsoft.com/office/drawing/2014/main" id="{4A815323-4AB4-CFDB-9E76-7246A54D0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A815323-4AB4-CFDB-9E76-7246A54D0080}"/>
                        </a:ext>
                      </a:extLst>
                    </pic:cNvPr>
                    <pic:cNvPicPr>
                      <a:picLocks noChangeAspect="1"/>
                    </pic:cNvPicPr>
                  </pic:nvPicPr>
                  <pic:blipFill rotWithShape="1">
                    <a:blip r:embed="rId8"/>
                    <a:srcRect t="4795" b="4106"/>
                    <a:stretch/>
                  </pic:blipFill>
                  <pic:spPr>
                    <a:xfrm>
                      <a:off x="0" y="0"/>
                      <a:ext cx="2781325" cy="2409516"/>
                    </a:xfrm>
                    <a:prstGeom prst="rect">
                      <a:avLst/>
                    </a:prstGeom>
                  </pic:spPr>
                </pic:pic>
              </a:graphicData>
            </a:graphic>
          </wp:inline>
        </w:drawing>
      </w:r>
    </w:p>
    <w:p w14:paraId="264BFBC8" w14:textId="7860C3B6" w:rsidR="00AC7B19" w:rsidRPr="00795E88" w:rsidRDefault="00AC7B19" w:rsidP="00AC7B19">
      <w:pPr>
        <w:jc w:val="both"/>
        <w:rPr>
          <w:rFonts w:cstheme="minorHAnsi"/>
          <w:b/>
          <w:bCs/>
          <w:color w:val="0D0D0D"/>
          <w:shd w:val="clear" w:color="auto" w:fill="FFFFFF"/>
        </w:rPr>
      </w:pPr>
      <w:r w:rsidRPr="00795E88">
        <w:rPr>
          <w:rFonts w:cstheme="minorHAnsi"/>
          <w:b/>
          <w:bCs/>
          <w:color w:val="0D0D0D"/>
          <w:shd w:val="clear" w:color="auto" w:fill="FFFFFF"/>
        </w:rPr>
        <w:t xml:space="preserve">3.4 </w:t>
      </w:r>
      <w:r w:rsidR="00D72B10" w:rsidRPr="00795E88">
        <w:rPr>
          <w:rFonts w:cstheme="minorHAnsi"/>
          <w:b/>
          <w:bCs/>
          <w:color w:val="0D0D0D"/>
          <w:shd w:val="clear" w:color="auto" w:fill="FFFFFF"/>
        </w:rPr>
        <w:t>Rate of increase in the need for health workers</w:t>
      </w:r>
      <w:r w:rsidRPr="00795E88">
        <w:rPr>
          <w:rFonts w:cstheme="minorHAnsi"/>
          <w:b/>
          <w:bCs/>
          <w:color w:val="0D0D0D"/>
          <w:shd w:val="clear" w:color="auto" w:fill="FFFFFF"/>
        </w:rPr>
        <w:t>:</w:t>
      </w:r>
    </w:p>
    <w:p w14:paraId="4C06F98D" w14:textId="77777777" w:rsidR="00AC7B19" w:rsidRPr="00795E88" w:rsidRDefault="00AC7B19" w:rsidP="008A2800">
      <w:pPr>
        <w:pStyle w:val="ListParagraph"/>
        <w:numPr>
          <w:ilvl w:val="0"/>
          <w:numId w:val="2"/>
        </w:numPr>
        <w:jc w:val="both"/>
        <w:rPr>
          <w:rFonts w:cstheme="minorHAnsi"/>
          <w:color w:val="0D0D0D"/>
          <w:shd w:val="clear" w:color="auto" w:fill="FFFFFF"/>
        </w:rPr>
      </w:pPr>
      <w:r w:rsidRPr="00795E88">
        <w:rPr>
          <w:rFonts w:cstheme="minorHAnsi"/>
          <w:color w:val="0D0D0D"/>
          <w:shd w:val="clear" w:color="auto" w:fill="FFFFFF"/>
        </w:rPr>
        <w:t>The demand for health workers in the African Region is expected to grow significantly, outpacing population growth, with variations observed across different countries.</w:t>
      </w:r>
    </w:p>
    <w:p w14:paraId="17A4C603" w14:textId="5E96A013" w:rsidR="00883FED" w:rsidRPr="00795E88" w:rsidRDefault="00F73105" w:rsidP="00883FED">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T</w:t>
      </w:r>
      <w:r w:rsidR="00883FED" w:rsidRPr="00795E88">
        <w:rPr>
          <w:rFonts w:cstheme="minorHAnsi"/>
          <w:color w:val="0D0D0D"/>
          <w:shd w:val="clear" w:color="auto" w:fill="FFFFFF"/>
        </w:rPr>
        <w:t xml:space="preserve">he highest regional increases </w:t>
      </w:r>
      <w:ins w:id="20" w:author="Joseph Mung'atu" w:date="2024-04-28T17:33:00Z" w16du:dateUtc="2024-04-28T14:33:00Z">
        <w:r w:rsidR="00B14504">
          <w:rPr>
            <w:rFonts w:cstheme="minorHAnsi"/>
            <w:color w:val="0D0D0D"/>
            <w:shd w:val="clear" w:color="auto" w:fill="FFFFFF"/>
          </w:rPr>
          <w:t xml:space="preserve">were </w:t>
        </w:r>
      </w:ins>
      <w:r w:rsidR="00883FED" w:rsidRPr="00795E88">
        <w:rPr>
          <w:rFonts w:cstheme="minorHAnsi"/>
          <w:color w:val="0D0D0D"/>
          <w:shd w:val="clear" w:color="auto" w:fill="FFFFFF"/>
        </w:rPr>
        <w:t>noted in Burundi (29.7%), Mauritania (42.9%), Namibia (43.7%), and Rwanda (45.9%).</w:t>
      </w:r>
    </w:p>
    <w:p w14:paraId="42A08484" w14:textId="0B68C14A" w:rsidR="00AC7B19" w:rsidRPr="00795E88" w:rsidRDefault="00AC7B19" w:rsidP="00AC7B19">
      <w:pPr>
        <w:jc w:val="both"/>
        <w:rPr>
          <w:rFonts w:cstheme="minorHAnsi"/>
          <w:b/>
          <w:bCs/>
          <w:color w:val="0D0D0D"/>
          <w:shd w:val="clear" w:color="auto" w:fill="FFFFFF"/>
        </w:rPr>
      </w:pPr>
      <w:r w:rsidRPr="00795E88">
        <w:rPr>
          <w:rFonts w:cstheme="minorHAnsi"/>
          <w:b/>
          <w:bCs/>
          <w:color w:val="0D0D0D"/>
          <w:shd w:val="clear" w:color="auto" w:fill="FFFFFF"/>
        </w:rPr>
        <w:t xml:space="preserve">3.5 </w:t>
      </w:r>
      <w:r w:rsidR="00D72B10" w:rsidRPr="00795E88">
        <w:rPr>
          <w:rFonts w:cstheme="minorHAnsi"/>
          <w:b/>
          <w:bCs/>
          <w:color w:val="0D0D0D"/>
          <w:shd w:val="clear" w:color="auto" w:fill="FFFFFF"/>
        </w:rPr>
        <w:t>Impact of evolving disease burden on needs-based HWF requirements</w:t>
      </w:r>
      <w:r w:rsidRPr="00795E88">
        <w:rPr>
          <w:rFonts w:cstheme="minorHAnsi"/>
          <w:b/>
          <w:bCs/>
          <w:color w:val="0D0D0D"/>
          <w:shd w:val="clear" w:color="auto" w:fill="FFFFFF"/>
        </w:rPr>
        <w:t>:</w:t>
      </w:r>
    </w:p>
    <w:p w14:paraId="44663C46" w14:textId="2308A42E" w:rsidR="00EA3EC9" w:rsidRPr="00795E88" w:rsidRDefault="00AC7B19" w:rsidP="008A2800">
      <w:pPr>
        <w:pStyle w:val="ListParagraph"/>
        <w:numPr>
          <w:ilvl w:val="0"/>
          <w:numId w:val="2"/>
        </w:numPr>
        <w:jc w:val="both"/>
        <w:rPr>
          <w:rFonts w:cstheme="minorHAnsi"/>
          <w:color w:val="0D0D0D"/>
          <w:shd w:val="clear" w:color="auto" w:fill="FFFFFF"/>
        </w:rPr>
      </w:pPr>
      <w:r w:rsidRPr="00795E88">
        <w:rPr>
          <w:rFonts w:cstheme="minorHAnsi"/>
          <w:color w:val="0D0D0D"/>
          <w:shd w:val="clear" w:color="auto" w:fill="FFFFFF"/>
        </w:rPr>
        <w:t>Changes in disease prevalence significantly influence the increasing need for health workers, with communicable diseases, NCDs, and injuries driving specific workforce demands.</w:t>
      </w:r>
    </w:p>
    <w:p w14:paraId="795FE15E" w14:textId="36A81991" w:rsidR="0093053E" w:rsidRPr="00795E88" w:rsidRDefault="0093053E" w:rsidP="0093053E">
      <w:pPr>
        <w:pStyle w:val="ListParagraph"/>
        <w:numPr>
          <w:ilvl w:val="0"/>
          <w:numId w:val="2"/>
        </w:numPr>
        <w:rPr>
          <w:rFonts w:cstheme="minorHAnsi"/>
          <w:color w:val="0D0D0D"/>
          <w:shd w:val="clear" w:color="auto" w:fill="FFFFFF"/>
        </w:rPr>
      </w:pPr>
      <w:r w:rsidRPr="00795E88">
        <w:rPr>
          <w:rFonts w:cstheme="minorHAnsi"/>
          <w:color w:val="0D0D0D"/>
          <w:shd w:val="clear" w:color="auto" w:fill="FFFFFF"/>
        </w:rPr>
        <w:t>A regression analysis showed that population growth accounts for only 33% of the variations in the need for health workers, while 67% is influenced by other factors including disease burden, with communicable diseases contributing 47%, NCDs 37%, and injuries 16% of the requirements.</w:t>
      </w:r>
    </w:p>
    <w:p w14:paraId="178585CB" w14:textId="77777777" w:rsidR="00734598" w:rsidRPr="00795E88" w:rsidRDefault="00734598" w:rsidP="00734598">
      <w:pPr>
        <w:rPr>
          <w:rFonts w:cstheme="minorHAnsi"/>
          <w:color w:val="0D0D0D"/>
          <w:shd w:val="clear" w:color="auto" w:fill="FFFFFF"/>
        </w:rPr>
      </w:pPr>
    </w:p>
    <w:p w14:paraId="1DBAFE7F" w14:textId="60925708" w:rsidR="00017C43" w:rsidRPr="00795E88" w:rsidRDefault="00017C43" w:rsidP="00017C43">
      <w:pPr>
        <w:rPr>
          <w:rFonts w:cstheme="minorHAnsi"/>
          <w:color w:val="0D0D0D"/>
          <w:shd w:val="clear" w:color="auto" w:fill="FFFFFF"/>
        </w:rPr>
      </w:pPr>
      <w:r w:rsidRPr="00795E88">
        <w:rPr>
          <w:rFonts w:cstheme="minorHAnsi"/>
          <w:b/>
          <w:bCs/>
          <w:color w:val="0D0D0D"/>
          <w:shd w:val="clear" w:color="auto" w:fill="FFFFFF"/>
        </w:rPr>
        <w:t xml:space="preserve">4.1 </w:t>
      </w:r>
      <w:r w:rsidR="00D72B10" w:rsidRPr="00795E88">
        <w:rPr>
          <w:rFonts w:cstheme="minorHAnsi"/>
          <w:b/>
          <w:bCs/>
          <w:color w:val="0D0D0D"/>
          <w:shd w:val="clear" w:color="auto" w:fill="FFFFFF"/>
        </w:rPr>
        <w:t>Stock and density of health workers</w:t>
      </w:r>
    </w:p>
    <w:p w14:paraId="29C21133" w14:textId="4C46CF62" w:rsidR="00017C43" w:rsidRDefault="00017C43" w:rsidP="00D72B10">
      <w:pPr>
        <w:pStyle w:val="ListParagraph"/>
        <w:numPr>
          <w:ilvl w:val="0"/>
          <w:numId w:val="3"/>
        </w:numPr>
        <w:rPr>
          <w:rFonts w:cstheme="minorHAnsi"/>
          <w:color w:val="0D0D0D"/>
          <w:shd w:val="clear" w:color="auto" w:fill="FFFFFF"/>
        </w:rPr>
      </w:pPr>
      <w:r w:rsidRPr="00795E88">
        <w:rPr>
          <w:rFonts w:cstheme="minorHAnsi"/>
          <w:color w:val="0D0D0D"/>
          <w:shd w:val="clear" w:color="auto" w:fill="FFFFFF"/>
        </w:rPr>
        <w:t>From 2013 to 2022, the number of health workers in the African Region tripled from 1.6 million to 5.1 million. Nurses made up 33.3% of the workforce, CHWs 16.7%, and medical doctors 7.2%.</w:t>
      </w:r>
    </w:p>
    <w:p w14:paraId="151A9ACF" w14:textId="7DDC4ECF" w:rsidR="00017C43" w:rsidRPr="00795E88" w:rsidRDefault="00D978DA" w:rsidP="00017C43">
      <w:pPr>
        <w:rPr>
          <w:rFonts w:cstheme="minorHAnsi"/>
          <w:color w:val="0D0D0D"/>
          <w:shd w:val="clear" w:color="auto" w:fill="FFFFFF"/>
        </w:rPr>
      </w:pPr>
      <w:r w:rsidRPr="00795E88">
        <w:rPr>
          <w:rFonts w:cstheme="minorHAnsi"/>
          <w:b/>
          <w:bCs/>
          <w:noProof/>
          <w:sz w:val="16"/>
          <w:szCs w:val="16"/>
        </w:rPr>
        <w:lastRenderedPageBreak/>
        <w:drawing>
          <wp:inline distT="0" distB="0" distL="0" distR="0" wp14:anchorId="55C5F9A3" wp14:editId="66F9CF14">
            <wp:extent cx="2423584" cy="2483427"/>
            <wp:effectExtent l="0" t="0" r="0" b="0"/>
            <wp:docPr id="118703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31328" name="Picture 1"/>
                    <pic:cNvPicPr/>
                  </pic:nvPicPr>
                  <pic:blipFill rotWithShape="1">
                    <a:blip r:embed="rId9">
                      <a:extLst>
                        <a:ext uri="{28A0092B-C50C-407E-A947-70E740481C1C}">
                          <a14:useLocalDpi xmlns:a14="http://schemas.microsoft.com/office/drawing/2010/main" val="0"/>
                        </a:ext>
                      </a:extLst>
                    </a:blip>
                    <a:srcRect l="67615" t="10918" b="3293"/>
                    <a:stretch/>
                  </pic:blipFill>
                  <pic:spPr bwMode="auto">
                    <a:xfrm>
                      <a:off x="0" y="0"/>
                      <a:ext cx="2423584" cy="2483427"/>
                    </a:xfrm>
                    <a:prstGeom prst="rect">
                      <a:avLst/>
                    </a:prstGeom>
                    <a:ln>
                      <a:noFill/>
                    </a:ln>
                    <a:extLst>
                      <a:ext uri="{53640926-AAD7-44D8-BBD7-CCE9431645EC}">
                        <a14:shadowObscured xmlns:a14="http://schemas.microsoft.com/office/drawing/2010/main"/>
                      </a:ext>
                    </a:extLst>
                  </pic:spPr>
                </pic:pic>
              </a:graphicData>
            </a:graphic>
          </wp:inline>
        </w:drawing>
      </w:r>
    </w:p>
    <w:p w14:paraId="5ABE8679" w14:textId="06173C3C" w:rsidR="001E69F4" w:rsidRPr="00795E88" w:rsidRDefault="00D978DA" w:rsidP="001E69F4">
      <w:pPr>
        <w:rPr>
          <w:rFonts w:cstheme="minorHAnsi"/>
          <w:color w:val="0D0D0D"/>
          <w:shd w:val="clear" w:color="auto" w:fill="FFFFFF"/>
        </w:rPr>
      </w:pPr>
      <w:r w:rsidRPr="00795E88">
        <w:rPr>
          <w:rFonts w:cstheme="minorHAnsi"/>
          <w:color w:val="0D0D0D"/>
          <w:shd w:val="clear" w:color="auto" w:fill="FFFFFF"/>
        </w:rPr>
        <w:t xml:space="preserve">Figure 2. </w:t>
      </w:r>
      <w:r w:rsidR="001E69F4" w:rsidRPr="00795E88">
        <w:rPr>
          <w:rFonts w:cstheme="minorHAnsi"/>
          <w:color w:val="0D0D0D"/>
          <w:shd w:val="clear" w:color="auto" w:fill="FFFFFF"/>
        </w:rPr>
        <w:t>Density of SDG 3.c tracer occupations per 10 000 population 2013–2022. *SDG 3.c tracer occupations are doctors, nurses, midwives, dentists and pharmacists combined</w:t>
      </w:r>
    </w:p>
    <w:p w14:paraId="7603D93B" w14:textId="5A39AB85" w:rsidR="00D978DA" w:rsidRPr="00795E88" w:rsidRDefault="001E69F4" w:rsidP="001E69F4">
      <w:pPr>
        <w:rPr>
          <w:rFonts w:cstheme="minorHAnsi"/>
          <w:i/>
          <w:iCs/>
          <w:color w:val="0D0D0D"/>
          <w:shd w:val="clear" w:color="auto" w:fill="FFFFFF"/>
        </w:rPr>
      </w:pPr>
      <w:r w:rsidRPr="00795E88">
        <w:rPr>
          <w:rFonts w:cstheme="minorHAnsi"/>
          <w:i/>
          <w:iCs/>
          <w:color w:val="0D0D0D"/>
          <w:shd w:val="clear" w:color="auto" w:fill="FFFFFF"/>
        </w:rPr>
        <w:t>Source: WHO NHWA data – Latest years data used. Accessed 2 February 2024</w:t>
      </w:r>
    </w:p>
    <w:p w14:paraId="38B1C367" w14:textId="53981828" w:rsidR="00017C43" w:rsidRPr="00795E88" w:rsidRDefault="00017C43" w:rsidP="00017C43">
      <w:pPr>
        <w:rPr>
          <w:rFonts w:cstheme="minorHAnsi"/>
          <w:color w:val="0D0D0D"/>
          <w:shd w:val="clear" w:color="auto" w:fill="FFFFFF"/>
        </w:rPr>
      </w:pPr>
      <w:r w:rsidRPr="00795E88">
        <w:rPr>
          <w:rFonts w:cstheme="minorHAnsi"/>
          <w:b/>
          <w:bCs/>
          <w:color w:val="0D0D0D"/>
          <w:shd w:val="clear" w:color="auto" w:fill="FFFFFF"/>
        </w:rPr>
        <w:t>4.2</w:t>
      </w:r>
      <w:r w:rsidRPr="00795E88">
        <w:rPr>
          <w:rFonts w:cstheme="minorHAnsi"/>
          <w:color w:val="0D0D0D"/>
          <w:shd w:val="clear" w:color="auto" w:fill="FFFFFF"/>
        </w:rPr>
        <w:t xml:space="preserve"> </w:t>
      </w:r>
      <w:r w:rsidRPr="00795E88">
        <w:rPr>
          <w:rFonts w:cstheme="minorHAnsi"/>
          <w:b/>
          <w:bCs/>
          <w:color w:val="0D0D0D"/>
          <w:shd w:val="clear" w:color="auto" w:fill="FFFFFF"/>
        </w:rPr>
        <w:t xml:space="preserve">Projected HWF </w:t>
      </w:r>
      <w:r w:rsidR="00D72B10" w:rsidRPr="00795E88">
        <w:rPr>
          <w:rFonts w:cstheme="minorHAnsi"/>
          <w:b/>
          <w:bCs/>
          <w:color w:val="0D0D0D"/>
          <w:shd w:val="clear" w:color="auto" w:fill="FFFFFF"/>
        </w:rPr>
        <w:t>s</w:t>
      </w:r>
      <w:r w:rsidRPr="00795E88">
        <w:rPr>
          <w:rFonts w:cstheme="minorHAnsi"/>
          <w:b/>
          <w:bCs/>
          <w:color w:val="0D0D0D"/>
          <w:shd w:val="clear" w:color="auto" w:fill="FFFFFF"/>
        </w:rPr>
        <w:t>tock 2026 and 2030</w:t>
      </w:r>
    </w:p>
    <w:p w14:paraId="16A215D8" w14:textId="566E3E23" w:rsidR="00017C43" w:rsidRPr="00795E88" w:rsidRDefault="00017C43" w:rsidP="00D72B10">
      <w:pPr>
        <w:pStyle w:val="ListParagraph"/>
        <w:numPr>
          <w:ilvl w:val="0"/>
          <w:numId w:val="3"/>
        </w:numPr>
        <w:rPr>
          <w:rFonts w:cstheme="minorHAnsi"/>
          <w:color w:val="0D0D0D"/>
          <w:shd w:val="clear" w:color="auto" w:fill="FFFFFF"/>
        </w:rPr>
      </w:pPr>
      <w:r w:rsidRPr="00795E88">
        <w:rPr>
          <w:rFonts w:cstheme="minorHAnsi"/>
          <w:color w:val="0D0D0D"/>
          <w:shd w:val="clear" w:color="auto" w:fill="FFFFFF"/>
        </w:rPr>
        <w:t>The African Region is expected to increase its health workforce by nearly 1.7 million by 2030, with a projected total of 3.5 million for SDG 3.c tracer occupations (medical doctors, nurses, midwives, pharmacists, and dentists), marking a 37% increase over eight years.</w:t>
      </w:r>
    </w:p>
    <w:p w14:paraId="601B7351" w14:textId="74AB1965" w:rsidR="003A6EAE" w:rsidRPr="00795E88" w:rsidRDefault="00C83D27" w:rsidP="00C83D27">
      <w:pPr>
        <w:pStyle w:val="ListParagraph"/>
        <w:numPr>
          <w:ilvl w:val="0"/>
          <w:numId w:val="3"/>
        </w:numPr>
        <w:rPr>
          <w:rFonts w:cstheme="minorHAnsi"/>
          <w:color w:val="0D0D0D"/>
          <w:shd w:val="clear" w:color="auto" w:fill="FFFFFF"/>
        </w:rPr>
      </w:pPr>
      <w:r w:rsidRPr="00795E88">
        <w:rPr>
          <w:rFonts w:cstheme="minorHAnsi"/>
          <w:color w:val="0D0D0D"/>
          <w:shd w:val="clear" w:color="auto" w:fill="FFFFFF"/>
        </w:rPr>
        <w:t xml:space="preserve">Kenya, Liberia, Seychelles, and South Africa, </w:t>
      </w:r>
      <w:ins w:id="21" w:author="Joseph Mung'atu" w:date="2024-04-28T17:34:00Z" w16du:dateUtc="2024-04-28T14:34:00Z">
        <w:r w:rsidR="00B14504">
          <w:rPr>
            <w:rFonts w:cstheme="minorHAnsi"/>
            <w:color w:val="0D0D0D"/>
            <w:shd w:val="clear" w:color="auto" w:fill="FFFFFF"/>
          </w:rPr>
          <w:t xml:space="preserve">are </w:t>
        </w:r>
      </w:ins>
      <w:r w:rsidRPr="00795E88">
        <w:rPr>
          <w:rFonts w:cstheme="minorHAnsi"/>
          <w:color w:val="0D0D0D"/>
          <w:shd w:val="clear" w:color="auto" w:fill="FFFFFF"/>
        </w:rPr>
        <w:t xml:space="preserve">expected to experience a decline in their stock of practicing health workers, particularly among nurses and midwives. </w:t>
      </w:r>
    </w:p>
    <w:p w14:paraId="17D6EB36" w14:textId="240F799D" w:rsidR="00C83D27" w:rsidRPr="00795E88" w:rsidRDefault="00C83D27" w:rsidP="003A6EAE">
      <w:pPr>
        <w:pStyle w:val="ListParagraph"/>
        <w:numPr>
          <w:ilvl w:val="0"/>
          <w:numId w:val="3"/>
        </w:numPr>
        <w:rPr>
          <w:rFonts w:cstheme="minorHAnsi"/>
          <w:color w:val="0D0D0D"/>
          <w:shd w:val="clear" w:color="auto" w:fill="FFFFFF"/>
        </w:rPr>
      </w:pPr>
      <w:r w:rsidRPr="00795E88">
        <w:rPr>
          <w:rFonts w:cstheme="minorHAnsi"/>
          <w:color w:val="0D0D0D"/>
          <w:shd w:val="clear" w:color="auto" w:fill="FFFFFF"/>
        </w:rPr>
        <w:t>Conversely, 30 countries (64% of the region) are expected to see their HWF grow by more than 30% by 2030.</w:t>
      </w:r>
    </w:p>
    <w:p w14:paraId="47F31BE4" w14:textId="20FE3E20" w:rsidR="00017C43" w:rsidRPr="00795E88" w:rsidRDefault="00017C43" w:rsidP="00017C43">
      <w:pPr>
        <w:rPr>
          <w:rFonts w:cstheme="minorHAnsi"/>
          <w:b/>
          <w:bCs/>
          <w:color w:val="0D0D0D"/>
          <w:shd w:val="clear" w:color="auto" w:fill="FFFFFF"/>
        </w:rPr>
      </w:pPr>
      <w:r w:rsidRPr="00795E88">
        <w:rPr>
          <w:rFonts w:cstheme="minorHAnsi"/>
          <w:b/>
          <w:bCs/>
          <w:color w:val="0D0D0D"/>
          <w:shd w:val="clear" w:color="auto" w:fill="FFFFFF"/>
        </w:rPr>
        <w:t xml:space="preserve">4.3 Need-based HWF </w:t>
      </w:r>
      <w:r w:rsidR="003A6EAE" w:rsidRPr="00795E88">
        <w:rPr>
          <w:rFonts w:cstheme="minorHAnsi"/>
          <w:b/>
          <w:bCs/>
          <w:color w:val="0D0D0D"/>
          <w:shd w:val="clear" w:color="auto" w:fill="FFFFFF"/>
        </w:rPr>
        <w:t>s</w:t>
      </w:r>
      <w:r w:rsidRPr="00795E88">
        <w:rPr>
          <w:rFonts w:cstheme="minorHAnsi"/>
          <w:b/>
          <w:bCs/>
          <w:color w:val="0D0D0D"/>
          <w:shd w:val="clear" w:color="auto" w:fill="FFFFFF"/>
        </w:rPr>
        <w:t xml:space="preserve">hortage in the African </w:t>
      </w:r>
      <w:r w:rsidR="003A6EAE" w:rsidRPr="00795E88">
        <w:rPr>
          <w:rFonts w:cstheme="minorHAnsi"/>
          <w:b/>
          <w:bCs/>
          <w:color w:val="0D0D0D"/>
          <w:shd w:val="clear" w:color="auto" w:fill="FFFFFF"/>
        </w:rPr>
        <w:t>r</w:t>
      </w:r>
      <w:r w:rsidRPr="00795E88">
        <w:rPr>
          <w:rFonts w:cstheme="minorHAnsi"/>
          <w:b/>
          <w:bCs/>
          <w:color w:val="0D0D0D"/>
          <w:shd w:val="clear" w:color="auto" w:fill="FFFFFF"/>
        </w:rPr>
        <w:t>egion</w:t>
      </w:r>
    </w:p>
    <w:p w14:paraId="32E99DCF" w14:textId="17C61301" w:rsidR="006F52BD" w:rsidRPr="00795E88" w:rsidRDefault="00017C43" w:rsidP="006F52BD">
      <w:pPr>
        <w:pStyle w:val="ListParagraph"/>
        <w:numPr>
          <w:ilvl w:val="0"/>
          <w:numId w:val="4"/>
        </w:numPr>
        <w:rPr>
          <w:rFonts w:cstheme="minorHAnsi"/>
          <w:color w:val="0D0D0D"/>
          <w:shd w:val="clear" w:color="auto" w:fill="FFFFFF"/>
        </w:rPr>
      </w:pPr>
      <w:r w:rsidRPr="00795E88">
        <w:rPr>
          <w:rFonts w:cstheme="minorHAnsi"/>
          <w:color w:val="0D0D0D"/>
          <w:shd w:val="clear" w:color="auto" w:fill="FFFFFF"/>
        </w:rPr>
        <w:t xml:space="preserve">In 2022, a need-based shortage of 5.6 million health </w:t>
      </w:r>
      <w:r w:rsidR="006F52BD" w:rsidRPr="00795E88">
        <w:rPr>
          <w:rFonts w:cstheme="minorHAnsi"/>
          <w:color w:val="0D0D0D"/>
          <w:shd w:val="clear" w:color="auto" w:fill="FFFFFF"/>
        </w:rPr>
        <w:t>workers.</w:t>
      </w:r>
      <w:r w:rsidRPr="00795E88">
        <w:rPr>
          <w:rFonts w:cstheme="minorHAnsi"/>
          <w:color w:val="0D0D0D"/>
          <w:shd w:val="clear" w:color="auto" w:fill="FFFFFF"/>
        </w:rPr>
        <w:t xml:space="preserve"> </w:t>
      </w:r>
    </w:p>
    <w:p w14:paraId="5481E0B4" w14:textId="5691D01C" w:rsidR="00017C43" w:rsidRPr="00795E88" w:rsidRDefault="006F52BD" w:rsidP="006F52BD">
      <w:pPr>
        <w:pStyle w:val="ListParagraph"/>
        <w:numPr>
          <w:ilvl w:val="0"/>
          <w:numId w:val="4"/>
        </w:numPr>
        <w:rPr>
          <w:rFonts w:cstheme="minorHAnsi"/>
          <w:color w:val="0D0D0D"/>
          <w:shd w:val="clear" w:color="auto" w:fill="FFFFFF"/>
        </w:rPr>
      </w:pPr>
      <w:r w:rsidRPr="00795E88">
        <w:rPr>
          <w:rFonts w:cstheme="minorHAnsi"/>
          <w:color w:val="0D0D0D"/>
          <w:shd w:val="clear" w:color="auto" w:fill="FFFFFF"/>
        </w:rPr>
        <w:t>P</w:t>
      </w:r>
      <w:r w:rsidR="00017C43" w:rsidRPr="00795E88">
        <w:rPr>
          <w:rFonts w:cstheme="minorHAnsi"/>
          <w:color w:val="0D0D0D"/>
          <w:shd w:val="clear" w:color="auto" w:fill="FFFFFF"/>
        </w:rPr>
        <w:t>rojected to increase to 6.1 million by 2030. By then, the stock is expected to cover only 48% of the required health workforce.</w:t>
      </w:r>
    </w:p>
    <w:p w14:paraId="1596424B" w14:textId="7FDB3AF7" w:rsidR="00017C43" w:rsidRPr="00795E88" w:rsidRDefault="00F92B89" w:rsidP="006D4112">
      <w:pPr>
        <w:pStyle w:val="ListParagraph"/>
        <w:numPr>
          <w:ilvl w:val="0"/>
          <w:numId w:val="4"/>
        </w:numPr>
        <w:rPr>
          <w:rFonts w:cstheme="minorHAnsi"/>
          <w:color w:val="0D0D0D"/>
          <w:shd w:val="clear" w:color="auto" w:fill="FFFFFF"/>
        </w:rPr>
      </w:pPr>
      <w:r w:rsidRPr="00795E88">
        <w:rPr>
          <w:rFonts w:cstheme="minorHAnsi"/>
          <w:color w:val="0D0D0D"/>
          <w:shd w:val="clear" w:color="auto" w:fill="FFFFFF"/>
        </w:rPr>
        <w:t xml:space="preserve">The detailed analysis showed that, in 2022, the stock only covered 11.5% of </w:t>
      </w:r>
      <w:ins w:id="22" w:author="Joseph Mung'atu" w:date="2024-04-28T17:34:00Z" w16du:dateUtc="2024-04-28T14:34:00Z">
        <w:r w:rsidR="00B14504">
          <w:rPr>
            <w:rFonts w:cstheme="minorHAnsi"/>
            <w:color w:val="0D0D0D"/>
            <w:shd w:val="clear" w:color="auto" w:fill="FFFFFF"/>
          </w:rPr>
          <w:t xml:space="preserve">the </w:t>
        </w:r>
      </w:ins>
      <w:r w:rsidRPr="00795E88">
        <w:rPr>
          <w:rFonts w:cstheme="minorHAnsi"/>
          <w:color w:val="0D0D0D"/>
          <w:shd w:val="clear" w:color="auto" w:fill="FFFFFF"/>
        </w:rPr>
        <w:t>regional need for specialist medical practitioners, 24.1% for nurses, 38.1% for midwives, and 31.5% for dentists. These disparities are projected to persist into 2030, with varied coverage rates ranging from 36% for nurses to 51% for dentists.</w:t>
      </w:r>
    </w:p>
    <w:p w14:paraId="2AD0075B" w14:textId="08CE1497" w:rsidR="00F24BE9" w:rsidRPr="00795E88" w:rsidRDefault="00F24BE9" w:rsidP="006D4112">
      <w:pPr>
        <w:pStyle w:val="ListParagraph"/>
        <w:numPr>
          <w:ilvl w:val="0"/>
          <w:numId w:val="4"/>
        </w:numPr>
        <w:rPr>
          <w:rFonts w:cstheme="minorHAnsi"/>
          <w:b/>
          <w:bCs/>
          <w:color w:val="5B9BD5" w:themeColor="accent5"/>
          <w:shd w:val="clear" w:color="auto" w:fill="FFFFFF"/>
        </w:rPr>
      </w:pPr>
      <w:r w:rsidRPr="00795E88">
        <w:rPr>
          <w:rFonts w:cstheme="minorHAnsi"/>
          <w:b/>
          <w:bCs/>
          <w:color w:val="5B9BD5" w:themeColor="accent5"/>
          <w:shd w:val="clear" w:color="auto" w:fill="FFFFFF"/>
        </w:rPr>
        <w:t>African Region will need to at least double its 2022 HWF stock</w:t>
      </w:r>
    </w:p>
    <w:p w14:paraId="4079F61C" w14:textId="4FD47569" w:rsidR="00017C43" w:rsidRPr="00795E88" w:rsidRDefault="00017C43" w:rsidP="00017C43">
      <w:pPr>
        <w:rPr>
          <w:rFonts w:cstheme="minorHAnsi"/>
          <w:color w:val="0D0D0D"/>
          <w:shd w:val="clear" w:color="auto" w:fill="FFFFFF"/>
        </w:rPr>
      </w:pPr>
      <w:r w:rsidRPr="00795E88">
        <w:rPr>
          <w:rFonts w:cstheme="minorHAnsi"/>
          <w:b/>
          <w:bCs/>
          <w:color w:val="0D0D0D"/>
          <w:shd w:val="clear" w:color="auto" w:fill="FFFFFF"/>
        </w:rPr>
        <w:t>4.4</w:t>
      </w:r>
      <w:r w:rsidRPr="00795E88">
        <w:rPr>
          <w:rFonts w:cstheme="minorHAnsi"/>
          <w:color w:val="0D0D0D"/>
          <w:shd w:val="clear" w:color="auto" w:fill="FFFFFF"/>
        </w:rPr>
        <w:t xml:space="preserve"> </w:t>
      </w:r>
      <w:r w:rsidRPr="00795E88">
        <w:rPr>
          <w:rFonts w:cstheme="minorHAnsi"/>
          <w:b/>
          <w:bCs/>
          <w:color w:val="0D0D0D"/>
          <w:shd w:val="clear" w:color="auto" w:fill="FFFFFF"/>
        </w:rPr>
        <w:t xml:space="preserve">Scenario </w:t>
      </w:r>
      <w:r w:rsidR="00F24BE9" w:rsidRPr="00795E88">
        <w:rPr>
          <w:rFonts w:cstheme="minorHAnsi"/>
          <w:b/>
          <w:bCs/>
          <w:color w:val="0D0D0D"/>
          <w:shd w:val="clear" w:color="auto" w:fill="FFFFFF"/>
        </w:rPr>
        <w:t>a</w:t>
      </w:r>
      <w:r w:rsidRPr="00795E88">
        <w:rPr>
          <w:rFonts w:cstheme="minorHAnsi"/>
          <w:b/>
          <w:bCs/>
          <w:color w:val="0D0D0D"/>
          <w:shd w:val="clear" w:color="auto" w:fill="FFFFFF"/>
        </w:rPr>
        <w:t xml:space="preserve">nalysis for </w:t>
      </w:r>
      <w:r w:rsidR="00F24BE9" w:rsidRPr="00795E88">
        <w:rPr>
          <w:rFonts w:cstheme="minorHAnsi"/>
          <w:b/>
          <w:bCs/>
          <w:color w:val="0D0D0D"/>
          <w:shd w:val="clear" w:color="auto" w:fill="FFFFFF"/>
        </w:rPr>
        <w:t>a</w:t>
      </w:r>
      <w:r w:rsidRPr="00795E88">
        <w:rPr>
          <w:rFonts w:cstheme="minorHAnsi"/>
          <w:b/>
          <w:bCs/>
          <w:color w:val="0D0D0D"/>
          <w:shd w:val="clear" w:color="auto" w:fill="FFFFFF"/>
        </w:rPr>
        <w:t xml:space="preserve">ddressing the </w:t>
      </w:r>
      <w:r w:rsidR="001F10F6" w:rsidRPr="00795E88">
        <w:rPr>
          <w:rFonts w:cstheme="minorHAnsi"/>
          <w:b/>
          <w:bCs/>
          <w:color w:val="0D0D0D"/>
          <w:shd w:val="clear" w:color="auto" w:fill="FFFFFF"/>
        </w:rPr>
        <w:t>needs</w:t>
      </w:r>
      <w:ins w:id="23" w:author="Joseph Mung'atu" w:date="2024-04-28T17:35:00Z" w16du:dateUtc="2024-04-28T14:35:00Z">
        <w:r w:rsidR="00B14504">
          <w:rPr>
            <w:rFonts w:cstheme="minorHAnsi"/>
            <w:b/>
            <w:bCs/>
            <w:color w:val="0D0D0D"/>
            <w:shd w:val="clear" w:color="auto" w:fill="FFFFFF"/>
          </w:rPr>
          <w:t>-</w:t>
        </w:r>
      </w:ins>
      <w:del w:id="24" w:author="Joseph Mung'atu" w:date="2024-04-28T17:35:00Z" w16du:dateUtc="2024-04-28T14:35:00Z">
        <w:r w:rsidR="001F10F6" w:rsidRPr="00795E88" w:rsidDel="00B14504">
          <w:rPr>
            <w:rFonts w:cstheme="minorHAnsi"/>
            <w:b/>
            <w:bCs/>
            <w:color w:val="0D0D0D"/>
            <w:shd w:val="clear" w:color="auto" w:fill="FFFFFF"/>
          </w:rPr>
          <w:delText xml:space="preserve"> </w:delText>
        </w:r>
      </w:del>
      <w:r w:rsidR="001F10F6" w:rsidRPr="00795E88">
        <w:rPr>
          <w:rFonts w:cstheme="minorHAnsi"/>
          <w:b/>
          <w:bCs/>
          <w:color w:val="0D0D0D"/>
          <w:shd w:val="clear" w:color="auto" w:fill="FFFFFF"/>
        </w:rPr>
        <w:t>based</w:t>
      </w:r>
      <w:r w:rsidRPr="00795E88">
        <w:rPr>
          <w:rFonts w:cstheme="minorHAnsi"/>
          <w:b/>
          <w:bCs/>
          <w:color w:val="0D0D0D"/>
          <w:shd w:val="clear" w:color="auto" w:fill="FFFFFF"/>
        </w:rPr>
        <w:t xml:space="preserve"> </w:t>
      </w:r>
      <w:r w:rsidR="004F09A8" w:rsidRPr="00795E88">
        <w:rPr>
          <w:rFonts w:cstheme="minorHAnsi"/>
          <w:b/>
          <w:bCs/>
          <w:color w:val="0D0D0D"/>
          <w:shd w:val="clear" w:color="auto" w:fill="FFFFFF"/>
        </w:rPr>
        <w:t>HWF</w:t>
      </w:r>
      <w:r w:rsidRPr="00795E88">
        <w:rPr>
          <w:rFonts w:cstheme="minorHAnsi"/>
          <w:b/>
          <w:bCs/>
          <w:color w:val="0D0D0D"/>
          <w:shd w:val="clear" w:color="auto" w:fill="FFFFFF"/>
        </w:rPr>
        <w:t xml:space="preserve"> </w:t>
      </w:r>
      <w:r w:rsidR="004F09A8" w:rsidRPr="00795E88">
        <w:rPr>
          <w:rFonts w:cstheme="minorHAnsi"/>
          <w:b/>
          <w:bCs/>
          <w:color w:val="0D0D0D"/>
          <w:shd w:val="clear" w:color="auto" w:fill="FFFFFF"/>
        </w:rPr>
        <w:t>s</w:t>
      </w:r>
      <w:r w:rsidRPr="00795E88">
        <w:rPr>
          <w:rFonts w:cstheme="minorHAnsi"/>
          <w:b/>
          <w:bCs/>
          <w:color w:val="0D0D0D"/>
          <w:shd w:val="clear" w:color="auto" w:fill="FFFFFF"/>
        </w:rPr>
        <w:t>hortage in 2030</w:t>
      </w:r>
      <w:r w:rsidRPr="00795E88">
        <w:rPr>
          <w:rFonts w:cstheme="minorHAnsi"/>
          <w:color w:val="0D0D0D"/>
          <w:shd w:val="clear" w:color="auto" w:fill="FFFFFF"/>
        </w:rPr>
        <w:t>:</w:t>
      </w:r>
    </w:p>
    <w:p w14:paraId="73540793" w14:textId="037865BD" w:rsidR="00734598" w:rsidRPr="00795E88" w:rsidRDefault="00017C43" w:rsidP="00017C43">
      <w:pPr>
        <w:rPr>
          <w:rFonts w:cstheme="minorHAnsi"/>
          <w:color w:val="0D0D0D"/>
          <w:shd w:val="clear" w:color="auto" w:fill="FFFFFF"/>
        </w:rPr>
      </w:pPr>
      <w:r w:rsidRPr="00795E88">
        <w:rPr>
          <w:rFonts w:cstheme="minorHAnsi"/>
          <w:color w:val="0D0D0D"/>
          <w:shd w:val="clear" w:color="auto" w:fill="FFFFFF"/>
        </w:rPr>
        <w:t xml:space="preserve"> Scenario analysis suggests that improving training output and absorption rates could significantly mitigate the projected needs-based shortage, potentially reducing it by up to 26% by increasing training outputs</w:t>
      </w:r>
      <w:r w:rsidR="001F10F6" w:rsidRPr="00795E88">
        <w:rPr>
          <w:rFonts w:cstheme="minorHAnsi"/>
          <w:color w:val="0D0D0D"/>
          <w:shd w:val="clear" w:color="auto" w:fill="FFFFFF"/>
        </w:rPr>
        <w:t xml:space="preserve"> to 40%</w:t>
      </w:r>
      <w:r w:rsidRPr="00795E88">
        <w:rPr>
          <w:rFonts w:cstheme="minorHAnsi"/>
          <w:color w:val="0D0D0D"/>
          <w:shd w:val="clear" w:color="auto" w:fill="FFFFFF"/>
        </w:rPr>
        <w:t xml:space="preserve"> and absorption rates to 90%.</w:t>
      </w:r>
    </w:p>
    <w:p w14:paraId="755D696E" w14:textId="77777777" w:rsidR="00204CBB" w:rsidRPr="00795E88" w:rsidRDefault="00204CBB" w:rsidP="00017C43">
      <w:pPr>
        <w:rPr>
          <w:rFonts w:cstheme="minorHAnsi"/>
          <w:color w:val="0D0D0D"/>
          <w:shd w:val="clear" w:color="auto" w:fill="FFFFFF"/>
        </w:rPr>
      </w:pPr>
    </w:p>
    <w:p w14:paraId="20191866" w14:textId="2C9EFBCC" w:rsidR="00204CBB" w:rsidRPr="00204CBB" w:rsidRDefault="00204CBB" w:rsidP="00204CBB">
      <w:pPr>
        <w:rPr>
          <w:rFonts w:cstheme="minorHAnsi"/>
          <w:color w:val="0D0D0D"/>
          <w:shd w:val="clear" w:color="auto" w:fill="FFFFFF"/>
        </w:rPr>
      </w:pPr>
      <w:r w:rsidRPr="00204CBB">
        <w:rPr>
          <w:rFonts w:cstheme="minorHAnsi"/>
          <w:b/>
          <w:bCs/>
          <w:color w:val="0D0D0D"/>
          <w:shd w:val="clear" w:color="auto" w:fill="FFFFFF"/>
        </w:rPr>
        <w:lastRenderedPageBreak/>
        <w:t xml:space="preserve">5.1 Ballpark </w:t>
      </w:r>
      <w:r w:rsidRPr="00795E88">
        <w:rPr>
          <w:rFonts w:cstheme="minorHAnsi"/>
          <w:b/>
          <w:bCs/>
          <w:color w:val="0D0D0D"/>
          <w:shd w:val="clear" w:color="auto" w:fill="FFFFFF"/>
        </w:rPr>
        <w:t>e</w:t>
      </w:r>
      <w:r w:rsidRPr="00204CBB">
        <w:rPr>
          <w:rFonts w:cstheme="minorHAnsi"/>
          <w:b/>
          <w:bCs/>
          <w:color w:val="0D0D0D"/>
          <w:shd w:val="clear" w:color="auto" w:fill="FFFFFF"/>
        </w:rPr>
        <w:t xml:space="preserve">stimates of </w:t>
      </w:r>
      <w:r w:rsidRPr="00795E88">
        <w:rPr>
          <w:rFonts w:cstheme="minorHAnsi"/>
          <w:b/>
          <w:bCs/>
          <w:color w:val="0D0D0D"/>
          <w:shd w:val="clear" w:color="auto" w:fill="FFFFFF"/>
        </w:rPr>
        <w:t>p</w:t>
      </w:r>
      <w:r w:rsidRPr="00204CBB">
        <w:rPr>
          <w:rFonts w:cstheme="minorHAnsi"/>
          <w:b/>
          <w:bCs/>
          <w:color w:val="0D0D0D"/>
          <w:shd w:val="clear" w:color="auto" w:fill="FFFFFF"/>
        </w:rPr>
        <w:t xml:space="preserve">otential </w:t>
      </w:r>
      <w:r w:rsidRPr="00795E88">
        <w:rPr>
          <w:rFonts w:cstheme="minorHAnsi"/>
          <w:b/>
          <w:bCs/>
          <w:color w:val="0D0D0D"/>
          <w:shd w:val="clear" w:color="auto" w:fill="FFFFFF"/>
        </w:rPr>
        <w:t>f</w:t>
      </w:r>
      <w:r w:rsidRPr="00204CBB">
        <w:rPr>
          <w:rFonts w:cstheme="minorHAnsi"/>
          <w:b/>
          <w:bCs/>
          <w:color w:val="0D0D0D"/>
          <w:shd w:val="clear" w:color="auto" w:fill="FFFFFF"/>
        </w:rPr>
        <w:t xml:space="preserve">inancing </w:t>
      </w:r>
      <w:r w:rsidRPr="00795E88">
        <w:rPr>
          <w:rFonts w:cstheme="minorHAnsi"/>
          <w:b/>
          <w:bCs/>
          <w:color w:val="0D0D0D"/>
          <w:shd w:val="clear" w:color="auto" w:fill="FFFFFF"/>
        </w:rPr>
        <w:t>e</w:t>
      </w:r>
      <w:r w:rsidRPr="00204CBB">
        <w:rPr>
          <w:rFonts w:cstheme="minorHAnsi"/>
          <w:b/>
          <w:bCs/>
          <w:color w:val="0D0D0D"/>
          <w:shd w:val="clear" w:color="auto" w:fill="FFFFFF"/>
        </w:rPr>
        <w:t xml:space="preserve">nvelope for HWF </w:t>
      </w:r>
      <w:r w:rsidRPr="00795E88">
        <w:rPr>
          <w:rFonts w:cstheme="minorHAnsi"/>
          <w:b/>
          <w:bCs/>
          <w:color w:val="0D0D0D"/>
          <w:shd w:val="clear" w:color="auto" w:fill="FFFFFF"/>
        </w:rPr>
        <w:t>e</w:t>
      </w:r>
      <w:r w:rsidRPr="00204CBB">
        <w:rPr>
          <w:rFonts w:cstheme="minorHAnsi"/>
          <w:b/>
          <w:bCs/>
          <w:color w:val="0D0D0D"/>
          <w:shd w:val="clear" w:color="auto" w:fill="FFFFFF"/>
        </w:rPr>
        <w:t>mployment</w:t>
      </w:r>
    </w:p>
    <w:p w14:paraId="7DC9C47D" w14:textId="6DACEB8F" w:rsidR="00204CBB" w:rsidRPr="00204CBB" w:rsidRDefault="00204CBB" w:rsidP="00204CBB">
      <w:pPr>
        <w:numPr>
          <w:ilvl w:val="1"/>
          <w:numId w:val="5"/>
        </w:numPr>
        <w:tabs>
          <w:tab w:val="clear" w:pos="1440"/>
          <w:tab w:val="num" w:pos="1080"/>
        </w:tabs>
        <w:ind w:left="90" w:hanging="270"/>
        <w:rPr>
          <w:rFonts w:cstheme="minorHAnsi"/>
          <w:color w:val="0D0D0D"/>
          <w:shd w:val="clear" w:color="auto" w:fill="FFFFFF"/>
        </w:rPr>
      </w:pPr>
      <w:r w:rsidRPr="00204CBB">
        <w:rPr>
          <w:rFonts w:cstheme="minorHAnsi"/>
          <w:color w:val="0D0D0D"/>
          <w:shd w:val="clear" w:color="auto" w:fill="FFFFFF"/>
        </w:rPr>
        <w:t xml:space="preserve">In a "business as usual" scenario, the projected HWF budget for the African Region could grow from US$20.85 billion in 2022 to US$31.81 billion by 2030. Public sector funding alone might </w:t>
      </w:r>
      <w:r w:rsidR="00594BB3" w:rsidRPr="00795E88">
        <w:rPr>
          <w:rFonts w:cstheme="minorHAnsi"/>
          <w:color w:val="0D0D0D"/>
          <w:shd w:val="clear" w:color="auto" w:fill="FFFFFF"/>
        </w:rPr>
        <w:t>growth</w:t>
      </w:r>
      <w:r w:rsidRPr="00204CBB">
        <w:rPr>
          <w:rFonts w:cstheme="minorHAnsi"/>
          <w:color w:val="0D0D0D"/>
          <w:shd w:val="clear" w:color="auto" w:fill="FFFFFF"/>
        </w:rPr>
        <w:t xml:space="preserve"> from US$14.17 billion in 2022 to US$20.67 billion by 2030.</w:t>
      </w:r>
    </w:p>
    <w:p w14:paraId="4083DB88" w14:textId="77777777" w:rsidR="00204CBB" w:rsidRPr="00204CBB" w:rsidRDefault="00204CBB" w:rsidP="00204CBB">
      <w:pPr>
        <w:numPr>
          <w:ilvl w:val="1"/>
          <w:numId w:val="5"/>
        </w:numPr>
        <w:tabs>
          <w:tab w:val="clear" w:pos="1440"/>
          <w:tab w:val="num" w:pos="1080"/>
        </w:tabs>
        <w:ind w:left="90" w:hanging="270"/>
        <w:rPr>
          <w:rFonts w:cstheme="minorHAnsi"/>
          <w:color w:val="0D0D0D"/>
          <w:shd w:val="clear" w:color="auto" w:fill="FFFFFF"/>
        </w:rPr>
      </w:pPr>
      <w:r w:rsidRPr="00204CBB">
        <w:rPr>
          <w:rFonts w:cstheme="minorHAnsi"/>
          <w:color w:val="0D0D0D"/>
          <w:shd w:val="clear" w:color="auto" w:fill="FFFFFF"/>
        </w:rPr>
        <w:t>Under "HWF prioritization" and "Health Prioritization" scenarios, the financing envelope could potentially increase to US$44.86 billion and US$55.32 billion by 2030, respectively, indicating substantial growth with strategic prioritization.</w:t>
      </w:r>
    </w:p>
    <w:p w14:paraId="1D89CE72" w14:textId="284BE323" w:rsidR="00204CBB" w:rsidRPr="00204CBB" w:rsidRDefault="00204CBB" w:rsidP="00204CBB">
      <w:pPr>
        <w:rPr>
          <w:rFonts w:cstheme="minorHAnsi"/>
          <w:color w:val="0D0D0D"/>
          <w:shd w:val="clear" w:color="auto" w:fill="FFFFFF"/>
        </w:rPr>
      </w:pPr>
      <w:r w:rsidRPr="00204CBB">
        <w:rPr>
          <w:rFonts w:cstheme="minorHAnsi"/>
          <w:b/>
          <w:bCs/>
          <w:color w:val="0D0D0D"/>
          <w:shd w:val="clear" w:color="auto" w:fill="FFFFFF"/>
        </w:rPr>
        <w:t xml:space="preserve">5.2 Overall </w:t>
      </w:r>
      <w:r w:rsidRPr="00795E88">
        <w:rPr>
          <w:rFonts w:cstheme="minorHAnsi"/>
          <w:b/>
          <w:bCs/>
          <w:color w:val="0D0D0D"/>
          <w:shd w:val="clear" w:color="auto" w:fill="FFFFFF"/>
        </w:rPr>
        <w:t>f</w:t>
      </w:r>
      <w:r w:rsidRPr="00204CBB">
        <w:rPr>
          <w:rFonts w:cstheme="minorHAnsi"/>
          <w:b/>
          <w:bCs/>
          <w:color w:val="0D0D0D"/>
          <w:shd w:val="clear" w:color="auto" w:fill="FFFFFF"/>
        </w:rPr>
        <w:t xml:space="preserve">unding </w:t>
      </w:r>
      <w:r w:rsidRPr="00795E88">
        <w:rPr>
          <w:rFonts w:cstheme="minorHAnsi"/>
          <w:b/>
          <w:bCs/>
          <w:color w:val="0D0D0D"/>
          <w:shd w:val="clear" w:color="auto" w:fill="FFFFFF"/>
        </w:rPr>
        <w:t>g</w:t>
      </w:r>
      <w:r w:rsidRPr="00204CBB">
        <w:rPr>
          <w:rFonts w:cstheme="minorHAnsi"/>
          <w:b/>
          <w:bCs/>
          <w:color w:val="0D0D0D"/>
          <w:shd w:val="clear" w:color="auto" w:fill="FFFFFF"/>
        </w:rPr>
        <w:t xml:space="preserve">aps for </w:t>
      </w:r>
      <w:r w:rsidRPr="00795E88">
        <w:rPr>
          <w:rFonts w:cstheme="minorHAnsi"/>
          <w:b/>
          <w:bCs/>
          <w:color w:val="0D0D0D"/>
          <w:shd w:val="clear" w:color="auto" w:fill="FFFFFF"/>
        </w:rPr>
        <w:t>HWF</w:t>
      </w:r>
      <w:r w:rsidRPr="00204CBB">
        <w:rPr>
          <w:rFonts w:cstheme="minorHAnsi"/>
          <w:b/>
          <w:bCs/>
          <w:color w:val="0D0D0D"/>
          <w:shd w:val="clear" w:color="auto" w:fill="FFFFFF"/>
        </w:rPr>
        <w:t xml:space="preserve"> Investments to </w:t>
      </w:r>
      <w:r w:rsidRPr="00795E88">
        <w:rPr>
          <w:rFonts w:cstheme="minorHAnsi"/>
          <w:b/>
          <w:bCs/>
          <w:color w:val="0D0D0D"/>
          <w:shd w:val="clear" w:color="auto" w:fill="FFFFFF"/>
        </w:rPr>
        <w:t>r</w:t>
      </w:r>
      <w:r w:rsidRPr="00204CBB">
        <w:rPr>
          <w:rFonts w:cstheme="minorHAnsi"/>
          <w:b/>
          <w:bCs/>
          <w:color w:val="0D0D0D"/>
          <w:shd w:val="clear" w:color="auto" w:fill="FFFFFF"/>
        </w:rPr>
        <w:t xml:space="preserve">educe </w:t>
      </w:r>
      <w:r w:rsidRPr="00795E88">
        <w:rPr>
          <w:rFonts w:cstheme="minorHAnsi"/>
          <w:b/>
          <w:bCs/>
          <w:color w:val="0D0D0D"/>
          <w:shd w:val="clear" w:color="auto" w:fill="FFFFFF"/>
        </w:rPr>
        <w:t>s</w:t>
      </w:r>
      <w:r w:rsidRPr="00204CBB">
        <w:rPr>
          <w:rFonts w:cstheme="minorHAnsi"/>
          <w:b/>
          <w:bCs/>
          <w:color w:val="0D0D0D"/>
          <w:shd w:val="clear" w:color="auto" w:fill="FFFFFF"/>
        </w:rPr>
        <w:t xml:space="preserve">hortage by </w:t>
      </w:r>
      <w:r w:rsidRPr="00795E88">
        <w:rPr>
          <w:rFonts w:cstheme="minorHAnsi"/>
          <w:b/>
          <w:bCs/>
          <w:color w:val="0D0D0D"/>
          <w:shd w:val="clear" w:color="auto" w:fill="FFFFFF"/>
        </w:rPr>
        <w:t>h</w:t>
      </w:r>
      <w:r w:rsidRPr="00204CBB">
        <w:rPr>
          <w:rFonts w:cstheme="minorHAnsi"/>
          <w:b/>
          <w:bCs/>
          <w:color w:val="0D0D0D"/>
          <w:shd w:val="clear" w:color="auto" w:fill="FFFFFF"/>
        </w:rPr>
        <w:t>alf</w:t>
      </w:r>
    </w:p>
    <w:p w14:paraId="4AC19D51" w14:textId="3EAFFDF2" w:rsidR="00204CBB" w:rsidRPr="00204CBB" w:rsidRDefault="00204CBB" w:rsidP="00204CBB">
      <w:pPr>
        <w:numPr>
          <w:ilvl w:val="1"/>
          <w:numId w:val="5"/>
        </w:numPr>
        <w:tabs>
          <w:tab w:val="clear" w:pos="1440"/>
          <w:tab w:val="num" w:pos="1080"/>
        </w:tabs>
        <w:ind w:left="180" w:hanging="180"/>
        <w:rPr>
          <w:rFonts w:cstheme="minorHAnsi"/>
          <w:color w:val="0D0D0D"/>
          <w:shd w:val="clear" w:color="auto" w:fill="FFFFFF"/>
        </w:rPr>
      </w:pPr>
      <w:r w:rsidRPr="00204CBB">
        <w:rPr>
          <w:rFonts w:cstheme="minorHAnsi"/>
          <w:color w:val="0D0D0D"/>
          <w:shd w:val="clear" w:color="auto" w:fill="FFFFFF"/>
        </w:rPr>
        <w:t xml:space="preserve">The region faced a significant funding deficit of 43% in 2022, translating to an unemployed health worker rate of 27% based on a subset of countries. To </w:t>
      </w:r>
      <w:r w:rsidR="00FE708B" w:rsidRPr="00795E88">
        <w:rPr>
          <w:rFonts w:cstheme="minorHAnsi"/>
          <w:color w:val="0D0D0D"/>
          <w:shd w:val="clear" w:color="auto" w:fill="FFFFFF"/>
        </w:rPr>
        <w:t xml:space="preserve">cut </w:t>
      </w:r>
      <w:r w:rsidRPr="00204CBB">
        <w:rPr>
          <w:rFonts w:cstheme="minorHAnsi"/>
          <w:color w:val="0D0D0D"/>
          <w:shd w:val="clear" w:color="auto" w:fill="FFFFFF"/>
        </w:rPr>
        <w:t xml:space="preserve">halve </w:t>
      </w:r>
      <w:r w:rsidR="00FE708B" w:rsidRPr="00795E88">
        <w:rPr>
          <w:rFonts w:cstheme="minorHAnsi"/>
          <w:color w:val="0D0D0D"/>
          <w:shd w:val="clear" w:color="auto" w:fill="FFFFFF"/>
        </w:rPr>
        <w:t xml:space="preserve">of </w:t>
      </w:r>
      <w:r w:rsidRPr="00204CBB">
        <w:rPr>
          <w:rFonts w:cstheme="minorHAnsi"/>
          <w:color w:val="0D0D0D"/>
          <w:shd w:val="clear" w:color="auto" w:fill="FFFFFF"/>
        </w:rPr>
        <w:t>the current health worker shortage by 2030, an estimated US$120.41 billion is needed, with 18.75% for training and 81.25% for employment.</w:t>
      </w:r>
    </w:p>
    <w:p w14:paraId="00BD0538" w14:textId="77777777" w:rsidR="00204CBB" w:rsidRPr="00204CBB" w:rsidRDefault="00204CBB" w:rsidP="00204CBB">
      <w:pPr>
        <w:numPr>
          <w:ilvl w:val="1"/>
          <w:numId w:val="5"/>
        </w:numPr>
        <w:tabs>
          <w:tab w:val="clear" w:pos="1440"/>
          <w:tab w:val="num" w:pos="1080"/>
        </w:tabs>
        <w:ind w:left="180" w:hanging="180"/>
        <w:rPr>
          <w:rFonts w:cstheme="minorHAnsi"/>
          <w:color w:val="0D0D0D"/>
          <w:shd w:val="clear" w:color="auto" w:fill="FFFFFF"/>
        </w:rPr>
      </w:pPr>
      <w:r w:rsidRPr="00204CBB">
        <w:rPr>
          <w:rFonts w:cstheme="minorHAnsi"/>
          <w:color w:val="0D0D0D"/>
          <w:shd w:val="clear" w:color="auto" w:fill="FFFFFF"/>
        </w:rPr>
        <w:t>The investments required represent less than 2% of the GDP of countries in the region, indicating a feasible financial commitment relative to economic sizes.</w:t>
      </w:r>
    </w:p>
    <w:p w14:paraId="6E7DF22F" w14:textId="53232E55" w:rsidR="00204CBB" w:rsidRPr="00204CBB" w:rsidRDefault="00204CBB" w:rsidP="00204CBB">
      <w:pPr>
        <w:rPr>
          <w:rFonts w:cstheme="minorHAnsi"/>
          <w:color w:val="0D0D0D"/>
          <w:shd w:val="clear" w:color="auto" w:fill="FFFFFF"/>
        </w:rPr>
      </w:pPr>
      <w:r w:rsidRPr="00204CBB">
        <w:rPr>
          <w:rFonts w:cstheme="minorHAnsi"/>
          <w:b/>
          <w:bCs/>
          <w:color w:val="0D0D0D"/>
          <w:shd w:val="clear" w:color="auto" w:fill="FFFFFF"/>
        </w:rPr>
        <w:t xml:space="preserve">5.3 Current </w:t>
      </w:r>
      <w:r w:rsidRPr="00795E88">
        <w:rPr>
          <w:rFonts w:cstheme="minorHAnsi"/>
          <w:b/>
          <w:bCs/>
          <w:color w:val="0D0D0D"/>
          <w:shd w:val="clear" w:color="auto" w:fill="FFFFFF"/>
        </w:rPr>
        <w:t>l</w:t>
      </w:r>
      <w:r w:rsidRPr="00204CBB">
        <w:rPr>
          <w:rFonts w:cstheme="minorHAnsi"/>
          <w:b/>
          <w:bCs/>
          <w:color w:val="0D0D0D"/>
          <w:shd w:val="clear" w:color="auto" w:fill="FFFFFF"/>
        </w:rPr>
        <w:t xml:space="preserve">evels of </w:t>
      </w:r>
      <w:r w:rsidRPr="00795E88">
        <w:rPr>
          <w:rFonts w:cstheme="minorHAnsi"/>
          <w:b/>
          <w:bCs/>
          <w:color w:val="0D0D0D"/>
          <w:shd w:val="clear" w:color="auto" w:fill="FFFFFF"/>
        </w:rPr>
        <w:t>p</w:t>
      </w:r>
      <w:r w:rsidRPr="00204CBB">
        <w:rPr>
          <w:rFonts w:cstheme="minorHAnsi"/>
          <w:b/>
          <w:bCs/>
          <w:color w:val="0D0D0D"/>
          <w:shd w:val="clear" w:color="auto" w:fill="FFFFFF"/>
        </w:rPr>
        <w:t xml:space="preserve">rioritization for </w:t>
      </w:r>
      <w:r w:rsidRPr="00795E88">
        <w:rPr>
          <w:rFonts w:cstheme="minorHAnsi"/>
          <w:b/>
          <w:bCs/>
          <w:color w:val="0D0D0D"/>
          <w:shd w:val="clear" w:color="auto" w:fill="FFFFFF"/>
        </w:rPr>
        <w:t>h</w:t>
      </w:r>
      <w:r w:rsidRPr="00204CBB">
        <w:rPr>
          <w:rFonts w:cstheme="minorHAnsi"/>
          <w:b/>
          <w:bCs/>
          <w:color w:val="0D0D0D"/>
          <w:shd w:val="clear" w:color="auto" w:fill="FFFFFF"/>
        </w:rPr>
        <w:t xml:space="preserve">ealth and HWF </w:t>
      </w:r>
      <w:r w:rsidRPr="00795E88">
        <w:rPr>
          <w:rFonts w:cstheme="minorHAnsi"/>
          <w:b/>
          <w:bCs/>
          <w:color w:val="0D0D0D"/>
          <w:shd w:val="clear" w:color="auto" w:fill="FFFFFF"/>
        </w:rPr>
        <w:t>i</w:t>
      </w:r>
      <w:r w:rsidRPr="00204CBB">
        <w:rPr>
          <w:rFonts w:cstheme="minorHAnsi"/>
          <w:b/>
          <w:bCs/>
          <w:color w:val="0D0D0D"/>
          <w:shd w:val="clear" w:color="auto" w:fill="FFFFFF"/>
        </w:rPr>
        <w:t>nvestments</w:t>
      </w:r>
    </w:p>
    <w:p w14:paraId="70C0E1CB" w14:textId="57CC5070" w:rsidR="00204CBB" w:rsidRPr="00204CBB" w:rsidRDefault="00204CBB" w:rsidP="00204CBB">
      <w:pPr>
        <w:numPr>
          <w:ilvl w:val="1"/>
          <w:numId w:val="5"/>
        </w:numPr>
        <w:tabs>
          <w:tab w:val="clear" w:pos="1440"/>
          <w:tab w:val="num" w:pos="1530"/>
        </w:tabs>
        <w:ind w:left="360"/>
        <w:rPr>
          <w:rFonts w:cstheme="minorHAnsi"/>
          <w:color w:val="0D0D0D"/>
          <w:shd w:val="clear" w:color="auto" w:fill="FFFFFF"/>
        </w:rPr>
      </w:pPr>
      <w:r w:rsidRPr="00204CBB">
        <w:rPr>
          <w:rFonts w:cstheme="minorHAnsi"/>
          <w:color w:val="0D0D0D"/>
          <w:shd w:val="clear" w:color="auto" w:fill="FFFFFF"/>
        </w:rPr>
        <w:t xml:space="preserve">Countries in the African Region spend an average of 4% of GDP on health, with 43% of health expenditure dedicated to HWF remuneration. </w:t>
      </w:r>
      <w:r w:rsidR="00FE708B" w:rsidRPr="00795E88">
        <w:rPr>
          <w:rFonts w:cstheme="minorHAnsi"/>
          <w:color w:val="0D0D0D"/>
          <w:shd w:val="clear" w:color="auto" w:fill="FFFFFF"/>
        </w:rPr>
        <w:t>T</w:t>
      </w:r>
      <w:r w:rsidRPr="00204CBB">
        <w:rPr>
          <w:rFonts w:cstheme="minorHAnsi"/>
          <w:color w:val="0D0D0D"/>
          <w:shd w:val="clear" w:color="auto" w:fill="FFFFFF"/>
        </w:rPr>
        <w:t>he level of prioritization varies widely, with nearly half the countries needing to better prioritize HWF within their health budgets.</w:t>
      </w:r>
    </w:p>
    <w:p w14:paraId="32A323B4" w14:textId="77777777" w:rsidR="00204CBB" w:rsidRPr="00204CBB" w:rsidRDefault="00204CBB" w:rsidP="00204CBB">
      <w:pPr>
        <w:numPr>
          <w:ilvl w:val="1"/>
          <w:numId w:val="5"/>
        </w:numPr>
        <w:tabs>
          <w:tab w:val="clear" w:pos="1440"/>
          <w:tab w:val="num" w:pos="1530"/>
        </w:tabs>
        <w:ind w:left="360"/>
        <w:rPr>
          <w:rFonts w:cstheme="minorHAnsi"/>
          <w:color w:val="0D0D0D"/>
          <w:shd w:val="clear" w:color="auto" w:fill="FFFFFF"/>
        </w:rPr>
      </w:pPr>
      <w:r w:rsidRPr="00204CBB">
        <w:rPr>
          <w:rFonts w:cstheme="minorHAnsi"/>
          <w:color w:val="0D0D0D"/>
          <w:shd w:val="clear" w:color="auto" w:fill="FFFFFF"/>
        </w:rPr>
        <w:t>Four groups of countries are identified based on their prioritization levels, suggesting different strategies for enhancing HWF investments, ranging from better allocation within existing budgets to advocating for increased health budgets or external aid.</w:t>
      </w:r>
    </w:p>
    <w:p w14:paraId="25E2DE3B" w14:textId="77777777" w:rsidR="006300B1" w:rsidRPr="00795E88" w:rsidRDefault="006300B1" w:rsidP="005F0402">
      <w:pPr>
        <w:pStyle w:val="Heading2"/>
        <w:rPr>
          <w:shd w:val="clear" w:color="auto" w:fill="FFFFFF"/>
        </w:rPr>
      </w:pPr>
      <w:r w:rsidRPr="00795E88">
        <w:rPr>
          <w:shd w:val="clear" w:color="auto" w:fill="FFFFFF"/>
        </w:rPr>
        <w:t>Discussion of Key Findings:</w:t>
      </w:r>
    </w:p>
    <w:p w14:paraId="05CF91F0" w14:textId="77777777" w:rsidR="006300B1" w:rsidRPr="00795E88" w:rsidRDefault="006300B1" w:rsidP="006300B1">
      <w:pPr>
        <w:rPr>
          <w:rFonts w:cstheme="minorHAnsi"/>
          <w:color w:val="0D0D0D"/>
          <w:shd w:val="clear" w:color="auto" w:fill="FFFFFF"/>
        </w:rPr>
      </w:pPr>
      <w:r w:rsidRPr="00795E88">
        <w:rPr>
          <w:rFonts w:cstheme="minorHAnsi"/>
          <w:color w:val="0D0D0D"/>
          <w:shd w:val="clear" w:color="auto" w:fill="FFFFFF"/>
        </w:rPr>
        <w:t xml:space="preserve">The paradoxical surplus of health workers, characterised by a 27% unemployment rate, complicates the crisis further, </w:t>
      </w:r>
      <w:r w:rsidRPr="00795E88">
        <w:rPr>
          <w:rFonts w:cstheme="minorHAnsi"/>
          <w:b/>
          <w:bCs/>
          <w:color w:val="0D0D0D"/>
          <w:shd w:val="clear" w:color="auto" w:fill="FFFFFF"/>
        </w:rPr>
        <w:t>emphasizing the need for not just training but effective employment and equitable distribution strategies</w:t>
      </w:r>
      <w:r w:rsidRPr="00795E88">
        <w:rPr>
          <w:rFonts w:cstheme="minorHAnsi"/>
          <w:color w:val="0D0D0D"/>
          <w:shd w:val="clear" w:color="auto" w:fill="FFFFFF"/>
        </w:rPr>
        <w:t>.</w:t>
      </w:r>
    </w:p>
    <w:p w14:paraId="071E5A84" w14:textId="59D1E092" w:rsidR="006300B1" w:rsidRPr="00795E88" w:rsidRDefault="006300B1" w:rsidP="006300B1">
      <w:pPr>
        <w:rPr>
          <w:rFonts w:cstheme="minorHAnsi"/>
          <w:color w:val="0D0D0D"/>
          <w:shd w:val="clear" w:color="auto" w:fill="FFFFFF"/>
        </w:rPr>
      </w:pPr>
      <w:r w:rsidRPr="00795E88">
        <w:rPr>
          <w:rFonts w:cstheme="minorHAnsi"/>
          <w:color w:val="0D0D0D"/>
          <w:shd w:val="clear" w:color="auto" w:fill="FFFFFF"/>
        </w:rPr>
        <w:t xml:space="preserve">Financial projections suggest that US$120 billion is needed over the next eight years to address this </w:t>
      </w:r>
      <w:r w:rsidR="00BB1361" w:rsidRPr="00795E88">
        <w:rPr>
          <w:rFonts w:cstheme="minorHAnsi"/>
          <w:color w:val="0D0D0D"/>
          <w:shd w:val="clear" w:color="auto" w:fill="FFFFFF"/>
        </w:rPr>
        <w:t>situation</w:t>
      </w:r>
      <w:r w:rsidRPr="00795E88">
        <w:rPr>
          <w:rFonts w:cstheme="minorHAnsi"/>
          <w:color w:val="0D0D0D"/>
          <w:shd w:val="clear" w:color="auto" w:fill="FFFFFF"/>
        </w:rPr>
        <w:t>, with current funding anticipated to grow from US$20.85 billion in 2022 to US$31.81 billion by 2030.</w:t>
      </w:r>
    </w:p>
    <w:p w14:paraId="32832184" w14:textId="77777777" w:rsidR="006300B1" w:rsidRPr="00795E88" w:rsidRDefault="006300B1" w:rsidP="005F0402">
      <w:pPr>
        <w:pStyle w:val="Heading2"/>
        <w:rPr>
          <w:shd w:val="clear" w:color="auto" w:fill="FFFFFF"/>
        </w:rPr>
      </w:pPr>
      <w:r w:rsidRPr="00795E88">
        <w:rPr>
          <w:shd w:val="clear" w:color="auto" w:fill="FFFFFF"/>
        </w:rPr>
        <w:t>Strengths and Limitations:</w:t>
      </w:r>
    </w:p>
    <w:p w14:paraId="6BA99B31" w14:textId="7D97DD2E" w:rsidR="006300B1" w:rsidRPr="00795E88" w:rsidRDefault="006300B1" w:rsidP="00BB1361">
      <w:pPr>
        <w:jc w:val="both"/>
        <w:rPr>
          <w:rFonts w:cstheme="minorHAnsi"/>
          <w:color w:val="0D0D0D"/>
          <w:shd w:val="clear" w:color="auto" w:fill="FFFFFF"/>
        </w:rPr>
      </w:pPr>
      <w:r w:rsidRPr="00795E88">
        <w:rPr>
          <w:rFonts w:cstheme="minorHAnsi"/>
          <w:color w:val="0D0D0D"/>
          <w:shd w:val="clear" w:color="auto" w:fill="FFFFFF"/>
        </w:rPr>
        <w:t xml:space="preserve">This analysis is the first of its kind to use nuanced, country-specific data to assess health workforce requirements across the </w:t>
      </w:r>
      <w:r w:rsidR="00B0036D" w:rsidRPr="00795E88">
        <w:rPr>
          <w:rFonts w:cstheme="minorHAnsi"/>
          <w:color w:val="0D0D0D"/>
          <w:shd w:val="clear" w:color="auto" w:fill="FFFFFF"/>
        </w:rPr>
        <w:t>r</w:t>
      </w:r>
      <w:r w:rsidRPr="00795E88">
        <w:rPr>
          <w:rFonts w:cstheme="minorHAnsi"/>
          <w:color w:val="0D0D0D"/>
          <w:shd w:val="clear" w:color="auto" w:fill="FFFFFF"/>
        </w:rPr>
        <w:t>egion. It integrates a broad range of health interventions and expert opinions to provide a detailed view of HWF needs.</w:t>
      </w:r>
    </w:p>
    <w:p w14:paraId="64B3A9A0" w14:textId="77777777" w:rsidR="006300B1" w:rsidRPr="00795E88" w:rsidRDefault="006300B1" w:rsidP="00BB1361">
      <w:pPr>
        <w:jc w:val="both"/>
        <w:rPr>
          <w:rFonts w:cstheme="minorHAnsi"/>
          <w:color w:val="0D0D0D"/>
          <w:shd w:val="clear" w:color="auto" w:fill="FFFFFF"/>
        </w:rPr>
      </w:pPr>
      <w:r w:rsidRPr="00795E88">
        <w:rPr>
          <w:rFonts w:cstheme="minorHAnsi"/>
          <w:color w:val="0D0D0D"/>
          <w:shd w:val="clear" w:color="auto" w:fill="FFFFFF"/>
        </w:rPr>
        <w:t>Limitations include reliance on modelled data and expert opinions, which introduces subjectivity and potential inaccuracies in workload and productivity measures.</w:t>
      </w:r>
    </w:p>
    <w:p w14:paraId="5B7F3EA8" w14:textId="77777777" w:rsidR="006300B1" w:rsidRPr="00795E88" w:rsidRDefault="006300B1" w:rsidP="005F0402">
      <w:pPr>
        <w:pStyle w:val="Heading2"/>
        <w:rPr>
          <w:shd w:val="clear" w:color="auto" w:fill="FFFFFF"/>
        </w:rPr>
      </w:pPr>
      <w:r w:rsidRPr="00795E88">
        <w:rPr>
          <w:shd w:val="clear" w:color="auto" w:fill="FFFFFF"/>
        </w:rPr>
        <w:lastRenderedPageBreak/>
        <w:t>Conclusion and Policy Options:</w:t>
      </w:r>
    </w:p>
    <w:p w14:paraId="3B93A393" w14:textId="4F0A710F" w:rsidR="006300B1" w:rsidRPr="00795E88" w:rsidRDefault="006300B1" w:rsidP="00BB1361">
      <w:pPr>
        <w:jc w:val="both"/>
        <w:rPr>
          <w:rFonts w:cstheme="minorHAnsi"/>
          <w:color w:val="0D0D0D"/>
          <w:shd w:val="clear" w:color="auto" w:fill="FFFFFF"/>
        </w:rPr>
      </w:pPr>
      <w:r w:rsidRPr="00795E88">
        <w:rPr>
          <w:rFonts w:cstheme="minorHAnsi"/>
          <w:color w:val="0D0D0D"/>
          <w:shd w:val="clear" w:color="auto" w:fill="FFFFFF"/>
        </w:rPr>
        <w:t>To mitigate the anticipated shortage and enhance health workforce capacity, countries need to more than double their current HWF stock</w:t>
      </w:r>
      <w:r w:rsidR="00BB1361" w:rsidRPr="00795E88">
        <w:rPr>
          <w:rFonts w:cstheme="minorHAnsi"/>
          <w:color w:val="0D0D0D"/>
          <w:shd w:val="clear" w:color="auto" w:fill="FFFFFF"/>
        </w:rPr>
        <w:t>, requiring</w:t>
      </w:r>
      <w:r w:rsidRPr="00795E88">
        <w:rPr>
          <w:rFonts w:cstheme="minorHAnsi"/>
          <w:color w:val="0D0D0D"/>
          <w:shd w:val="clear" w:color="auto" w:fill="FFFFFF"/>
        </w:rPr>
        <w:t xml:space="preserve"> significant investment, estimated at nearly 2% of GDP, focusing on both training and employment of health workers.</w:t>
      </w:r>
    </w:p>
    <w:p w14:paraId="29F71180" w14:textId="77777777" w:rsidR="006300B1" w:rsidRPr="00795E88" w:rsidRDefault="006300B1" w:rsidP="00BB1361">
      <w:pPr>
        <w:jc w:val="both"/>
        <w:rPr>
          <w:rFonts w:cstheme="minorHAnsi"/>
          <w:color w:val="0D0D0D"/>
          <w:shd w:val="clear" w:color="auto" w:fill="FFFFFF"/>
        </w:rPr>
      </w:pPr>
      <w:r w:rsidRPr="00795E88">
        <w:rPr>
          <w:rFonts w:cstheme="minorHAnsi"/>
          <w:color w:val="0D0D0D"/>
          <w:shd w:val="clear" w:color="auto" w:fill="FFFFFF"/>
        </w:rPr>
        <w:t>Policy options include accelerating HWF training, particularly at the primary care level, developing integrated national HWF investment plans, optimizing skill mix, and transforming health profession education to be competency-based.</w:t>
      </w:r>
    </w:p>
    <w:p w14:paraId="12DA39AE" w14:textId="06671FD7" w:rsidR="006300B1" w:rsidRDefault="006300B1" w:rsidP="00BB1361">
      <w:pPr>
        <w:jc w:val="both"/>
        <w:rPr>
          <w:rFonts w:cstheme="minorHAnsi"/>
          <w:color w:val="0D0D0D"/>
          <w:shd w:val="clear" w:color="auto" w:fill="FFFFFF"/>
        </w:rPr>
      </w:pPr>
      <w:r w:rsidRPr="00795E88">
        <w:rPr>
          <w:rFonts w:cstheme="minorHAnsi"/>
          <w:color w:val="0D0D0D"/>
          <w:shd w:val="clear" w:color="auto" w:fill="FFFFFF"/>
        </w:rPr>
        <w:t>Employment strategies should emphasize efficiency and equity, such as engaging in multisectoral policy dialogue, establishing wage harmonization, and strengthening health workforce analytics to support evidence-based decision-making.</w:t>
      </w:r>
    </w:p>
    <w:p w14:paraId="18291CD1" w14:textId="77777777" w:rsidR="000F23C7" w:rsidRDefault="000F23C7" w:rsidP="00BB1361">
      <w:pPr>
        <w:jc w:val="both"/>
        <w:rPr>
          <w:rFonts w:cstheme="minorHAnsi"/>
          <w:color w:val="0D0D0D"/>
          <w:shd w:val="clear" w:color="auto" w:fill="FFFFFF"/>
        </w:rPr>
      </w:pPr>
    </w:p>
    <w:p w14:paraId="3C576539" w14:textId="77A5E190" w:rsidR="000F23C7" w:rsidRDefault="000F23C7" w:rsidP="005F0402">
      <w:pPr>
        <w:pStyle w:val="Heading2"/>
        <w:rPr>
          <w:shd w:val="clear" w:color="auto" w:fill="FFFFFF"/>
        </w:rPr>
      </w:pPr>
      <w:r w:rsidRPr="000F23C7">
        <w:rPr>
          <w:shd w:val="clear" w:color="auto" w:fill="FFFFFF"/>
        </w:rPr>
        <w:t>References</w:t>
      </w:r>
    </w:p>
    <w:p w14:paraId="5F93496C" w14:textId="255F1283" w:rsidR="000F23C7" w:rsidRDefault="002E656C" w:rsidP="002E656C">
      <w:pPr>
        <w:jc w:val="both"/>
        <w:rPr>
          <w:rFonts w:cstheme="minorHAnsi"/>
          <w:color w:val="0D0D0D"/>
          <w:shd w:val="clear" w:color="auto" w:fill="FFFFFF"/>
        </w:rPr>
      </w:pPr>
      <w:r>
        <w:rPr>
          <w:rFonts w:cstheme="minorHAnsi"/>
          <w:color w:val="0D0D0D"/>
          <w:shd w:val="clear" w:color="auto" w:fill="FFFFFF"/>
        </w:rPr>
        <w:t>WHO, N</w:t>
      </w:r>
      <w:r w:rsidRPr="002E656C">
        <w:rPr>
          <w:rFonts w:cstheme="minorHAnsi"/>
          <w:color w:val="0D0D0D"/>
          <w:shd w:val="clear" w:color="auto" w:fill="FFFFFF"/>
        </w:rPr>
        <w:t xml:space="preserve">eed-based health workforce requirements to address </w:t>
      </w:r>
      <w:r>
        <w:rPr>
          <w:rFonts w:cstheme="minorHAnsi"/>
          <w:color w:val="0D0D0D"/>
          <w:shd w:val="clear" w:color="auto" w:fill="FFFFFF"/>
        </w:rPr>
        <w:t>A</w:t>
      </w:r>
      <w:r w:rsidRPr="002E656C">
        <w:rPr>
          <w:rFonts w:cstheme="minorHAnsi"/>
          <w:color w:val="0D0D0D"/>
          <w:shd w:val="clear" w:color="auto" w:fill="FFFFFF"/>
        </w:rPr>
        <w:t xml:space="preserve">frica’s disease burden and demographic evolution: implications for investing in the education and employment of health workers, 2022 </w:t>
      </w:r>
      <w:r>
        <w:rPr>
          <w:rFonts w:cstheme="minorHAnsi"/>
          <w:color w:val="0D0D0D"/>
          <w:shd w:val="clear" w:color="auto" w:fill="FFFFFF"/>
        </w:rPr>
        <w:t>–</w:t>
      </w:r>
      <w:r w:rsidRPr="002E656C">
        <w:rPr>
          <w:rFonts w:cstheme="minorHAnsi"/>
          <w:color w:val="0D0D0D"/>
          <w:shd w:val="clear" w:color="auto" w:fill="FFFFFF"/>
        </w:rPr>
        <w:t xml:space="preserve"> 2030</w:t>
      </w:r>
      <w:r>
        <w:rPr>
          <w:rFonts w:cstheme="minorHAnsi"/>
          <w:color w:val="0D0D0D"/>
          <w:shd w:val="clear" w:color="auto" w:fill="FFFFFF"/>
        </w:rPr>
        <w:t xml:space="preserve">, </w:t>
      </w:r>
      <w:r w:rsidRPr="002E656C">
        <w:rPr>
          <w:rFonts w:cstheme="minorHAnsi"/>
          <w:color w:val="0D0D0D"/>
          <w:shd w:val="clear" w:color="auto" w:fill="FFFFFF"/>
        </w:rPr>
        <w:t>a technical paper</w:t>
      </w:r>
      <w:r>
        <w:rPr>
          <w:rFonts w:cstheme="minorHAnsi"/>
          <w:color w:val="0D0D0D"/>
          <w:shd w:val="clear" w:color="auto" w:fill="FFFFFF"/>
        </w:rPr>
        <w:t>, 2024.</w:t>
      </w:r>
    </w:p>
    <w:p w14:paraId="2649AE1B" w14:textId="77777777" w:rsidR="005F0402" w:rsidRDefault="005F0402" w:rsidP="002E656C">
      <w:pPr>
        <w:jc w:val="both"/>
        <w:rPr>
          <w:rFonts w:cstheme="minorHAnsi"/>
          <w:color w:val="0D0D0D"/>
          <w:shd w:val="clear" w:color="auto" w:fill="FFFFFF"/>
        </w:rPr>
      </w:pPr>
    </w:p>
    <w:p w14:paraId="7E3EE317" w14:textId="77777777" w:rsidR="005F0402" w:rsidRPr="000C179B" w:rsidRDefault="005F0402" w:rsidP="005F0402">
      <w:pPr>
        <w:pStyle w:val="Heading2"/>
        <w:rPr>
          <w:i/>
          <w:iCs/>
        </w:rPr>
      </w:pPr>
      <w:r w:rsidRPr="000C179B">
        <w:t>Sources</w:t>
      </w:r>
    </w:p>
    <w:p w14:paraId="4D9AD780" w14:textId="55702D05" w:rsidR="005F0402" w:rsidRPr="00B61032" w:rsidRDefault="005F0402" w:rsidP="005F0402">
      <w:pPr>
        <w:pStyle w:val="iAHOSources"/>
        <w:rPr>
          <w:sz w:val="22"/>
          <w:szCs w:val="22"/>
        </w:rPr>
      </w:pPr>
      <w:r w:rsidRPr="00B61032">
        <w:rPr>
          <w:sz w:val="22"/>
          <w:szCs w:val="22"/>
        </w:rPr>
        <w:t xml:space="preserve">The Integrated African Health Observatory supported the production of the factsheets. </w:t>
      </w:r>
    </w:p>
    <w:p w14:paraId="0C724A35" w14:textId="77777777" w:rsidR="005E4DF3" w:rsidRDefault="005F0402" w:rsidP="005E4DF3">
      <w:pPr>
        <w:pStyle w:val="iAHOSources"/>
        <w:jc w:val="both"/>
        <w:rPr>
          <w:sz w:val="22"/>
          <w:szCs w:val="22"/>
        </w:rPr>
      </w:pPr>
      <w:r w:rsidRPr="00B61032">
        <w:rPr>
          <w:sz w:val="22"/>
          <w:szCs w:val="22"/>
        </w:rPr>
        <w:t xml:space="preserve">Photography: </w:t>
      </w:r>
    </w:p>
    <w:p w14:paraId="1274E2E2" w14:textId="700715FB" w:rsidR="005E4DF3" w:rsidRPr="005E4DF3" w:rsidRDefault="000B0622" w:rsidP="005E4DF3">
      <w:pPr>
        <w:pStyle w:val="iAHOSources"/>
        <w:jc w:val="both"/>
        <w:rPr>
          <w:b w:val="0"/>
          <w:bCs w:val="0"/>
          <w:sz w:val="22"/>
          <w:szCs w:val="22"/>
        </w:rPr>
      </w:pPr>
      <w:r w:rsidRPr="000B0622">
        <w:rPr>
          <w:sz w:val="22"/>
          <w:szCs w:val="22"/>
        </w:rPr>
        <w:t>L</w:t>
      </w:r>
      <w:r w:rsidR="001675D2" w:rsidRPr="000B0622">
        <w:rPr>
          <w:sz w:val="22"/>
          <w:szCs w:val="22"/>
        </w:rPr>
        <w:t>eft</w:t>
      </w:r>
      <w:r w:rsidR="005E4DF3" w:rsidRPr="000B0622">
        <w:rPr>
          <w:sz w:val="22"/>
          <w:szCs w:val="22"/>
        </w:rPr>
        <w:t xml:space="preserve"> photo</w:t>
      </w:r>
      <w:r w:rsidR="001675D2">
        <w:rPr>
          <w:sz w:val="22"/>
          <w:szCs w:val="22"/>
        </w:rPr>
        <w:t xml:space="preserve">: </w:t>
      </w:r>
      <w:r w:rsidR="005E4DF3">
        <w:rPr>
          <w:b w:val="0"/>
          <w:bCs w:val="0"/>
          <w:sz w:val="22"/>
          <w:szCs w:val="22"/>
        </w:rPr>
        <w:t xml:space="preserve">A </w:t>
      </w:r>
      <w:r w:rsidR="005E4DF3" w:rsidRPr="005E4DF3">
        <w:rPr>
          <w:b w:val="0"/>
          <w:bCs w:val="0"/>
          <w:sz w:val="22"/>
          <w:szCs w:val="22"/>
        </w:rPr>
        <w:t>obstetrician-</w:t>
      </w:r>
      <w:proofErr w:type="spellStart"/>
      <w:r w:rsidR="005E4DF3" w:rsidRPr="005E4DF3">
        <w:rPr>
          <w:b w:val="0"/>
          <w:bCs w:val="0"/>
          <w:sz w:val="22"/>
          <w:szCs w:val="22"/>
        </w:rPr>
        <w:t>gynecologist</w:t>
      </w:r>
      <w:proofErr w:type="spellEnd"/>
      <w:r w:rsidR="005E4DF3">
        <w:rPr>
          <w:b w:val="0"/>
          <w:bCs w:val="0"/>
          <w:sz w:val="22"/>
          <w:szCs w:val="22"/>
        </w:rPr>
        <w:t xml:space="preserve"> </w:t>
      </w:r>
      <w:r w:rsidR="005E4DF3" w:rsidRPr="005E4DF3">
        <w:rPr>
          <w:b w:val="0"/>
          <w:bCs w:val="0"/>
          <w:sz w:val="22"/>
          <w:szCs w:val="22"/>
        </w:rPr>
        <w:t>during a weekly referral clinic at Wau</w:t>
      </w:r>
    </w:p>
    <w:p w14:paraId="5F51913E" w14:textId="5FF5F5D9" w:rsidR="005F0402" w:rsidRDefault="005E4DF3" w:rsidP="005E4DF3">
      <w:pPr>
        <w:pStyle w:val="iAHOSources"/>
        <w:jc w:val="both"/>
        <w:rPr>
          <w:b w:val="0"/>
          <w:bCs w:val="0"/>
          <w:sz w:val="22"/>
          <w:szCs w:val="22"/>
        </w:rPr>
      </w:pPr>
      <w:r w:rsidRPr="005E4DF3">
        <w:rPr>
          <w:b w:val="0"/>
          <w:bCs w:val="0"/>
          <w:sz w:val="22"/>
          <w:szCs w:val="22"/>
        </w:rPr>
        <w:t>Teaching Hospital</w:t>
      </w:r>
      <w:r>
        <w:rPr>
          <w:b w:val="0"/>
          <w:bCs w:val="0"/>
          <w:sz w:val="22"/>
          <w:szCs w:val="22"/>
        </w:rPr>
        <w:t xml:space="preserve">, </w:t>
      </w:r>
      <w:r w:rsidR="005F0402" w:rsidRPr="00B61032">
        <w:rPr>
          <w:b w:val="0"/>
          <w:bCs w:val="0"/>
          <w:sz w:val="22"/>
          <w:szCs w:val="22"/>
        </w:rPr>
        <w:t xml:space="preserve">Location: </w:t>
      </w:r>
      <w:r w:rsidR="0084627A" w:rsidRPr="0084627A">
        <w:rPr>
          <w:b w:val="0"/>
          <w:bCs w:val="0"/>
          <w:sz w:val="22"/>
          <w:szCs w:val="22"/>
        </w:rPr>
        <w:t>Wau Teaching Hospital</w:t>
      </w:r>
      <w:r w:rsidR="0084627A">
        <w:rPr>
          <w:b w:val="0"/>
          <w:bCs w:val="0"/>
          <w:sz w:val="22"/>
          <w:szCs w:val="22"/>
        </w:rPr>
        <w:t>, South Sudan,</w:t>
      </w:r>
      <w:r w:rsidR="005F0402" w:rsidRPr="00B61032">
        <w:rPr>
          <w:b w:val="0"/>
          <w:bCs w:val="0"/>
          <w:sz w:val="22"/>
          <w:szCs w:val="22"/>
        </w:rPr>
        <w:t xml:space="preserve"> © WHO </w:t>
      </w:r>
    </w:p>
    <w:p w14:paraId="230C8417" w14:textId="6B70C301" w:rsidR="0084627A" w:rsidRPr="00B61032" w:rsidRDefault="0084627A" w:rsidP="005E4DF3">
      <w:pPr>
        <w:pStyle w:val="iAHOSources"/>
        <w:jc w:val="both"/>
        <w:rPr>
          <w:b w:val="0"/>
          <w:bCs w:val="0"/>
          <w:sz w:val="22"/>
          <w:szCs w:val="22"/>
        </w:rPr>
      </w:pPr>
      <w:r w:rsidRPr="000B0622">
        <w:rPr>
          <w:sz w:val="22"/>
          <w:szCs w:val="22"/>
        </w:rPr>
        <w:t>Right photo</w:t>
      </w:r>
      <w:r>
        <w:rPr>
          <w:b w:val="0"/>
          <w:bCs w:val="0"/>
          <w:sz w:val="22"/>
          <w:szCs w:val="22"/>
        </w:rPr>
        <w:t xml:space="preserve">: </w:t>
      </w:r>
      <w:r w:rsidR="000B0622" w:rsidRPr="000B0622">
        <w:rPr>
          <w:b w:val="0"/>
          <w:bCs w:val="0"/>
          <w:sz w:val="22"/>
          <w:szCs w:val="22"/>
        </w:rPr>
        <w:t xml:space="preserve">Portraits of </w:t>
      </w:r>
      <w:r w:rsidR="000B0622">
        <w:rPr>
          <w:b w:val="0"/>
          <w:bCs w:val="0"/>
          <w:sz w:val="22"/>
          <w:szCs w:val="22"/>
        </w:rPr>
        <w:t xml:space="preserve">a </w:t>
      </w:r>
      <w:r w:rsidR="000B0622" w:rsidRPr="000B0622">
        <w:rPr>
          <w:b w:val="0"/>
          <w:bCs w:val="0"/>
          <w:sz w:val="22"/>
          <w:szCs w:val="22"/>
        </w:rPr>
        <w:t>nurse</w:t>
      </w:r>
      <w:r w:rsidR="000B0622">
        <w:rPr>
          <w:b w:val="0"/>
          <w:bCs w:val="0"/>
          <w:sz w:val="22"/>
          <w:szCs w:val="22"/>
        </w:rPr>
        <w:t xml:space="preserve">, location: </w:t>
      </w:r>
      <w:r w:rsidR="000B0622" w:rsidRPr="000B0622">
        <w:rPr>
          <w:b w:val="0"/>
          <w:bCs w:val="0"/>
          <w:sz w:val="22"/>
          <w:szCs w:val="22"/>
        </w:rPr>
        <w:t>Plateau State Specialist Hospital in Jos, Nigeria.</w:t>
      </w:r>
      <w:r w:rsidR="000B0622">
        <w:rPr>
          <w:b w:val="0"/>
          <w:bCs w:val="0"/>
          <w:sz w:val="22"/>
          <w:szCs w:val="22"/>
        </w:rPr>
        <w:t xml:space="preserve"> </w:t>
      </w:r>
      <w:r w:rsidR="000B0622" w:rsidRPr="00B61032">
        <w:rPr>
          <w:b w:val="0"/>
          <w:bCs w:val="0"/>
          <w:sz w:val="22"/>
          <w:szCs w:val="22"/>
        </w:rPr>
        <w:t>© WHO</w:t>
      </w:r>
    </w:p>
    <w:p w14:paraId="573DD64E" w14:textId="77777777" w:rsidR="005F0402" w:rsidRPr="00B61032" w:rsidRDefault="005F0402" w:rsidP="005F0402">
      <w:pPr>
        <w:suppressAutoHyphens/>
        <w:autoSpaceDE w:val="0"/>
        <w:autoSpaceDN w:val="0"/>
        <w:adjustRightInd w:val="0"/>
        <w:spacing w:after="0" w:line="264" w:lineRule="auto"/>
        <w:textAlignment w:val="center"/>
        <w:rPr>
          <w:rFonts w:ascii="Roboto" w:hAnsi="Roboto" w:cs="Roboto"/>
          <w:b/>
          <w:bCs/>
          <w:color w:val="001333"/>
        </w:rPr>
      </w:pPr>
      <w:r w:rsidRPr="00B61032">
        <w:rPr>
          <w:rFonts w:ascii="Roboto" w:hAnsi="Roboto" w:cs="Roboto"/>
          <w:b/>
          <w:bCs/>
          <w:color w:val="001333"/>
        </w:rPr>
        <w:t xml:space="preserve">Check out our other Fact Sheets in this </w:t>
      </w:r>
      <w:proofErr w:type="spellStart"/>
      <w:r w:rsidRPr="00B61032">
        <w:rPr>
          <w:rFonts w:ascii="Roboto" w:hAnsi="Roboto" w:cs="Roboto"/>
          <w:b/>
          <w:bCs/>
          <w:color w:val="001333"/>
        </w:rPr>
        <w:t>iAHO</w:t>
      </w:r>
      <w:proofErr w:type="spellEnd"/>
      <w:r w:rsidRPr="00B61032">
        <w:rPr>
          <w:rFonts w:ascii="Roboto" w:hAnsi="Roboto" w:cs="Roboto"/>
          <w:b/>
          <w:bCs/>
          <w:color w:val="001333"/>
        </w:rPr>
        <w:t xml:space="preserve"> country health profiles series:</w:t>
      </w:r>
    </w:p>
    <w:p w14:paraId="7A5365EB" w14:textId="77777777" w:rsidR="005F0402" w:rsidRPr="00B61032" w:rsidRDefault="00B14504" w:rsidP="005F0402">
      <w:pPr>
        <w:suppressAutoHyphens/>
        <w:autoSpaceDE w:val="0"/>
        <w:autoSpaceDN w:val="0"/>
        <w:adjustRightInd w:val="0"/>
        <w:spacing w:after="0" w:line="264" w:lineRule="auto"/>
        <w:textAlignment w:val="center"/>
        <w:rPr>
          <w:rFonts w:ascii="Roboto" w:hAnsi="Roboto" w:cs="Roboto"/>
          <w:b/>
          <w:bCs/>
          <w:color w:val="4472C4" w:themeColor="accent1"/>
        </w:rPr>
      </w:pPr>
      <w:hyperlink r:id="rId10" w:history="1">
        <w:r w:rsidR="005F0402" w:rsidRPr="00B61032">
          <w:rPr>
            <w:rFonts w:ascii="Roboto" w:hAnsi="Roboto" w:cs="Roboto"/>
            <w:b/>
            <w:bCs/>
            <w:color w:val="4472C4" w:themeColor="accent1"/>
          </w:rPr>
          <w:t>https://aho.afro.who.int/country-profiles/af</w:t>
        </w:r>
      </w:hyperlink>
    </w:p>
    <w:p w14:paraId="6C79E4AD" w14:textId="77777777" w:rsidR="005F0402" w:rsidRPr="00B61032" w:rsidRDefault="005F0402" w:rsidP="005F0402">
      <w:pPr>
        <w:suppressAutoHyphens/>
        <w:autoSpaceDE w:val="0"/>
        <w:autoSpaceDN w:val="0"/>
        <w:adjustRightInd w:val="0"/>
        <w:spacing w:afterLines="25" w:after="60"/>
        <w:textAlignment w:val="center"/>
        <w:rPr>
          <w:rFonts w:ascii="Roboto" w:hAnsi="Roboto" w:cs="Roboto"/>
          <w:color w:val="4472C4" w:themeColor="accent1"/>
        </w:rPr>
      </w:pPr>
      <w:r w:rsidRPr="00B61032">
        <w:rPr>
          <w:rFonts w:ascii="Roboto" w:hAnsi="Roboto" w:cs="Roboto"/>
          <w:b/>
          <w:bCs/>
          <w:color w:val="001333"/>
        </w:rPr>
        <w:t>Contact us at</w:t>
      </w:r>
      <w:r w:rsidRPr="00B61032">
        <w:rPr>
          <w:rFonts w:ascii="Roboto" w:hAnsi="Roboto" w:cs="Roboto"/>
          <w:b/>
          <w:bCs/>
          <w:color w:val="4472C4" w:themeColor="accent1"/>
        </w:rPr>
        <w:t>:</w:t>
      </w:r>
      <w:r w:rsidRPr="00B61032">
        <w:rPr>
          <w:rFonts w:ascii="Roboto" w:hAnsi="Roboto" w:cs="Roboto"/>
          <w:color w:val="4472C4" w:themeColor="accent1"/>
        </w:rPr>
        <w:t> </w:t>
      </w:r>
      <w:hyperlink r:id="rId11" w:tgtFrame="_blank" w:history="1">
        <w:r w:rsidRPr="00B61032">
          <w:rPr>
            <w:rFonts w:ascii="Roboto" w:hAnsi="Roboto" w:cs="Roboto"/>
            <w:color w:val="4472C4" w:themeColor="accent1"/>
          </w:rPr>
          <w:t>iAHO@who.int</w:t>
        </w:r>
      </w:hyperlink>
    </w:p>
    <w:p w14:paraId="1B46A7E0" w14:textId="77777777" w:rsidR="005F0402" w:rsidRDefault="005F0402" w:rsidP="005F0402">
      <w:pPr>
        <w:suppressAutoHyphens/>
        <w:autoSpaceDE w:val="0"/>
        <w:autoSpaceDN w:val="0"/>
        <w:adjustRightInd w:val="0"/>
        <w:spacing w:afterLines="25" w:after="60"/>
        <w:textAlignment w:val="center"/>
        <w:rPr>
          <w:rFonts w:ascii="Roboto" w:hAnsi="Roboto" w:cs="Roboto"/>
          <w:b/>
          <w:bCs/>
          <w:color w:val="001333"/>
        </w:rPr>
      </w:pPr>
    </w:p>
    <w:p w14:paraId="00A30CED" w14:textId="77777777" w:rsidR="005F0402" w:rsidRPr="00B61032" w:rsidRDefault="005F0402" w:rsidP="005F0402">
      <w:pPr>
        <w:suppressAutoHyphens/>
        <w:autoSpaceDE w:val="0"/>
        <w:autoSpaceDN w:val="0"/>
        <w:adjustRightInd w:val="0"/>
        <w:spacing w:afterLines="25" w:after="60"/>
        <w:textAlignment w:val="center"/>
        <w:rPr>
          <w:rFonts w:ascii="Roboto" w:hAnsi="Roboto" w:cs="Roboto"/>
          <w:color w:val="E7E6E6" w:themeColor="background2"/>
        </w:rPr>
      </w:pPr>
      <w:r w:rsidRPr="00B61032">
        <w:rPr>
          <w:rFonts w:ascii="Roboto" w:hAnsi="Roboto" w:cs="Roboto"/>
          <w:b/>
          <w:bCs/>
          <w:color w:val="001333"/>
        </w:rPr>
        <w:t>Connect with us on LinkedIn: </w:t>
      </w:r>
      <w:hyperlink r:id="rId12" w:tgtFrame="_blank" w:history="1">
        <w:r w:rsidRPr="00B61032">
          <w:rPr>
            <w:rFonts w:ascii="Roboto" w:hAnsi="Roboto" w:cs="Roboto"/>
            <w:color w:val="4472C4" w:themeColor="accent1"/>
          </w:rPr>
          <w:t>https://www.linkedin.com/company/iaho/</w:t>
        </w:r>
      </w:hyperlink>
    </w:p>
    <w:p w14:paraId="0A339DB1" w14:textId="77777777" w:rsidR="005F0402" w:rsidRDefault="005F0402" w:rsidP="005F0402">
      <w:pPr>
        <w:suppressAutoHyphens/>
        <w:autoSpaceDE w:val="0"/>
        <w:autoSpaceDN w:val="0"/>
        <w:adjustRightInd w:val="0"/>
        <w:spacing w:afterLines="25" w:after="60" w:line="264" w:lineRule="auto"/>
        <w:textAlignment w:val="center"/>
        <w:rPr>
          <w:rFonts w:ascii="Roboto" w:hAnsi="Roboto" w:cs="Roboto"/>
          <w:b/>
          <w:color w:val="001333"/>
        </w:rPr>
      </w:pPr>
    </w:p>
    <w:p w14:paraId="79354E9D" w14:textId="4B7C0AA2" w:rsidR="005F0402" w:rsidRPr="00B61032" w:rsidRDefault="005F0402" w:rsidP="005F0402">
      <w:pPr>
        <w:suppressAutoHyphens/>
        <w:autoSpaceDE w:val="0"/>
        <w:autoSpaceDN w:val="0"/>
        <w:adjustRightInd w:val="0"/>
        <w:spacing w:afterLines="25" w:after="60" w:line="264" w:lineRule="auto"/>
        <w:textAlignment w:val="center"/>
        <w:rPr>
          <w:rFonts w:ascii="Roboto" w:hAnsi="Roboto"/>
        </w:rPr>
      </w:pPr>
      <w:r>
        <w:rPr>
          <w:rFonts w:ascii="Roboto" w:hAnsi="Roboto" w:cs="Roboto"/>
          <w:b/>
          <w:color w:val="001333"/>
        </w:rPr>
        <w:t xml:space="preserve">The fact sheet was produced by </w:t>
      </w:r>
      <w:r w:rsidRPr="00B61032">
        <w:rPr>
          <w:rFonts w:ascii="Roboto" w:hAnsi="Roboto"/>
          <w:color w:val="001232"/>
        </w:rPr>
        <w:t xml:space="preserve">Wai Phyo Thant, </w:t>
      </w:r>
    </w:p>
    <w:p w14:paraId="3460BCFC" w14:textId="77777777" w:rsidR="005F0402" w:rsidRPr="00795E88" w:rsidRDefault="005F0402" w:rsidP="002E656C">
      <w:pPr>
        <w:jc w:val="both"/>
        <w:rPr>
          <w:rFonts w:cstheme="minorHAnsi"/>
          <w:color w:val="0D0D0D"/>
          <w:shd w:val="clear" w:color="auto" w:fill="FFFFFF"/>
        </w:rPr>
      </w:pPr>
    </w:p>
    <w:sectPr w:rsidR="005F0402" w:rsidRPr="00795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F5D15"/>
    <w:multiLevelType w:val="hybridMultilevel"/>
    <w:tmpl w:val="76306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AA22F4"/>
    <w:multiLevelType w:val="multilevel"/>
    <w:tmpl w:val="40EE3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B444BF"/>
    <w:multiLevelType w:val="hybridMultilevel"/>
    <w:tmpl w:val="356CB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88522D"/>
    <w:multiLevelType w:val="hybridMultilevel"/>
    <w:tmpl w:val="AE068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B31D52"/>
    <w:multiLevelType w:val="hybridMultilevel"/>
    <w:tmpl w:val="3D068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5015390">
    <w:abstractNumId w:val="0"/>
  </w:num>
  <w:num w:numId="2" w16cid:durableId="1173380267">
    <w:abstractNumId w:val="4"/>
  </w:num>
  <w:num w:numId="3" w16cid:durableId="1083379446">
    <w:abstractNumId w:val="2"/>
  </w:num>
  <w:num w:numId="4" w16cid:durableId="2029140820">
    <w:abstractNumId w:val="3"/>
  </w:num>
  <w:num w:numId="5" w16cid:durableId="5001988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eph Mung'atu">
    <w15:presenceInfo w15:providerId="Windows Live" w15:userId="6a67adeefcc824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2A"/>
    <w:rsid w:val="00017C43"/>
    <w:rsid w:val="00033454"/>
    <w:rsid w:val="00054D8A"/>
    <w:rsid w:val="00065DCF"/>
    <w:rsid w:val="000A176A"/>
    <w:rsid w:val="000B0622"/>
    <w:rsid w:val="000E5D14"/>
    <w:rsid w:val="000F23C7"/>
    <w:rsid w:val="001268B4"/>
    <w:rsid w:val="001675D2"/>
    <w:rsid w:val="001C7E6C"/>
    <w:rsid w:val="001D76D6"/>
    <w:rsid w:val="001E69F4"/>
    <w:rsid w:val="001F10F6"/>
    <w:rsid w:val="001F47FB"/>
    <w:rsid w:val="00204CBB"/>
    <w:rsid w:val="002147FA"/>
    <w:rsid w:val="00233E4C"/>
    <w:rsid w:val="00251A83"/>
    <w:rsid w:val="00294772"/>
    <w:rsid w:val="002B47AF"/>
    <w:rsid w:val="002C0F27"/>
    <w:rsid w:val="002E656C"/>
    <w:rsid w:val="00303EC9"/>
    <w:rsid w:val="0038249C"/>
    <w:rsid w:val="003A6EAE"/>
    <w:rsid w:val="003B25FE"/>
    <w:rsid w:val="003C5C5B"/>
    <w:rsid w:val="003D44B2"/>
    <w:rsid w:val="004469AE"/>
    <w:rsid w:val="004543F9"/>
    <w:rsid w:val="00460A0A"/>
    <w:rsid w:val="004B4273"/>
    <w:rsid w:val="004E5399"/>
    <w:rsid w:val="004E69E0"/>
    <w:rsid w:val="004F09A8"/>
    <w:rsid w:val="004F4B2B"/>
    <w:rsid w:val="00506D30"/>
    <w:rsid w:val="00507B2A"/>
    <w:rsid w:val="005200A4"/>
    <w:rsid w:val="00523E47"/>
    <w:rsid w:val="00540775"/>
    <w:rsid w:val="00584D60"/>
    <w:rsid w:val="00594BB3"/>
    <w:rsid w:val="005A54C1"/>
    <w:rsid w:val="005E4DF3"/>
    <w:rsid w:val="005F0402"/>
    <w:rsid w:val="0062605E"/>
    <w:rsid w:val="00626C81"/>
    <w:rsid w:val="006300B1"/>
    <w:rsid w:val="006E7F75"/>
    <w:rsid w:val="006F52BD"/>
    <w:rsid w:val="00734598"/>
    <w:rsid w:val="0075384B"/>
    <w:rsid w:val="0076312A"/>
    <w:rsid w:val="0077064F"/>
    <w:rsid w:val="00785E89"/>
    <w:rsid w:val="00795E88"/>
    <w:rsid w:val="007A3B14"/>
    <w:rsid w:val="007E57C4"/>
    <w:rsid w:val="008213CB"/>
    <w:rsid w:val="00821CDA"/>
    <w:rsid w:val="00830531"/>
    <w:rsid w:val="00845BAA"/>
    <w:rsid w:val="0084627A"/>
    <w:rsid w:val="00881460"/>
    <w:rsid w:val="00883FED"/>
    <w:rsid w:val="00895A05"/>
    <w:rsid w:val="008A2800"/>
    <w:rsid w:val="008F1EDA"/>
    <w:rsid w:val="00906DA3"/>
    <w:rsid w:val="0093053E"/>
    <w:rsid w:val="0098126E"/>
    <w:rsid w:val="00983127"/>
    <w:rsid w:val="009C2C76"/>
    <w:rsid w:val="009F3BC4"/>
    <w:rsid w:val="00A425B4"/>
    <w:rsid w:val="00A76164"/>
    <w:rsid w:val="00A76A92"/>
    <w:rsid w:val="00AC7B19"/>
    <w:rsid w:val="00AF5AEB"/>
    <w:rsid w:val="00B0036D"/>
    <w:rsid w:val="00B14504"/>
    <w:rsid w:val="00B22F15"/>
    <w:rsid w:val="00B254FB"/>
    <w:rsid w:val="00B25C4E"/>
    <w:rsid w:val="00B56258"/>
    <w:rsid w:val="00B72FB0"/>
    <w:rsid w:val="00BB1361"/>
    <w:rsid w:val="00BC1100"/>
    <w:rsid w:val="00BD00F8"/>
    <w:rsid w:val="00BE1020"/>
    <w:rsid w:val="00BE2B29"/>
    <w:rsid w:val="00C83D27"/>
    <w:rsid w:val="00C91EE2"/>
    <w:rsid w:val="00C977F9"/>
    <w:rsid w:val="00D72B10"/>
    <w:rsid w:val="00D978DA"/>
    <w:rsid w:val="00DD70E2"/>
    <w:rsid w:val="00DF7399"/>
    <w:rsid w:val="00E12E8F"/>
    <w:rsid w:val="00E16D53"/>
    <w:rsid w:val="00E82825"/>
    <w:rsid w:val="00EA3EC9"/>
    <w:rsid w:val="00EE5610"/>
    <w:rsid w:val="00F24BE9"/>
    <w:rsid w:val="00F315CC"/>
    <w:rsid w:val="00F7248A"/>
    <w:rsid w:val="00F73105"/>
    <w:rsid w:val="00F92B89"/>
    <w:rsid w:val="00FD6B60"/>
    <w:rsid w:val="00FE7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532B9"/>
  <w15:chartTrackingRefBased/>
  <w15:docId w15:val="{7FBD09B4-BC4A-4464-A8EF-3FAFC2FA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268B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F04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F23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A83"/>
    <w:pPr>
      <w:ind w:left="720"/>
      <w:contextualSpacing/>
    </w:pPr>
  </w:style>
  <w:style w:type="table" w:styleId="TableGrid">
    <w:name w:val="Table Grid"/>
    <w:basedOn w:val="TableNormal"/>
    <w:uiPriority w:val="39"/>
    <w:rsid w:val="00584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8282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E8282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E828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828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82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3D44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D44B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D44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1268B4"/>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4Char">
    <w:name w:val="Heading 4 Char"/>
    <w:basedOn w:val="DefaultParagraphFont"/>
    <w:link w:val="Heading4"/>
    <w:uiPriority w:val="9"/>
    <w:semiHidden/>
    <w:rsid w:val="000F23C7"/>
    <w:rPr>
      <w:rFonts w:asciiTheme="majorHAnsi" w:eastAsiaTheme="majorEastAsia" w:hAnsiTheme="majorHAnsi" w:cstheme="majorBidi"/>
      <w:i/>
      <w:iCs/>
      <w:color w:val="2F5496" w:themeColor="accent1" w:themeShade="BF"/>
      <w:lang w:val="en-GB"/>
    </w:rPr>
  </w:style>
  <w:style w:type="paragraph" w:customStyle="1" w:styleId="iAHOSources">
    <w:name w:val="iAHO – Sources"/>
    <w:basedOn w:val="Normal"/>
    <w:uiPriority w:val="15"/>
    <w:qFormat/>
    <w:rsid w:val="005F0402"/>
    <w:pPr>
      <w:spacing w:afterLines="80" w:after="192" w:line="240" w:lineRule="auto"/>
    </w:pPr>
    <w:rPr>
      <w:rFonts w:ascii="Roboto" w:eastAsiaTheme="minorEastAsia" w:hAnsi="Roboto" w:cs="Roboto"/>
      <w:b/>
      <w:bCs/>
      <w:color w:val="001333"/>
      <w:sz w:val="21"/>
      <w:szCs w:val="21"/>
      <w:lang w:eastAsia="zh-TW"/>
    </w:rPr>
  </w:style>
  <w:style w:type="character" w:customStyle="1" w:styleId="Heading2Char">
    <w:name w:val="Heading 2 Char"/>
    <w:basedOn w:val="DefaultParagraphFont"/>
    <w:link w:val="Heading2"/>
    <w:uiPriority w:val="9"/>
    <w:rsid w:val="005F0402"/>
    <w:rPr>
      <w:rFonts w:asciiTheme="majorHAnsi" w:eastAsiaTheme="majorEastAsia" w:hAnsiTheme="majorHAnsi" w:cstheme="majorBidi"/>
      <w:color w:val="2F5496" w:themeColor="accent1" w:themeShade="BF"/>
      <w:sz w:val="26"/>
      <w:szCs w:val="26"/>
      <w:lang w:val="en-GB"/>
    </w:rPr>
  </w:style>
  <w:style w:type="paragraph" w:styleId="Revision">
    <w:name w:val="Revision"/>
    <w:hidden/>
    <w:uiPriority w:val="99"/>
    <w:semiHidden/>
    <w:rsid w:val="005200A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047211">
      <w:bodyDiv w:val="1"/>
      <w:marLeft w:val="0"/>
      <w:marRight w:val="0"/>
      <w:marTop w:val="0"/>
      <w:marBottom w:val="0"/>
      <w:divBdr>
        <w:top w:val="none" w:sz="0" w:space="0" w:color="auto"/>
        <w:left w:val="none" w:sz="0" w:space="0" w:color="auto"/>
        <w:bottom w:val="none" w:sz="0" w:space="0" w:color="auto"/>
        <w:right w:val="none" w:sz="0" w:space="0" w:color="auto"/>
      </w:divBdr>
    </w:div>
    <w:div w:id="127817743">
      <w:bodyDiv w:val="1"/>
      <w:marLeft w:val="0"/>
      <w:marRight w:val="0"/>
      <w:marTop w:val="0"/>
      <w:marBottom w:val="0"/>
      <w:divBdr>
        <w:top w:val="none" w:sz="0" w:space="0" w:color="auto"/>
        <w:left w:val="none" w:sz="0" w:space="0" w:color="auto"/>
        <w:bottom w:val="none" w:sz="0" w:space="0" w:color="auto"/>
        <w:right w:val="none" w:sz="0" w:space="0" w:color="auto"/>
      </w:divBdr>
    </w:div>
    <w:div w:id="129177147">
      <w:bodyDiv w:val="1"/>
      <w:marLeft w:val="0"/>
      <w:marRight w:val="0"/>
      <w:marTop w:val="0"/>
      <w:marBottom w:val="0"/>
      <w:divBdr>
        <w:top w:val="none" w:sz="0" w:space="0" w:color="auto"/>
        <w:left w:val="none" w:sz="0" w:space="0" w:color="auto"/>
        <w:bottom w:val="none" w:sz="0" w:space="0" w:color="auto"/>
        <w:right w:val="none" w:sz="0" w:space="0" w:color="auto"/>
      </w:divBdr>
    </w:div>
    <w:div w:id="132332894">
      <w:bodyDiv w:val="1"/>
      <w:marLeft w:val="0"/>
      <w:marRight w:val="0"/>
      <w:marTop w:val="0"/>
      <w:marBottom w:val="0"/>
      <w:divBdr>
        <w:top w:val="none" w:sz="0" w:space="0" w:color="auto"/>
        <w:left w:val="none" w:sz="0" w:space="0" w:color="auto"/>
        <w:bottom w:val="none" w:sz="0" w:space="0" w:color="auto"/>
        <w:right w:val="none" w:sz="0" w:space="0" w:color="auto"/>
      </w:divBdr>
    </w:div>
    <w:div w:id="209998292">
      <w:bodyDiv w:val="1"/>
      <w:marLeft w:val="0"/>
      <w:marRight w:val="0"/>
      <w:marTop w:val="0"/>
      <w:marBottom w:val="0"/>
      <w:divBdr>
        <w:top w:val="none" w:sz="0" w:space="0" w:color="auto"/>
        <w:left w:val="none" w:sz="0" w:space="0" w:color="auto"/>
        <w:bottom w:val="none" w:sz="0" w:space="0" w:color="auto"/>
        <w:right w:val="none" w:sz="0" w:space="0" w:color="auto"/>
      </w:divBdr>
    </w:div>
    <w:div w:id="232278213">
      <w:bodyDiv w:val="1"/>
      <w:marLeft w:val="0"/>
      <w:marRight w:val="0"/>
      <w:marTop w:val="0"/>
      <w:marBottom w:val="0"/>
      <w:divBdr>
        <w:top w:val="none" w:sz="0" w:space="0" w:color="auto"/>
        <w:left w:val="none" w:sz="0" w:space="0" w:color="auto"/>
        <w:bottom w:val="none" w:sz="0" w:space="0" w:color="auto"/>
        <w:right w:val="none" w:sz="0" w:space="0" w:color="auto"/>
      </w:divBdr>
    </w:div>
    <w:div w:id="248276967">
      <w:bodyDiv w:val="1"/>
      <w:marLeft w:val="0"/>
      <w:marRight w:val="0"/>
      <w:marTop w:val="0"/>
      <w:marBottom w:val="0"/>
      <w:divBdr>
        <w:top w:val="none" w:sz="0" w:space="0" w:color="auto"/>
        <w:left w:val="none" w:sz="0" w:space="0" w:color="auto"/>
        <w:bottom w:val="none" w:sz="0" w:space="0" w:color="auto"/>
        <w:right w:val="none" w:sz="0" w:space="0" w:color="auto"/>
      </w:divBdr>
    </w:div>
    <w:div w:id="385493409">
      <w:bodyDiv w:val="1"/>
      <w:marLeft w:val="0"/>
      <w:marRight w:val="0"/>
      <w:marTop w:val="0"/>
      <w:marBottom w:val="0"/>
      <w:divBdr>
        <w:top w:val="none" w:sz="0" w:space="0" w:color="auto"/>
        <w:left w:val="none" w:sz="0" w:space="0" w:color="auto"/>
        <w:bottom w:val="none" w:sz="0" w:space="0" w:color="auto"/>
        <w:right w:val="none" w:sz="0" w:space="0" w:color="auto"/>
      </w:divBdr>
      <w:divsChild>
        <w:div w:id="62333201">
          <w:marLeft w:val="0"/>
          <w:marRight w:val="0"/>
          <w:marTop w:val="0"/>
          <w:marBottom w:val="0"/>
          <w:divBdr>
            <w:top w:val="single" w:sz="2" w:space="0" w:color="E3E3E3"/>
            <w:left w:val="single" w:sz="2" w:space="0" w:color="E3E3E3"/>
            <w:bottom w:val="single" w:sz="2" w:space="0" w:color="E3E3E3"/>
            <w:right w:val="single" w:sz="2" w:space="0" w:color="E3E3E3"/>
          </w:divBdr>
          <w:divsChild>
            <w:div w:id="1834712426">
              <w:marLeft w:val="0"/>
              <w:marRight w:val="0"/>
              <w:marTop w:val="0"/>
              <w:marBottom w:val="0"/>
              <w:divBdr>
                <w:top w:val="single" w:sz="2" w:space="0" w:color="E3E3E3"/>
                <w:left w:val="single" w:sz="2" w:space="0" w:color="E3E3E3"/>
                <w:bottom w:val="single" w:sz="2" w:space="0" w:color="E3E3E3"/>
                <w:right w:val="single" w:sz="2" w:space="0" w:color="E3E3E3"/>
              </w:divBdr>
              <w:divsChild>
                <w:div w:id="1223953201">
                  <w:marLeft w:val="0"/>
                  <w:marRight w:val="0"/>
                  <w:marTop w:val="0"/>
                  <w:marBottom w:val="0"/>
                  <w:divBdr>
                    <w:top w:val="single" w:sz="2" w:space="0" w:color="E3E3E3"/>
                    <w:left w:val="single" w:sz="2" w:space="0" w:color="E3E3E3"/>
                    <w:bottom w:val="single" w:sz="2" w:space="0" w:color="E3E3E3"/>
                    <w:right w:val="single" w:sz="2" w:space="0" w:color="E3E3E3"/>
                  </w:divBdr>
                  <w:divsChild>
                    <w:div w:id="1984044670">
                      <w:marLeft w:val="0"/>
                      <w:marRight w:val="0"/>
                      <w:marTop w:val="0"/>
                      <w:marBottom w:val="0"/>
                      <w:divBdr>
                        <w:top w:val="single" w:sz="2" w:space="0" w:color="E3E3E3"/>
                        <w:left w:val="single" w:sz="2" w:space="0" w:color="E3E3E3"/>
                        <w:bottom w:val="single" w:sz="2" w:space="0" w:color="E3E3E3"/>
                        <w:right w:val="single" w:sz="2" w:space="0" w:color="E3E3E3"/>
                      </w:divBdr>
                      <w:divsChild>
                        <w:div w:id="1881360355">
                          <w:marLeft w:val="0"/>
                          <w:marRight w:val="0"/>
                          <w:marTop w:val="0"/>
                          <w:marBottom w:val="0"/>
                          <w:divBdr>
                            <w:top w:val="single" w:sz="2" w:space="0" w:color="E3E3E3"/>
                            <w:left w:val="single" w:sz="2" w:space="0" w:color="E3E3E3"/>
                            <w:bottom w:val="single" w:sz="2" w:space="0" w:color="E3E3E3"/>
                            <w:right w:val="single" w:sz="2" w:space="0" w:color="E3E3E3"/>
                          </w:divBdr>
                          <w:divsChild>
                            <w:div w:id="304553879">
                              <w:marLeft w:val="0"/>
                              <w:marRight w:val="0"/>
                              <w:marTop w:val="0"/>
                              <w:marBottom w:val="0"/>
                              <w:divBdr>
                                <w:top w:val="single" w:sz="2" w:space="0" w:color="E3E3E3"/>
                                <w:left w:val="single" w:sz="2" w:space="0" w:color="E3E3E3"/>
                                <w:bottom w:val="single" w:sz="2" w:space="0" w:color="E3E3E3"/>
                                <w:right w:val="single" w:sz="2" w:space="0" w:color="E3E3E3"/>
                              </w:divBdr>
                              <w:divsChild>
                                <w:div w:id="1502618834">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59689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243">
                                          <w:marLeft w:val="0"/>
                                          <w:marRight w:val="0"/>
                                          <w:marTop w:val="0"/>
                                          <w:marBottom w:val="0"/>
                                          <w:divBdr>
                                            <w:top w:val="single" w:sz="2" w:space="0" w:color="E3E3E3"/>
                                            <w:left w:val="single" w:sz="2" w:space="0" w:color="E3E3E3"/>
                                            <w:bottom w:val="single" w:sz="2" w:space="0" w:color="E3E3E3"/>
                                            <w:right w:val="single" w:sz="2" w:space="0" w:color="E3E3E3"/>
                                          </w:divBdr>
                                          <w:divsChild>
                                            <w:div w:id="991298877">
                                              <w:marLeft w:val="0"/>
                                              <w:marRight w:val="0"/>
                                              <w:marTop w:val="0"/>
                                              <w:marBottom w:val="0"/>
                                              <w:divBdr>
                                                <w:top w:val="single" w:sz="2" w:space="0" w:color="E3E3E3"/>
                                                <w:left w:val="single" w:sz="2" w:space="0" w:color="E3E3E3"/>
                                                <w:bottom w:val="single" w:sz="2" w:space="0" w:color="E3E3E3"/>
                                                <w:right w:val="single" w:sz="2" w:space="0" w:color="E3E3E3"/>
                                              </w:divBdr>
                                              <w:divsChild>
                                                <w:div w:id="2030373833">
                                                  <w:marLeft w:val="0"/>
                                                  <w:marRight w:val="0"/>
                                                  <w:marTop w:val="0"/>
                                                  <w:marBottom w:val="0"/>
                                                  <w:divBdr>
                                                    <w:top w:val="single" w:sz="2" w:space="0" w:color="E3E3E3"/>
                                                    <w:left w:val="single" w:sz="2" w:space="0" w:color="E3E3E3"/>
                                                    <w:bottom w:val="single" w:sz="2" w:space="0" w:color="E3E3E3"/>
                                                    <w:right w:val="single" w:sz="2" w:space="0" w:color="E3E3E3"/>
                                                  </w:divBdr>
                                                  <w:divsChild>
                                                    <w:div w:id="330135160">
                                                      <w:marLeft w:val="0"/>
                                                      <w:marRight w:val="0"/>
                                                      <w:marTop w:val="0"/>
                                                      <w:marBottom w:val="0"/>
                                                      <w:divBdr>
                                                        <w:top w:val="single" w:sz="2" w:space="0" w:color="E3E3E3"/>
                                                        <w:left w:val="single" w:sz="2" w:space="0" w:color="E3E3E3"/>
                                                        <w:bottom w:val="single" w:sz="2" w:space="0" w:color="E3E3E3"/>
                                                        <w:right w:val="single" w:sz="2" w:space="0" w:color="E3E3E3"/>
                                                      </w:divBdr>
                                                      <w:divsChild>
                                                        <w:div w:id="1922182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5718393">
          <w:marLeft w:val="0"/>
          <w:marRight w:val="0"/>
          <w:marTop w:val="0"/>
          <w:marBottom w:val="0"/>
          <w:divBdr>
            <w:top w:val="none" w:sz="0" w:space="0" w:color="auto"/>
            <w:left w:val="none" w:sz="0" w:space="0" w:color="auto"/>
            <w:bottom w:val="none" w:sz="0" w:space="0" w:color="auto"/>
            <w:right w:val="none" w:sz="0" w:space="0" w:color="auto"/>
          </w:divBdr>
        </w:div>
      </w:divsChild>
    </w:div>
    <w:div w:id="448933511">
      <w:bodyDiv w:val="1"/>
      <w:marLeft w:val="0"/>
      <w:marRight w:val="0"/>
      <w:marTop w:val="0"/>
      <w:marBottom w:val="0"/>
      <w:divBdr>
        <w:top w:val="none" w:sz="0" w:space="0" w:color="auto"/>
        <w:left w:val="none" w:sz="0" w:space="0" w:color="auto"/>
        <w:bottom w:val="none" w:sz="0" w:space="0" w:color="auto"/>
        <w:right w:val="none" w:sz="0" w:space="0" w:color="auto"/>
      </w:divBdr>
    </w:div>
    <w:div w:id="600456606">
      <w:bodyDiv w:val="1"/>
      <w:marLeft w:val="0"/>
      <w:marRight w:val="0"/>
      <w:marTop w:val="0"/>
      <w:marBottom w:val="0"/>
      <w:divBdr>
        <w:top w:val="none" w:sz="0" w:space="0" w:color="auto"/>
        <w:left w:val="none" w:sz="0" w:space="0" w:color="auto"/>
        <w:bottom w:val="none" w:sz="0" w:space="0" w:color="auto"/>
        <w:right w:val="none" w:sz="0" w:space="0" w:color="auto"/>
      </w:divBdr>
    </w:div>
    <w:div w:id="671106032">
      <w:bodyDiv w:val="1"/>
      <w:marLeft w:val="0"/>
      <w:marRight w:val="0"/>
      <w:marTop w:val="0"/>
      <w:marBottom w:val="0"/>
      <w:divBdr>
        <w:top w:val="none" w:sz="0" w:space="0" w:color="auto"/>
        <w:left w:val="none" w:sz="0" w:space="0" w:color="auto"/>
        <w:bottom w:val="none" w:sz="0" w:space="0" w:color="auto"/>
        <w:right w:val="none" w:sz="0" w:space="0" w:color="auto"/>
      </w:divBdr>
    </w:div>
    <w:div w:id="1004170570">
      <w:bodyDiv w:val="1"/>
      <w:marLeft w:val="0"/>
      <w:marRight w:val="0"/>
      <w:marTop w:val="0"/>
      <w:marBottom w:val="0"/>
      <w:divBdr>
        <w:top w:val="none" w:sz="0" w:space="0" w:color="auto"/>
        <w:left w:val="none" w:sz="0" w:space="0" w:color="auto"/>
        <w:bottom w:val="none" w:sz="0" w:space="0" w:color="auto"/>
        <w:right w:val="none" w:sz="0" w:space="0" w:color="auto"/>
      </w:divBdr>
    </w:div>
    <w:div w:id="1274942321">
      <w:bodyDiv w:val="1"/>
      <w:marLeft w:val="0"/>
      <w:marRight w:val="0"/>
      <w:marTop w:val="0"/>
      <w:marBottom w:val="0"/>
      <w:divBdr>
        <w:top w:val="none" w:sz="0" w:space="0" w:color="auto"/>
        <w:left w:val="none" w:sz="0" w:space="0" w:color="auto"/>
        <w:bottom w:val="none" w:sz="0" w:space="0" w:color="auto"/>
        <w:right w:val="none" w:sz="0" w:space="0" w:color="auto"/>
      </w:divBdr>
    </w:div>
    <w:div w:id="1422682859">
      <w:bodyDiv w:val="1"/>
      <w:marLeft w:val="0"/>
      <w:marRight w:val="0"/>
      <w:marTop w:val="0"/>
      <w:marBottom w:val="0"/>
      <w:divBdr>
        <w:top w:val="none" w:sz="0" w:space="0" w:color="auto"/>
        <w:left w:val="none" w:sz="0" w:space="0" w:color="auto"/>
        <w:bottom w:val="none" w:sz="0" w:space="0" w:color="auto"/>
        <w:right w:val="none" w:sz="0" w:space="0" w:color="auto"/>
      </w:divBdr>
    </w:div>
    <w:div w:id="1490708858">
      <w:bodyDiv w:val="1"/>
      <w:marLeft w:val="0"/>
      <w:marRight w:val="0"/>
      <w:marTop w:val="0"/>
      <w:marBottom w:val="0"/>
      <w:divBdr>
        <w:top w:val="none" w:sz="0" w:space="0" w:color="auto"/>
        <w:left w:val="none" w:sz="0" w:space="0" w:color="auto"/>
        <w:bottom w:val="none" w:sz="0" w:space="0" w:color="auto"/>
        <w:right w:val="none" w:sz="0" w:space="0" w:color="auto"/>
      </w:divBdr>
    </w:div>
    <w:div w:id="1650204758">
      <w:bodyDiv w:val="1"/>
      <w:marLeft w:val="0"/>
      <w:marRight w:val="0"/>
      <w:marTop w:val="0"/>
      <w:marBottom w:val="0"/>
      <w:divBdr>
        <w:top w:val="none" w:sz="0" w:space="0" w:color="auto"/>
        <w:left w:val="none" w:sz="0" w:space="0" w:color="auto"/>
        <w:bottom w:val="none" w:sz="0" w:space="0" w:color="auto"/>
        <w:right w:val="none" w:sz="0" w:space="0" w:color="auto"/>
      </w:divBdr>
    </w:div>
    <w:div w:id="1711106639">
      <w:bodyDiv w:val="1"/>
      <w:marLeft w:val="0"/>
      <w:marRight w:val="0"/>
      <w:marTop w:val="0"/>
      <w:marBottom w:val="0"/>
      <w:divBdr>
        <w:top w:val="none" w:sz="0" w:space="0" w:color="auto"/>
        <w:left w:val="none" w:sz="0" w:space="0" w:color="auto"/>
        <w:bottom w:val="none" w:sz="0" w:space="0" w:color="auto"/>
        <w:right w:val="none" w:sz="0" w:space="0" w:color="auto"/>
      </w:divBdr>
    </w:div>
    <w:div w:id="1947036012">
      <w:bodyDiv w:val="1"/>
      <w:marLeft w:val="0"/>
      <w:marRight w:val="0"/>
      <w:marTop w:val="0"/>
      <w:marBottom w:val="0"/>
      <w:divBdr>
        <w:top w:val="none" w:sz="0" w:space="0" w:color="auto"/>
        <w:left w:val="none" w:sz="0" w:space="0" w:color="auto"/>
        <w:bottom w:val="none" w:sz="0" w:space="0" w:color="auto"/>
        <w:right w:val="none" w:sz="0" w:space="0" w:color="auto"/>
      </w:divBdr>
    </w:div>
    <w:div w:id="1964656828">
      <w:bodyDiv w:val="1"/>
      <w:marLeft w:val="0"/>
      <w:marRight w:val="0"/>
      <w:marTop w:val="0"/>
      <w:marBottom w:val="0"/>
      <w:divBdr>
        <w:top w:val="none" w:sz="0" w:space="0" w:color="auto"/>
        <w:left w:val="none" w:sz="0" w:space="0" w:color="auto"/>
        <w:bottom w:val="none" w:sz="0" w:space="0" w:color="auto"/>
        <w:right w:val="none" w:sz="0" w:space="0" w:color="auto"/>
      </w:divBdr>
    </w:div>
    <w:div w:id="1977757136">
      <w:bodyDiv w:val="1"/>
      <w:marLeft w:val="0"/>
      <w:marRight w:val="0"/>
      <w:marTop w:val="0"/>
      <w:marBottom w:val="0"/>
      <w:divBdr>
        <w:top w:val="none" w:sz="0" w:space="0" w:color="auto"/>
        <w:left w:val="none" w:sz="0" w:space="0" w:color="auto"/>
        <w:bottom w:val="none" w:sz="0" w:space="0" w:color="auto"/>
        <w:right w:val="none" w:sz="0" w:space="0" w:color="auto"/>
      </w:divBdr>
    </w:div>
    <w:div w:id="203826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linkedin.com/company/iah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mailto:iAHO@who.int"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aho.afro.who.int/country-profiles/a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1931</Words>
  <Characters>11381</Characters>
  <Application>Microsoft Office Word</Application>
  <DocSecurity>0</DocSecurity>
  <Lines>238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THANT, Wai Phyo</dc:creator>
  <cp:keywords/>
  <dc:description/>
  <cp:lastModifiedBy>Joseph Mung'atu</cp:lastModifiedBy>
  <cp:revision>3</cp:revision>
  <dcterms:created xsi:type="dcterms:W3CDTF">2024-04-28T14:23:00Z</dcterms:created>
  <dcterms:modified xsi:type="dcterms:W3CDTF">2024-04-28T14:35:00Z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6fbacfa53cbf462918f9987a4380e49bb5bdf6d456349feaa8b187eeafb8fd90</vt:lpwstr>
  </property>
</Properties>
</file>